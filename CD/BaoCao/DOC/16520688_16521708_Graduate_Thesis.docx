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E360D" w14:textId="3912EFC4" w:rsidR="005A6BC1" w:rsidRPr="009C203C" w:rsidRDefault="001F0D2E" w:rsidP="00022EAB">
      <w:pPr>
        <w:tabs>
          <w:tab w:val="right" w:pos="9121"/>
        </w:tabs>
      </w:pPr>
      <w:r w:rsidRPr="009C203C">
        <w:rPr>
          <w:noProof/>
        </w:rPr>
        <mc:AlternateContent>
          <mc:Choice Requires="wps">
            <w:drawing>
              <wp:anchor distT="45720" distB="45720" distL="114300" distR="114300" simplePos="0" relativeHeight="251658240" behindDoc="0" locked="0" layoutInCell="1" allowOverlap="1" wp14:anchorId="2EEABC66" wp14:editId="427420AC">
                <wp:simplePos x="0" y="0"/>
                <wp:positionH relativeFrom="margin">
                  <wp:align>right</wp:align>
                </wp:positionH>
                <wp:positionV relativeFrom="paragraph">
                  <wp:posOffset>19050</wp:posOffset>
                </wp:positionV>
                <wp:extent cx="5755640" cy="8185150"/>
                <wp:effectExtent l="19050" t="19050" r="16510" b="2540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8185150"/>
                        </a:xfrm>
                        <a:prstGeom prst="rect">
                          <a:avLst/>
                        </a:prstGeom>
                        <a:solidFill>
                          <a:schemeClr val="bg1"/>
                        </a:solidFill>
                        <a:ln w="44450" cap="flat" cmpd="dbl">
                          <a:solidFill>
                            <a:schemeClr val="tx1"/>
                          </a:solidFill>
                          <a:prstDash val="solid"/>
                          <a:miter lim="800000"/>
                          <a:headEnd/>
                          <a:tailEn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1219033472">
                                <a:custGeom>
                                  <a:avLst/>
                                  <a:gdLst>
                                    <a:gd name="connsiteX0" fmla="*/ 0 w 2360930"/>
                                    <a:gd name="connsiteY0" fmla="*/ 0 h 1404620"/>
                                    <a:gd name="connsiteX1" fmla="*/ 2360930 w 2360930"/>
                                    <a:gd name="connsiteY1" fmla="*/ 0 h 1404620"/>
                                    <a:gd name="connsiteX2" fmla="*/ 2360930 w 2360930"/>
                                    <a:gd name="connsiteY2" fmla="*/ 1404620 h 1404620"/>
                                    <a:gd name="connsiteX3" fmla="*/ 0 w 2360930"/>
                                    <a:gd name="connsiteY3" fmla="*/ 1404620 h 1404620"/>
                                    <a:gd name="connsiteX4" fmla="*/ 0 w 2360930"/>
                                    <a:gd name="connsiteY4" fmla="*/ 0 h 1404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930" h="1404620" fill="none" extrusionOk="0">
                                      <a:moveTo>
                                        <a:pt x="0" y="0"/>
                                      </a:moveTo>
                                      <a:cubicBezTo>
                                        <a:pt x="542448" y="-49533"/>
                                        <a:pt x="1993188" y="-14809"/>
                                        <a:pt x="2360930" y="0"/>
                                      </a:cubicBezTo>
                                      <a:cubicBezTo>
                                        <a:pt x="2291591" y="241332"/>
                                        <a:pt x="2243418" y="790804"/>
                                        <a:pt x="2360930" y="1404620"/>
                                      </a:cubicBezTo>
                                      <a:cubicBezTo>
                                        <a:pt x="1812641" y="1356389"/>
                                        <a:pt x="1172453" y="1489075"/>
                                        <a:pt x="0" y="1404620"/>
                                      </a:cubicBezTo>
                                      <a:cubicBezTo>
                                        <a:pt x="-18702" y="1054730"/>
                                        <a:pt x="-94294" y="442399"/>
                                        <a:pt x="0" y="0"/>
                                      </a:cubicBezTo>
                                      <a:close/>
                                    </a:path>
                                    <a:path w="2360930" h="1404620" stroke="0" extrusionOk="0">
                                      <a:moveTo>
                                        <a:pt x="0" y="0"/>
                                      </a:moveTo>
                                      <a:cubicBezTo>
                                        <a:pt x="395224" y="118645"/>
                                        <a:pt x="2105907" y="116012"/>
                                        <a:pt x="2360930" y="0"/>
                                      </a:cubicBezTo>
                                      <a:cubicBezTo>
                                        <a:pt x="2393595" y="478615"/>
                                        <a:pt x="2468707" y="712100"/>
                                        <a:pt x="2360930" y="1404620"/>
                                      </a:cubicBezTo>
                                      <a:cubicBezTo>
                                        <a:pt x="1831981" y="1539220"/>
                                        <a:pt x="296606" y="1247424"/>
                                        <a:pt x="0" y="1404620"/>
                                      </a:cubicBezTo>
                                      <a:cubicBezTo>
                                        <a:pt x="-55530" y="1105352"/>
                                        <a:pt x="64272" y="599261"/>
                                        <a:pt x="0" y="0"/>
                                      </a:cubicBezTo>
                                      <a:close/>
                                    </a:path>
                                  </a:pathLst>
                                </a:custGeom>
                                <ask:type>
                                  <ask:lineSketchNone/>
                                </ask:type>
                              </ask:lineSketchStyleProps>
                            </a:ext>
                          </a:extLst>
                        </a:ln>
                      </wps:spPr>
                      <wps:txbx>
                        <w:txbxContent>
                          <w:p w14:paraId="3D847E8F" w14:textId="27B0FC42" w:rsidR="00B22BB2" w:rsidRDefault="00B22BB2" w:rsidP="006461AB">
                            <w:pPr>
                              <w:jc w:val="center"/>
                              <w:rPr>
                                <w:b/>
                                <w:bCs/>
                                <w:color w:val="000000" w:themeColor="text1"/>
                                <w:sz w:val="28"/>
                                <w:szCs w:val="28"/>
                              </w:rPr>
                            </w:pPr>
                            <w:r>
                              <w:rPr>
                                <w:b/>
                                <w:bCs/>
                                <w:color w:val="000000" w:themeColor="text1"/>
                                <w:sz w:val="28"/>
                                <w:szCs w:val="28"/>
                              </w:rPr>
                              <w:t>VIETNAM NATIONAL UNIVERSITY HCMC</w:t>
                            </w:r>
                          </w:p>
                          <w:p w14:paraId="4BCA4578" w14:textId="41A926DB" w:rsidR="00B22BB2" w:rsidRDefault="00B22BB2" w:rsidP="006461AB">
                            <w:pPr>
                              <w:jc w:val="center"/>
                              <w:rPr>
                                <w:b/>
                                <w:bCs/>
                                <w:color w:val="000000" w:themeColor="text1"/>
                                <w:sz w:val="32"/>
                                <w:szCs w:val="32"/>
                              </w:rPr>
                            </w:pPr>
                            <w:r>
                              <w:rPr>
                                <w:b/>
                                <w:bCs/>
                                <w:color w:val="000000" w:themeColor="text1"/>
                                <w:sz w:val="32"/>
                                <w:szCs w:val="32"/>
                              </w:rPr>
                              <w:t>UNVERSITY OF INFORMATION TECHNOLOGY</w:t>
                            </w:r>
                          </w:p>
                          <w:p w14:paraId="11447CFF" w14:textId="539F844F" w:rsidR="00B22BB2" w:rsidRDefault="00B22BB2" w:rsidP="006461AB">
                            <w:pPr>
                              <w:jc w:val="center"/>
                              <w:rPr>
                                <w:b/>
                                <w:bCs/>
                                <w:color w:val="000000" w:themeColor="text1"/>
                                <w:sz w:val="32"/>
                                <w:szCs w:val="32"/>
                              </w:rPr>
                            </w:pPr>
                            <w:r>
                              <w:rPr>
                                <w:b/>
                                <w:bCs/>
                                <w:color w:val="000000" w:themeColor="text1"/>
                                <w:sz w:val="32"/>
                                <w:szCs w:val="32"/>
                              </w:rPr>
                              <w:t>FACULTY OF INFORMATION SYSTEMS</w:t>
                            </w:r>
                          </w:p>
                          <w:p w14:paraId="47B9EBE2" w14:textId="76BBD596" w:rsidR="00B22BB2" w:rsidRDefault="00B22BB2" w:rsidP="00A57499">
                            <w:pPr>
                              <w:jc w:val="center"/>
                              <w:rPr>
                                <w:b/>
                                <w:bCs/>
                                <w:color w:val="000000" w:themeColor="text1"/>
                                <w:sz w:val="32"/>
                                <w:szCs w:val="32"/>
                              </w:rPr>
                            </w:pPr>
                          </w:p>
                          <w:p w14:paraId="1EFDC8E4" w14:textId="09108DCD" w:rsidR="00B22BB2" w:rsidRDefault="00B22BB2" w:rsidP="00A57499">
                            <w:pPr>
                              <w:jc w:val="center"/>
                              <w:rPr>
                                <w:b/>
                                <w:bCs/>
                                <w:color w:val="000000" w:themeColor="text1"/>
                                <w:sz w:val="32"/>
                                <w:szCs w:val="32"/>
                              </w:rPr>
                            </w:pPr>
                          </w:p>
                          <w:p w14:paraId="5B1CA313" w14:textId="20C6DF07" w:rsidR="00B22BB2" w:rsidRDefault="00B22BB2" w:rsidP="00A57499">
                            <w:pPr>
                              <w:jc w:val="center"/>
                              <w:rPr>
                                <w:b/>
                                <w:bCs/>
                                <w:color w:val="000000" w:themeColor="text1"/>
                                <w:sz w:val="28"/>
                                <w:szCs w:val="28"/>
                              </w:rPr>
                            </w:pPr>
                            <w:r w:rsidRPr="005F1532">
                              <w:rPr>
                                <w:b/>
                                <w:bCs/>
                                <w:color w:val="000000" w:themeColor="text1"/>
                                <w:sz w:val="28"/>
                                <w:szCs w:val="28"/>
                              </w:rPr>
                              <w:t>NGUYỄN HOÀNG LONG</w:t>
                            </w:r>
                          </w:p>
                          <w:p w14:paraId="0866D0E2" w14:textId="1C7BC081" w:rsidR="00B22BB2" w:rsidRDefault="00B22BB2" w:rsidP="00A57499">
                            <w:pPr>
                              <w:jc w:val="center"/>
                              <w:rPr>
                                <w:b/>
                                <w:bCs/>
                                <w:color w:val="000000" w:themeColor="text1"/>
                                <w:sz w:val="28"/>
                                <w:szCs w:val="28"/>
                              </w:rPr>
                            </w:pPr>
                            <w:r>
                              <w:rPr>
                                <w:b/>
                                <w:bCs/>
                                <w:color w:val="000000" w:themeColor="text1"/>
                                <w:sz w:val="28"/>
                                <w:szCs w:val="28"/>
                              </w:rPr>
                              <w:t>NGUYỄN SƠN LÂM</w:t>
                            </w:r>
                          </w:p>
                          <w:p w14:paraId="29051014" w14:textId="167E9E79" w:rsidR="00B22BB2" w:rsidRDefault="00B22BB2" w:rsidP="00A57499">
                            <w:pPr>
                              <w:jc w:val="center"/>
                              <w:rPr>
                                <w:b/>
                                <w:bCs/>
                                <w:color w:val="000000" w:themeColor="text1"/>
                                <w:sz w:val="28"/>
                                <w:szCs w:val="28"/>
                              </w:rPr>
                            </w:pPr>
                          </w:p>
                          <w:p w14:paraId="12923272" w14:textId="0DA5F285" w:rsidR="00B22BB2" w:rsidRDefault="00B22BB2" w:rsidP="00A57499">
                            <w:pPr>
                              <w:jc w:val="center"/>
                              <w:rPr>
                                <w:b/>
                                <w:bCs/>
                                <w:color w:val="000000" w:themeColor="text1"/>
                                <w:sz w:val="28"/>
                                <w:szCs w:val="28"/>
                              </w:rPr>
                            </w:pPr>
                          </w:p>
                          <w:p w14:paraId="32558726" w14:textId="68D7ED3F" w:rsidR="00B22BB2" w:rsidRDefault="00B22BB2" w:rsidP="00A57499">
                            <w:pPr>
                              <w:jc w:val="center"/>
                              <w:rPr>
                                <w:b/>
                                <w:bCs/>
                                <w:color w:val="000000" w:themeColor="text1"/>
                                <w:sz w:val="28"/>
                                <w:szCs w:val="28"/>
                              </w:rPr>
                            </w:pPr>
                            <w:r>
                              <w:rPr>
                                <w:b/>
                                <w:bCs/>
                                <w:color w:val="000000" w:themeColor="text1"/>
                                <w:sz w:val="28"/>
                                <w:szCs w:val="28"/>
                              </w:rPr>
                              <w:t>GRADUATE THESIS</w:t>
                            </w:r>
                          </w:p>
                          <w:p w14:paraId="3EB577A8" w14:textId="444EBED1" w:rsidR="00B22BB2" w:rsidRDefault="00B22BB2" w:rsidP="00A57499">
                            <w:pPr>
                              <w:jc w:val="center"/>
                              <w:rPr>
                                <w:b/>
                                <w:bCs/>
                                <w:color w:val="000000" w:themeColor="text1"/>
                                <w:sz w:val="40"/>
                                <w:szCs w:val="40"/>
                              </w:rPr>
                            </w:pPr>
                            <w:r w:rsidRPr="0056715B">
                              <w:rPr>
                                <w:b/>
                                <w:bCs/>
                                <w:color w:val="000000" w:themeColor="text1"/>
                                <w:sz w:val="40"/>
                                <w:szCs w:val="40"/>
                              </w:rPr>
                              <w:t>STUDY ON EXAM INVIGILATOR ASSIGNMENT ALGORITHMS</w:t>
                            </w:r>
                          </w:p>
                          <w:p w14:paraId="1BFB336A" w14:textId="0EF03B08" w:rsidR="00B22BB2" w:rsidRDefault="00B22BB2" w:rsidP="00A57499">
                            <w:pPr>
                              <w:jc w:val="center"/>
                              <w:rPr>
                                <w:b/>
                                <w:bCs/>
                                <w:color w:val="000000" w:themeColor="text1"/>
                                <w:sz w:val="40"/>
                                <w:szCs w:val="40"/>
                              </w:rPr>
                            </w:pPr>
                          </w:p>
                          <w:p w14:paraId="31156D5C" w14:textId="2DB29339" w:rsidR="00B22BB2" w:rsidRPr="009407E7" w:rsidDel="00AA236A" w:rsidRDefault="00AA236A" w:rsidP="00A57499">
                            <w:pPr>
                              <w:jc w:val="center"/>
                              <w:rPr>
                                <w:del w:id="1" w:author="NGUYỄN HOÀNG LONG" w:date="2021-01-05T12:15:00Z"/>
                                <w:b/>
                                <w:bCs/>
                                <w:color w:val="000000" w:themeColor="text1"/>
                                <w:sz w:val="28"/>
                                <w:szCs w:val="28"/>
                              </w:rPr>
                            </w:pPr>
                            <w:ins w:id="2" w:author="NGUYỄN HOÀNG LONG" w:date="2021-01-05T12:15:00Z">
                              <w:r w:rsidRPr="00AA236A">
                                <w:rPr>
                                  <w:b/>
                                  <w:bCs/>
                                  <w:color w:val="000000" w:themeColor="text1"/>
                                  <w:sz w:val="28"/>
                                  <w:szCs w:val="28"/>
                                </w:rPr>
                                <w:t>BACHELOR OF ENGINEERING IN INFORMATION SYSTEMS</w:t>
                              </w:r>
                            </w:ins>
                            <w:del w:id="3" w:author="NGUYỄN HOÀNG LONG" w:date="2021-01-05T12:15:00Z">
                              <w:r w:rsidR="00B22BB2" w:rsidRPr="009407E7" w:rsidDel="00AA236A">
                                <w:rPr>
                                  <w:b/>
                                  <w:bCs/>
                                  <w:color w:val="000000" w:themeColor="text1"/>
                                  <w:sz w:val="28"/>
                                  <w:szCs w:val="28"/>
                                </w:rPr>
                                <w:delText>INFORMATION SYSTEMS ENGINEER</w:delText>
                              </w:r>
                            </w:del>
                          </w:p>
                          <w:p w14:paraId="7FFA3A2F" w14:textId="3D971350" w:rsidR="00B22BB2" w:rsidRDefault="00B22BB2" w:rsidP="00A57499">
                            <w:pPr>
                              <w:jc w:val="center"/>
                              <w:rPr>
                                <w:b/>
                                <w:bCs/>
                                <w:color w:val="000000" w:themeColor="text1"/>
                                <w:sz w:val="32"/>
                                <w:szCs w:val="32"/>
                              </w:rPr>
                            </w:pPr>
                          </w:p>
                          <w:p w14:paraId="7F179E18" w14:textId="77777777" w:rsidR="00AA236A" w:rsidRDefault="00AA236A" w:rsidP="00A57499">
                            <w:pPr>
                              <w:jc w:val="center"/>
                              <w:rPr>
                                <w:ins w:id="4" w:author="NGUYỄN HOÀNG LONG" w:date="2021-01-05T12:15:00Z"/>
                                <w:b/>
                                <w:bCs/>
                                <w:color w:val="000000" w:themeColor="text1"/>
                              </w:rPr>
                            </w:pPr>
                          </w:p>
                          <w:p w14:paraId="67CCAFD0" w14:textId="36C6AE40" w:rsidR="00B22BB2" w:rsidRPr="00022FC0" w:rsidRDefault="00B22BB2" w:rsidP="00A57499">
                            <w:pPr>
                              <w:jc w:val="center"/>
                              <w:rPr>
                                <w:b/>
                                <w:bCs/>
                                <w:color w:val="000000" w:themeColor="text1"/>
                              </w:rPr>
                            </w:pPr>
                            <w:r w:rsidRPr="00022FC0">
                              <w:rPr>
                                <w:b/>
                                <w:bCs/>
                                <w:color w:val="000000" w:themeColor="text1"/>
                              </w:rPr>
                              <w:t xml:space="preserve">HO CHI </w:t>
                            </w:r>
                            <w:r w:rsidR="00ED6E72">
                              <w:rPr>
                                <w:b/>
                                <w:bCs/>
                                <w:color w:val="000000" w:themeColor="text1"/>
                              </w:rPr>
                              <w:t>M</w:t>
                            </w:r>
                            <w:r w:rsidRPr="00022FC0">
                              <w:rPr>
                                <w:b/>
                                <w:bCs/>
                                <w:color w:val="000000" w:themeColor="text1"/>
                              </w:rPr>
                              <w:t>INH CITY,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EABC66" id="_x0000_t202" coordsize="21600,21600" o:spt="202" path="m,l,21600r21600,l21600,xe">
                <v:stroke joinstyle="miter"/>
                <v:path gradientshapeok="t" o:connecttype="rect"/>
              </v:shapetype>
              <v:shape id="Hộp Văn bản 2" o:spid="_x0000_s1026" type="#_x0000_t202" style="position:absolute;margin-left:402pt;margin-top:1.5pt;width:453.2pt;height:644.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" fillcolor="white [3212]" strokecolor="black [3213]" strokeweight="3.5pt">
                <v:stroke linestyle="thinThin"/>
                <v:textbox>
                  <w:txbxContent>
                    <w:p w14:paraId="3D847E8F" w14:textId="27B0FC42" w:rsidR="00B22BB2" w:rsidRDefault="00B22BB2" w:rsidP="006461AB">
                      <w:pPr>
                        <w:jc w:val="center"/>
                        <w:rPr>
                          <w:b/>
                          <w:bCs/>
                          <w:color w:val="000000" w:themeColor="text1"/>
                          <w:sz w:val="28"/>
                          <w:szCs w:val="28"/>
                        </w:rPr>
                      </w:pPr>
                      <w:r>
                        <w:rPr>
                          <w:b/>
                          <w:bCs/>
                          <w:color w:val="000000" w:themeColor="text1"/>
                          <w:sz w:val="28"/>
                          <w:szCs w:val="28"/>
                        </w:rPr>
                        <w:t>VIETNAM NATIONAL UNIVERSITY HCMC</w:t>
                      </w:r>
                    </w:p>
                    <w:p w14:paraId="4BCA4578" w14:textId="41A926DB" w:rsidR="00B22BB2" w:rsidRDefault="00B22BB2" w:rsidP="006461AB">
                      <w:pPr>
                        <w:jc w:val="center"/>
                        <w:rPr>
                          <w:b/>
                          <w:bCs/>
                          <w:color w:val="000000" w:themeColor="text1"/>
                          <w:sz w:val="32"/>
                          <w:szCs w:val="32"/>
                        </w:rPr>
                      </w:pPr>
                      <w:r>
                        <w:rPr>
                          <w:b/>
                          <w:bCs/>
                          <w:color w:val="000000" w:themeColor="text1"/>
                          <w:sz w:val="32"/>
                          <w:szCs w:val="32"/>
                        </w:rPr>
                        <w:t>UNVERSITY OF INFORMATION TECHNOLOGY</w:t>
                      </w:r>
                    </w:p>
                    <w:p w14:paraId="11447CFF" w14:textId="539F844F" w:rsidR="00B22BB2" w:rsidRDefault="00B22BB2" w:rsidP="006461AB">
                      <w:pPr>
                        <w:jc w:val="center"/>
                        <w:rPr>
                          <w:b/>
                          <w:bCs/>
                          <w:color w:val="000000" w:themeColor="text1"/>
                          <w:sz w:val="32"/>
                          <w:szCs w:val="32"/>
                        </w:rPr>
                      </w:pPr>
                      <w:r>
                        <w:rPr>
                          <w:b/>
                          <w:bCs/>
                          <w:color w:val="000000" w:themeColor="text1"/>
                          <w:sz w:val="32"/>
                          <w:szCs w:val="32"/>
                        </w:rPr>
                        <w:t>FACULTY OF INFORMATION SYSTEMS</w:t>
                      </w:r>
                    </w:p>
                    <w:p w14:paraId="47B9EBE2" w14:textId="76BBD596" w:rsidR="00B22BB2" w:rsidRDefault="00B22BB2" w:rsidP="00A57499">
                      <w:pPr>
                        <w:jc w:val="center"/>
                        <w:rPr>
                          <w:b/>
                          <w:bCs/>
                          <w:color w:val="000000" w:themeColor="text1"/>
                          <w:sz w:val="32"/>
                          <w:szCs w:val="32"/>
                        </w:rPr>
                      </w:pPr>
                    </w:p>
                    <w:p w14:paraId="1EFDC8E4" w14:textId="09108DCD" w:rsidR="00B22BB2" w:rsidRDefault="00B22BB2" w:rsidP="00A57499">
                      <w:pPr>
                        <w:jc w:val="center"/>
                        <w:rPr>
                          <w:b/>
                          <w:bCs/>
                          <w:color w:val="000000" w:themeColor="text1"/>
                          <w:sz w:val="32"/>
                          <w:szCs w:val="32"/>
                        </w:rPr>
                      </w:pPr>
                    </w:p>
                    <w:p w14:paraId="5B1CA313" w14:textId="20C6DF07" w:rsidR="00B22BB2" w:rsidRDefault="00B22BB2" w:rsidP="00A57499">
                      <w:pPr>
                        <w:jc w:val="center"/>
                        <w:rPr>
                          <w:b/>
                          <w:bCs/>
                          <w:color w:val="000000" w:themeColor="text1"/>
                          <w:sz w:val="28"/>
                          <w:szCs w:val="28"/>
                        </w:rPr>
                      </w:pPr>
                      <w:r w:rsidRPr="005F1532">
                        <w:rPr>
                          <w:b/>
                          <w:bCs/>
                          <w:color w:val="000000" w:themeColor="text1"/>
                          <w:sz w:val="28"/>
                          <w:szCs w:val="28"/>
                        </w:rPr>
                        <w:t>NGUYỄN HOÀNG LONG</w:t>
                      </w:r>
                    </w:p>
                    <w:p w14:paraId="0866D0E2" w14:textId="1C7BC081" w:rsidR="00B22BB2" w:rsidRDefault="00B22BB2" w:rsidP="00A57499">
                      <w:pPr>
                        <w:jc w:val="center"/>
                        <w:rPr>
                          <w:b/>
                          <w:bCs/>
                          <w:color w:val="000000" w:themeColor="text1"/>
                          <w:sz w:val="28"/>
                          <w:szCs w:val="28"/>
                        </w:rPr>
                      </w:pPr>
                      <w:r>
                        <w:rPr>
                          <w:b/>
                          <w:bCs/>
                          <w:color w:val="000000" w:themeColor="text1"/>
                          <w:sz w:val="28"/>
                          <w:szCs w:val="28"/>
                        </w:rPr>
                        <w:t>NGUYỄN SƠN LÂM</w:t>
                      </w:r>
                    </w:p>
                    <w:p w14:paraId="29051014" w14:textId="167E9E79" w:rsidR="00B22BB2" w:rsidRDefault="00B22BB2" w:rsidP="00A57499">
                      <w:pPr>
                        <w:jc w:val="center"/>
                        <w:rPr>
                          <w:b/>
                          <w:bCs/>
                          <w:color w:val="000000" w:themeColor="text1"/>
                          <w:sz w:val="28"/>
                          <w:szCs w:val="28"/>
                        </w:rPr>
                      </w:pPr>
                    </w:p>
                    <w:p w14:paraId="12923272" w14:textId="0DA5F285" w:rsidR="00B22BB2" w:rsidRDefault="00B22BB2" w:rsidP="00A57499">
                      <w:pPr>
                        <w:jc w:val="center"/>
                        <w:rPr>
                          <w:b/>
                          <w:bCs/>
                          <w:color w:val="000000" w:themeColor="text1"/>
                          <w:sz w:val="28"/>
                          <w:szCs w:val="28"/>
                        </w:rPr>
                      </w:pPr>
                    </w:p>
                    <w:p w14:paraId="32558726" w14:textId="68D7ED3F" w:rsidR="00B22BB2" w:rsidRDefault="00B22BB2" w:rsidP="00A57499">
                      <w:pPr>
                        <w:jc w:val="center"/>
                        <w:rPr>
                          <w:b/>
                          <w:bCs/>
                          <w:color w:val="000000" w:themeColor="text1"/>
                          <w:sz w:val="28"/>
                          <w:szCs w:val="28"/>
                        </w:rPr>
                      </w:pPr>
                      <w:r>
                        <w:rPr>
                          <w:b/>
                          <w:bCs/>
                          <w:color w:val="000000" w:themeColor="text1"/>
                          <w:sz w:val="28"/>
                          <w:szCs w:val="28"/>
                        </w:rPr>
                        <w:t>GRADUATE THESIS</w:t>
                      </w:r>
                    </w:p>
                    <w:p w14:paraId="3EB577A8" w14:textId="444EBED1" w:rsidR="00B22BB2" w:rsidRDefault="00B22BB2" w:rsidP="00A57499">
                      <w:pPr>
                        <w:jc w:val="center"/>
                        <w:rPr>
                          <w:b/>
                          <w:bCs/>
                          <w:color w:val="000000" w:themeColor="text1"/>
                          <w:sz w:val="40"/>
                          <w:szCs w:val="40"/>
                        </w:rPr>
                      </w:pPr>
                      <w:r w:rsidRPr="0056715B">
                        <w:rPr>
                          <w:b/>
                          <w:bCs/>
                          <w:color w:val="000000" w:themeColor="text1"/>
                          <w:sz w:val="40"/>
                          <w:szCs w:val="40"/>
                        </w:rPr>
                        <w:t>STUDY ON EXAM INVIGILATOR ASSIGNMENT ALGORITHMS</w:t>
                      </w:r>
                    </w:p>
                    <w:p w14:paraId="1BFB336A" w14:textId="0EF03B08" w:rsidR="00B22BB2" w:rsidRDefault="00B22BB2" w:rsidP="00A57499">
                      <w:pPr>
                        <w:jc w:val="center"/>
                        <w:rPr>
                          <w:b/>
                          <w:bCs/>
                          <w:color w:val="000000" w:themeColor="text1"/>
                          <w:sz w:val="40"/>
                          <w:szCs w:val="40"/>
                        </w:rPr>
                      </w:pPr>
                    </w:p>
                    <w:p w14:paraId="31156D5C" w14:textId="2DB29339" w:rsidR="00B22BB2" w:rsidRPr="009407E7" w:rsidDel="00AA236A" w:rsidRDefault="00AA236A" w:rsidP="00A57499">
                      <w:pPr>
                        <w:jc w:val="center"/>
                        <w:rPr>
                          <w:del w:id="5" w:author="NGUYỄN HOÀNG LONG" w:date="2021-01-05T12:15:00Z"/>
                          <w:b/>
                          <w:bCs/>
                          <w:color w:val="000000" w:themeColor="text1"/>
                          <w:sz w:val="28"/>
                          <w:szCs w:val="28"/>
                        </w:rPr>
                      </w:pPr>
                      <w:ins w:id="6" w:author="NGUYỄN HOÀNG LONG" w:date="2021-01-05T12:15:00Z">
                        <w:r w:rsidRPr="00AA236A">
                          <w:rPr>
                            <w:b/>
                            <w:bCs/>
                            <w:color w:val="000000" w:themeColor="text1"/>
                            <w:sz w:val="28"/>
                            <w:szCs w:val="28"/>
                          </w:rPr>
                          <w:t>BACHELOR OF ENGINEERING IN INFORMATION SYSTEMS</w:t>
                        </w:r>
                      </w:ins>
                      <w:del w:id="7" w:author="NGUYỄN HOÀNG LONG" w:date="2021-01-05T12:15:00Z">
                        <w:r w:rsidR="00B22BB2" w:rsidRPr="009407E7" w:rsidDel="00AA236A">
                          <w:rPr>
                            <w:b/>
                            <w:bCs/>
                            <w:color w:val="000000" w:themeColor="text1"/>
                            <w:sz w:val="28"/>
                            <w:szCs w:val="28"/>
                          </w:rPr>
                          <w:delText>INFORMATION SYSTEMS ENGINEER</w:delText>
                        </w:r>
                      </w:del>
                    </w:p>
                    <w:p w14:paraId="7FFA3A2F" w14:textId="3D971350" w:rsidR="00B22BB2" w:rsidRDefault="00B22BB2" w:rsidP="00A57499">
                      <w:pPr>
                        <w:jc w:val="center"/>
                        <w:rPr>
                          <w:b/>
                          <w:bCs/>
                          <w:color w:val="000000" w:themeColor="text1"/>
                          <w:sz w:val="32"/>
                          <w:szCs w:val="32"/>
                        </w:rPr>
                      </w:pPr>
                    </w:p>
                    <w:p w14:paraId="7F179E18" w14:textId="77777777" w:rsidR="00AA236A" w:rsidRDefault="00AA236A" w:rsidP="00A57499">
                      <w:pPr>
                        <w:jc w:val="center"/>
                        <w:rPr>
                          <w:ins w:id="8" w:author="NGUYỄN HOÀNG LONG" w:date="2021-01-05T12:15:00Z"/>
                          <w:b/>
                          <w:bCs/>
                          <w:color w:val="000000" w:themeColor="text1"/>
                        </w:rPr>
                      </w:pPr>
                    </w:p>
                    <w:p w14:paraId="67CCAFD0" w14:textId="36C6AE40" w:rsidR="00B22BB2" w:rsidRPr="00022FC0" w:rsidRDefault="00B22BB2" w:rsidP="00A57499">
                      <w:pPr>
                        <w:jc w:val="center"/>
                        <w:rPr>
                          <w:b/>
                          <w:bCs/>
                          <w:color w:val="000000" w:themeColor="text1"/>
                        </w:rPr>
                      </w:pPr>
                      <w:r w:rsidRPr="00022FC0">
                        <w:rPr>
                          <w:b/>
                          <w:bCs/>
                          <w:color w:val="000000" w:themeColor="text1"/>
                        </w:rPr>
                        <w:t xml:space="preserve">HO CHI </w:t>
                      </w:r>
                      <w:r w:rsidR="00ED6E72">
                        <w:rPr>
                          <w:b/>
                          <w:bCs/>
                          <w:color w:val="000000" w:themeColor="text1"/>
                        </w:rPr>
                        <w:t>M</w:t>
                      </w:r>
                      <w:r w:rsidRPr="00022FC0">
                        <w:rPr>
                          <w:b/>
                          <w:bCs/>
                          <w:color w:val="000000" w:themeColor="text1"/>
                        </w:rPr>
                        <w:t>INH CITY, 2020</w:t>
                      </w:r>
                    </w:p>
                  </w:txbxContent>
                </v:textbox>
                <w10:wrap type="square" anchorx="margin"/>
              </v:shape>
            </w:pict>
          </mc:Fallback>
        </mc:AlternateContent>
      </w:r>
      <w:r w:rsidR="001904ED" w:rsidRPr="009C203C">
        <w:tab/>
      </w:r>
    </w:p>
    <w:p w14:paraId="47BA5098" w14:textId="36B42828" w:rsidR="005A6BC1" w:rsidRPr="009C203C" w:rsidRDefault="00EB289E" w:rsidP="00022EAB">
      <w:r w:rsidRPr="009C203C">
        <w:rPr>
          <w:noProof/>
        </w:rPr>
        <w:lastRenderedPageBreak/>
        <mc:AlternateContent>
          <mc:Choice Requires="wps">
            <w:drawing>
              <wp:anchor distT="45720" distB="45720" distL="114300" distR="114300" simplePos="0" relativeHeight="251658241" behindDoc="0" locked="0" layoutInCell="1" allowOverlap="1" wp14:anchorId="38755774" wp14:editId="1F8B4E9E">
                <wp:simplePos x="0" y="0"/>
                <wp:positionH relativeFrom="margin">
                  <wp:align>left</wp:align>
                </wp:positionH>
                <wp:positionV relativeFrom="paragraph">
                  <wp:posOffset>19050</wp:posOffset>
                </wp:positionV>
                <wp:extent cx="5755640" cy="8111490"/>
                <wp:effectExtent l="19050" t="19050" r="16510" b="2286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8111490"/>
                        </a:xfrm>
                        <a:prstGeom prst="rect">
                          <a:avLst/>
                        </a:prstGeom>
                        <a:solidFill>
                          <a:schemeClr val="bg1"/>
                        </a:solidFill>
                        <a:ln w="44450" cap="flat" cmpd="dbl">
                          <a:solidFill>
                            <a:schemeClr val="tx1"/>
                          </a:solidFill>
                          <a:prstDash val="solid"/>
                          <a:miter lim="800000"/>
                          <a:headEnd/>
                          <a:tailEn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1219033472">
                                <a:custGeom>
                                  <a:avLst/>
                                  <a:gdLst>
                                    <a:gd name="connsiteX0" fmla="*/ 0 w 2360930"/>
                                    <a:gd name="connsiteY0" fmla="*/ 0 h 1404620"/>
                                    <a:gd name="connsiteX1" fmla="*/ 2360930 w 2360930"/>
                                    <a:gd name="connsiteY1" fmla="*/ 0 h 1404620"/>
                                    <a:gd name="connsiteX2" fmla="*/ 2360930 w 2360930"/>
                                    <a:gd name="connsiteY2" fmla="*/ 1404620 h 1404620"/>
                                    <a:gd name="connsiteX3" fmla="*/ 0 w 2360930"/>
                                    <a:gd name="connsiteY3" fmla="*/ 1404620 h 1404620"/>
                                    <a:gd name="connsiteX4" fmla="*/ 0 w 2360930"/>
                                    <a:gd name="connsiteY4" fmla="*/ 0 h 1404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930" h="1404620" fill="none" extrusionOk="0">
                                      <a:moveTo>
                                        <a:pt x="0" y="0"/>
                                      </a:moveTo>
                                      <a:cubicBezTo>
                                        <a:pt x="542448" y="-49533"/>
                                        <a:pt x="1993188" y="-14809"/>
                                        <a:pt x="2360930" y="0"/>
                                      </a:cubicBezTo>
                                      <a:cubicBezTo>
                                        <a:pt x="2291591" y="241332"/>
                                        <a:pt x="2243418" y="790804"/>
                                        <a:pt x="2360930" y="1404620"/>
                                      </a:cubicBezTo>
                                      <a:cubicBezTo>
                                        <a:pt x="1812641" y="1356389"/>
                                        <a:pt x="1172453" y="1489075"/>
                                        <a:pt x="0" y="1404620"/>
                                      </a:cubicBezTo>
                                      <a:cubicBezTo>
                                        <a:pt x="-18702" y="1054730"/>
                                        <a:pt x="-94294" y="442399"/>
                                        <a:pt x="0" y="0"/>
                                      </a:cubicBezTo>
                                      <a:close/>
                                    </a:path>
                                    <a:path w="2360930" h="1404620" stroke="0" extrusionOk="0">
                                      <a:moveTo>
                                        <a:pt x="0" y="0"/>
                                      </a:moveTo>
                                      <a:cubicBezTo>
                                        <a:pt x="395224" y="118645"/>
                                        <a:pt x="2105907" y="116012"/>
                                        <a:pt x="2360930" y="0"/>
                                      </a:cubicBezTo>
                                      <a:cubicBezTo>
                                        <a:pt x="2393595" y="478615"/>
                                        <a:pt x="2468707" y="712100"/>
                                        <a:pt x="2360930" y="1404620"/>
                                      </a:cubicBezTo>
                                      <a:cubicBezTo>
                                        <a:pt x="1831981" y="1539220"/>
                                        <a:pt x="296606" y="1247424"/>
                                        <a:pt x="0" y="1404620"/>
                                      </a:cubicBezTo>
                                      <a:cubicBezTo>
                                        <a:pt x="-55530" y="1105352"/>
                                        <a:pt x="64272" y="599261"/>
                                        <a:pt x="0" y="0"/>
                                      </a:cubicBezTo>
                                      <a:close/>
                                    </a:path>
                                  </a:pathLst>
                                </a:custGeom>
                                <ask:type>
                                  <ask:lineSketchNone/>
                                </ask:type>
                              </ask:lineSketchStyleProps>
                            </a:ext>
                          </a:extLst>
                        </a:ln>
                      </wps:spPr>
                      <wps:txbx>
                        <w:txbxContent>
                          <w:p w14:paraId="55607FD1" w14:textId="77777777" w:rsidR="00B22BB2" w:rsidRDefault="00B22BB2" w:rsidP="00706384">
                            <w:pPr>
                              <w:jc w:val="center"/>
                              <w:rPr>
                                <w:b/>
                                <w:bCs/>
                                <w:color w:val="000000" w:themeColor="text1"/>
                                <w:sz w:val="28"/>
                                <w:szCs w:val="28"/>
                              </w:rPr>
                            </w:pPr>
                            <w:r>
                              <w:rPr>
                                <w:b/>
                                <w:bCs/>
                                <w:color w:val="000000" w:themeColor="text1"/>
                                <w:sz w:val="28"/>
                                <w:szCs w:val="28"/>
                              </w:rPr>
                              <w:t>VIETNAM NATIONAL UNIVERSITY HCMC</w:t>
                            </w:r>
                          </w:p>
                          <w:p w14:paraId="7214488B" w14:textId="77777777" w:rsidR="00B22BB2" w:rsidRDefault="00B22BB2" w:rsidP="00706384">
                            <w:pPr>
                              <w:jc w:val="center"/>
                              <w:rPr>
                                <w:b/>
                                <w:bCs/>
                                <w:color w:val="000000" w:themeColor="text1"/>
                                <w:sz w:val="32"/>
                                <w:szCs w:val="32"/>
                              </w:rPr>
                            </w:pPr>
                            <w:r>
                              <w:rPr>
                                <w:b/>
                                <w:bCs/>
                                <w:color w:val="000000" w:themeColor="text1"/>
                                <w:sz w:val="32"/>
                                <w:szCs w:val="32"/>
                              </w:rPr>
                              <w:t>UNVERSITY OF INFORMATION TECHNOLOGY</w:t>
                            </w:r>
                          </w:p>
                          <w:p w14:paraId="0F2FF19D" w14:textId="77777777" w:rsidR="00B22BB2" w:rsidRDefault="00B22BB2" w:rsidP="00706384">
                            <w:pPr>
                              <w:jc w:val="center"/>
                              <w:rPr>
                                <w:b/>
                                <w:bCs/>
                                <w:color w:val="000000" w:themeColor="text1"/>
                                <w:sz w:val="32"/>
                                <w:szCs w:val="32"/>
                              </w:rPr>
                            </w:pPr>
                            <w:r>
                              <w:rPr>
                                <w:b/>
                                <w:bCs/>
                                <w:color w:val="000000" w:themeColor="text1"/>
                                <w:sz w:val="32"/>
                                <w:szCs w:val="32"/>
                              </w:rPr>
                              <w:t>FACULTY OF INFORMATION SYSTEMS</w:t>
                            </w:r>
                          </w:p>
                          <w:p w14:paraId="77ECC477" w14:textId="77777777" w:rsidR="00B22BB2" w:rsidRDefault="00B22BB2" w:rsidP="00706384">
                            <w:pPr>
                              <w:jc w:val="center"/>
                              <w:rPr>
                                <w:b/>
                                <w:bCs/>
                                <w:color w:val="000000" w:themeColor="text1"/>
                                <w:sz w:val="32"/>
                                <w:szCs w:val="32"/>
                              </w:rPr>
                            </w:pPr>
                          </w:p>
                          <w:p w14:paraId="513A0EFA" w14:textId="0302FBDF" w:rsidR="00B22BB2" w:rsidRDefault="00B22BB2" w:rsidP="00706384">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- 16520688</w:t>
                            </w:r>
                          </w:p>
                          <w:p w14:paraId="0A8B63CF" w14:textId="0B7FCDD5" w:rsidR="00B22BB2" w:rsidRDefault="00B22BB2" w:rsidP="00706384">
                            <w:pPr>
                              <w:jc w:val="center"/>
                              <w:rPr>
                                <w:b/>
                                <w:bCs/>
                                <w:color w:val="000000" w:themeColor="text1"/>
                                <w:sz w:val="28"/>
                                <w:szCs w:val="28"/>
                              </w:rPr>
                            </w:pPr>
                            <w:r>
                              <w:rPr>
                                <w:b/>
                                <w:bCs/>
                                <w:color w:val="000000" w:themeColor="text1"/>
                                <w:sz w:val="28"/>
                                <w:szCs w:val="28"/>
                              </w:rPr>
                              <w:t>NGUYỄN SƠN LÂM - 16521708</w:t>
                            </w:r>
                          </w:p>
                          <w:p w14:paraId="2080BBAA" w14:textId="77777777" w:rsidR="00B22BB2" w:rsidRDefault="00B22BB2" w:rsidP="00706384">
                            <w:pPr>
                              <w:jc w:val="center"/>
                              <w:rPr>
                                <w:b/>
                                <w:bCs/>
                                <w:color w:val="000000" w:themeColor="text1"/>
                                <w:sz w:val="28"/>
                                <w:szCs w:val="28"/>
                              </w:rPr>
                            </w:pPr>
                          </w:p>
                          <w:p w14:paraId="05AC3CD5" w14:textId="77777777" w:rsidR="00B22BB2" w:rsidRDefault="00B22BB2" w:rsidP="00706384">
                            <w:pPr>
                              <w:jc w:val="center"/>
                              <w:rPr>
                                <w:b/>
                                <w:bCs/>
                                <w:color w:val="000000" w:themeColor="text1"/>
                                <w:sz w:val="28"/>
                                <w:szCs w:val="28"/>
                              </w:rPr>
                            </w:pPr>
                            <w:r>
                              <w:rPr>
                                <w:b/>
                                <w:bCs/>
                                <w:color w:val="000000" w:themeColor="text1"/>
                                <w:sz w:val="28"/>
                                <w:szCs w:val="28"/>
                              </w:rPr>
                              <w:t>GRADUATE THESIS</w:t>
                            </w:r>
                          </w:p>
                          <w:p w14:paraId="3BA66336" w14:textId="77777777" w:rsidR="00B22BB2" w:rsidRDefault="00B22BB2" w:rsidP="00706384">
                            <w:pPr>
                              <w:jc w:val="center"/>
                              <w:rPr>
                                <w:b/>
                                <w:bCs/>
                                <w:color w:val="000000" w:themeColor="text1"/>
                                <w:sz w:val="40"/>
                                <w:szCs w:val="40"/>
                              </w:rPr>
                            </w:pPr>
                            <w:r w:rsidRPr="0056715B">
                              <w:rPr>
                                <w:b/>
                                <w:bCs/>
                                <w:color w:val="000000" w:themeColor="text1"/>
                                <w:sz w:val="40"/>
                                <w:szCs w:val="40"/>
                              </w:rPr>
                              <w:t>STUDY ON EXAM INVIGILATOR ASSIGNMENT ALGORITHMS</w:t>
                            </w:r>
                          </w:p>
                          <w:p w14:paraId="7938F26B" w14:textId="77777777" w:rsidR="00B22BB2" w:rsidRDefault="00B22BB2" w:rsidP="00706384">
                            <w:pPr>
                              <w:jc w:val="center"/>
                              <w:rPr>
                                <w:b/>
                                <w:bCs/>
                                <w:color w:val="000000" w:themeColor="text1"/>
                                <w:sz w:val="40"/>
                                <w:szCs w:val="40"/>
                              </w:rPr>
                            </w:pPr>
                          </w:p>
                          <w:p w14:paraId="18B8F0FA" w14:textId="4C34C4FF" w:rsidR="00B22BB2" w:rsidDel="00AA236A" w:rsidRDefault="00AA236A" w:rsidP="00706384">
                            <w:pPr>
                              <w:jc w:val="center"/>
                              <w:rPr>
                                <w:del w:id="9" w:author="NGUYỄN HOÀNG LONG" w:date="2021-01-05T12:15:00Z"/>
                                <w:b/>
                                <w:bCs/>
                                <w:color w:val="000000" w:themeColor="text1"/>
                                <w:sz w:val="28"/>
                                <w:szCs w:val="28"/>
                              </w:rPr>
                            </w:pPr>
                            <w:ins w:id="10" w:author="NGUYỄN HOÀNG LONG" w:date="2021-01-05T12:15:00Z">
                              <w:r w:rsidRPr="00AA236A">
                                <w:rPr>
                                  <w:b/>
                                  <w:bCs/>
                                  <w:color w:val="000000" w:themeColor="text1"/>
                                  <w:sz w:val="28"/>
                                  <w:szCs w:val="28"/>
                                </w:rPr>
                                <w:t>BACHELOR OF ENGINEERING IN INFORMATION SYSTEMS</w:t>
                              </w:r>
                            </w:ins>
                            <w:del w:id="11" w:author="NGUYỄN HOÀNG LONG" w:date="2021-01-05T12:15:00Z">
                              <w:r w:rsidR="00B22BB2" w:rsidRPr="00EB1B4A" w:rsidDel="00AA236A">
                                <w:rPr>
                                  <w:b/>
                                  <w:bCs/>
                                  <w:color w:val="000000" w:themeColor="text1"/>
                                  <w:sz w:val="28"/>
                                  <w:szCs w:val="28"/>
                                </w:rPr>
                                <w:delText>INFORMATION SYSTEMS ENGINEER</w:delText>
                              </w:r>
                            </w:del>
                          </w:p>
                          <w:p w14:paraId="16C652A7" w14:textId="77777777" w:rsidR="00AA236A" w:rsidRPr="00EB1B4A" w:rsidRDefault="00AA236A" w:rsidP="00706384">
                            <w:pPr>
                              <w:jc w:val="center"/>
                              <w:rPr>
                                <w:ins w:id="12" w:author="NGUYỄN HOÀNG LONG" w:date="2021-01-05T12:15:00Z"/>
                                <w:b/>
                                <w:bCs/>
                                <w:color w:val="000000" w:themeColor="text1"/>
                                <w:sz w:val="28"/>
                                <w:szCs w:val="28"/>
                              </w:rPr>
                            </w:pPr>
                          </w:p>
                          <w:p w14:paraId="05C91F60" w14:textId="513F99BA" w:rsidR="00B22BB2" w:rsidRDefault="00B22BB2" w:rsidP="00706384">
                            <w:pPr>
                              <w:jc w:val="center"/>
                              <w:rPr>
                                <w:b/>
                                <w:bCs/>
                                <w:color w:val="000000" w:themeColor="text1"/>
                                <w:sz w:val="28"/>
                                <w:szCs w:val="28"/>
                              </w:rPr>
                            </w:pPr>
                            <w:r>
                              <w:rPr>
                                <w:b/>
                                <w:bCs/>
                                <w:color w:val="000000" w:themeColor="text1"/>
                                <w:sz w:val="28"/>
                                <w:szCs w:val="28"/>
                              </w:rPr>
                              <w:t>ADVISOR</w:t>
                            </w:r>
                          </w:p>
                          <w:p w14:paraId="20272D33" w14:textId="2875AC49" w:rsidR="00B22BB2" w:rsidRPr="00EB1B4A" w:rsidRDefault="00B22BB2" w:rsidP="00706384">
                            <w:pPr>
                              <w:jc w:val="center"/>
                              <w:rPr>
                                <w:b/>
                                <w:bCs/>
                                <w:color w:val="000000" w:themeColor="text1"/>
                                <w:sz w:val="28"/>
                                <w:szCs w:val="28"/>
                              </w:rPr>
                            </w:pPr>
                            <w:r>
                              <w:rPr>
                                <w:b/>
                                <w:bCs/>
                                <w:color w:val="000000" w:themeColor="text1"/>
                                <w:sz w:val="28"/>
                                <w:szCs w:val="28"/>
                              </w:rPr>
                              <w:t>DR. ĐỖ TRỌNG HỢP</w:t>
                            </w:r>
                          </w:p>
                          <w:p w14:paraId="355C7AF3" w14:textId="77777777" w:rsidR="00B22BB2" w:rsidRPr="00EB1B4A" w:rsidRDefault="00B22BB2" w:rsidP="00706384">
                            <w:pPr>
                              <w:jc w:val="center"/>
                              <w:rPr>
                                <w:b/>
                                <w:bCs/>
                                <w:color w:val="000000" w:themeColor="text1"/>
                                <w:sz w:val="28"/>
                                <w:szCs w:val="28"/>
                              </w:rPr>
                            </w:pPr>
                          </w:p>
                          <w:p w14:paraId="74FCB8B9" w14:textId="1574D7A6" w:rsidR="00B22BB2" w:rsidRPr="00022FC0" w:rsidRDefault="00B22BB2" w:rsidP="00706384">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5774" id="_x0000_s1027" type="#_x0000_t202" style="position:absolute;margin-left:0;margin-top:1.5pt;width:453.2pt;height:638.7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" fillcolor="white [3212]" strokecolor="black [3213]" strokeweight="3.5pt">
                <v:stroke linestyle="thinThin"/>
                <v:textbox>
                  <w:txbxContent>
                    <w:p w14:paraId="55607FD1" w14:textId="77777777" w:rsidR="00B22BB2" w:rsidRDefault="00B22BB2" w:rsidP="00706384">
                      <w:pPr>
                        <w:jc w:val="center"/>
                        <w:rPr>
                          <w:b/>
                          <w:bCs/>
                          <w:color w:val="000000" w:themeColor="text1"/>
                          <w:sz w:val="28"/>
                          <w:szCs w:val="28"/>
                        </w:rPr>
                      </w:pPr>
                      <w:r>
                        <w:rPr>
                          <w:b/>
                          <w:bCs/>
                          <w:color w:val="000000" w:themeColor="text1"/>
                          <w:sz w:val="28"/>
                          <w:szCs w:val="28"/>
                        </w:rPr>
                        <w:t>VIETNAM NATIONAL UNIVERSITY HCMC</w:t>
                      </w:r>
                    </w:p>
                    <w:p w14:paraId="7214488B" w14:textId="77777777" w:rsidR="00B22BB2" w:rsidRDefault="00B22BB2" w:rsidP="00706384">
                      <w:pPr>
                        <w:jc w:val="center"/>
                        <w:rPr>
                          <w:b/>
                          <w:bCs/>
                          <w:color w:val="000000" w:themeColor="text1"/>
                          <w:sz w:val="32"/>
                          <w:szCs w:val="32"/>
                        </w:rPr>
                      </w:pPr>
                      <w:r>
                        <w:rPr>
                          <w:b/>
                          <w:bCs/>
                          <w:color w:val="000000" w:themeColor="text1"/>
                          <w:sz w:val="32"/>
                          <w:szCs w:val="32"/>
                        </w:rPr>
                        <w:t>UNVERSITY OF INFORMATION TECHNOLOGY</w:t>
                      </w:r>
                    </w:p>
                    <w:p w14:paraId="0F2FF19D" w14:textId="77777777" w:rsidR="00B22BB2" w:rsidRDefault="00B22BB2" w:rsidP="00706384">
                      <w:pPr>
                        <w:jc w:val="center"/>
                        <w:rPr>
                          <w:b/>
                          <w:bCs/>
                          <w:color w:val="000000" w:themeColor="text1"/>
                          <w:sz w:val="32"/>
                          <w:szCs w:val="32"/>
                        </w:rPr>
                      </w:pPr>
                      <w:r>
                        <w:rPr>
                          <w:b/>
                          <w:bCs/>
                          <w:color w:val="000000" w:themeColor="text1"/>
                          <w:sz w:val="32"/>
                          <w:szCs w:val="32"/>
                        </w:rPr>
                        <w:t>FACULTY OF INFORMATION SYSTEMS</w:t>
                      </w:r>
                    </w:p>
                    <w:p w14:paraId="77ECC477" w14:textId="77777777" w:rsidR="00B22BB2" w:rsidRDefault="00B22BB2" w:rsidP="00706384">
                      <w:pPr>
                        <w:jc w:val="center"/>
                        <w:rPr>
                          <w:b/>
                          <w:bCs/>
                          <w:color w:val="000000" w:themeColor="text1"/>
                          <w:sz w:val="32"/>
                          <w:szCs w:val="32"/>
                        </w:rPr>
                      </w:pPr>
                    </w:p>
                    <w:p w14:paraId="513A0EFA" w14:textId="0302FBDF" w:rsidR="00B22BB2" w:rsidRDefault="00B22BB2" w:rsidP="00706384">
                      <w:pPr>
                        <w:jc w:val="center"/>
                        <w:rPr>
                          <w:b/>
                          <w:bCs/>
                          <w:color w:val="000000" w:themeColor="text1"/>
                          <w:sz w:val="28"/>
                          <w:szCs w:val="28"/>
                        </w:rPr>
                      </w:pPr>
                      <w:r w:rsidRPr="005F1532">
                        <w:rPr>
                          <w:b/>
                          <w:bCs/>
                          <w:color w:val="000000" w:themeColor="text1"/>
                          <w:sz w:val="28"/>
                          <w:szCs w:val="28"/>
                        </w:rPr>
                        <w:t>NGUYỄN HOÀNG LONG</w:t>
                      </w:r>
                      <w:r>
                        <w:rPr>
                          <w:b/>
                          <w:bCs/>
                          <w:color w:val="000000" w:themeColor="text1"/>
                          <w:sz w:val="28"/>
                          <w:szCs w:val="28"/>
                        </w:rPr>
                        <w:t xml:space="preserve"> - 16520688</w:t>
                      </w:r>
                    </w:p>
                    <w:p w14:paraId="0A8B63CF" w14:textId="0B7FCDD5" w:rsidR="00B22BB2" w:rsidRDefault="00B22BB2" w:rsidP="00706384">
                      <w:pPr>
                        <w:jc w:val="center"/>
                        <w:rPr>
                          <w:b/>
                          <w:bCs/>
                          <w:color w:val="000000" w:themeColor="text1"/>
                          <w:sz w:val="28"/>
                          <w:szCs w:val="28"/>
                        </w:rPr>
                      </w:pPr>
                      <w:r>
                        <w:rPr>
                          <w:b/>
                          <w:bCs/>
                          <w:color w:val="000000" w:themeColor="text1"/>
                          <w:sz w:val="28"/>
                          <w:szCs w:val="28"/>
                        </w:rPr>
                        <w:t>NGUYỄN SƠN LÂM - 16521708</w:t>
                      </w:r>
                    </w:p>
                    <w:p w14:paraId="2080BBAA" w14:textId="77777777" w:rsidR="00B22BB2" w:rsidRDefault="00B22BB2" w:rsidP="00706384">
                      <w:pPr>
                        <w:jc w:val="center"/>
                        <w:rPr>
                          <w:b/>
                          <w:bCs/>
                          <w:color w:val="000000" w:themeColor="text1"/>
                          <w:sz w:val="28"/>
                          <w:szCs w:val="28"/>
                        </w:rPr>
                      </w:pPr>
                    </w:p>
                    <w:p w14:paraId="05AC3CD5" w14:textId="77777777" w:rsidR="00B22BB2" w:rsidRDefault="00B22BB2" w:rsidP="00706384">
                      <w:pPr>
                        <w:jc w:val="center"/>
                        <w:rPr>
                          <w:b/>
                          <w:bCs/>
                          <w:color w:val="000000" w:themeColor="text1"/>
                          <w:sz w:val="28"/>
                          <w:szCs w:val="28"/>
                        </w:rPr>
                      </w:pPr>
                      <w:r>
                        <w:rPr>
                          <w:b/>
                          <w:bCs/>
                          <w:color w:val="000000" w:themeColor="text1"/>
                          <w:sz w:val="28"/>
                          <w:szCs w:val="28"/>
                        </w:rPr>
                        <w:t>GRADUATE THESIS</w:t>
                      </w:r>
                    </w:p>
                    <w:p w14:paraId="3BA66336" w14:textId="77777777" w:rsidR="00B22BB2" w:rsidRDefault="00B22BB2" w:rsidP="00706384">
                      <w:pPr>
                        <w:jc w:val="center"/>
                        <w:rPr>
                          <w:b/>
                          <w:bCs/>
                          <w:color w:val="000000" w:themeColor="text1"/>
                          <w:sz w:val="40"/>
                          <w:szCs w:val="40"/>
                        </w:rPr>
                      </w:pPr>
                      <w:r w:rsidRPr="0056715B">
                        <w:rPr>
                          <w:b/>
                          <w:bCs/>
                          <w:color w:val="000000" w:themeColor="text1"/>
                          <w:sz w:val="40"/>
                          <w:szCs w:val="40"/>
                        </w:rPr>
                        <w:t>STUDY ON EXAM INVIGILATOR ASSIGNMENT ALGORITHMS</w:t>
                      </w:r>
                    </w:p>
                    <w:p w14:paraId="7938F26B" w14:textId="77777777" w:rsidR="00B22BB2" w:rsidRDefault="00B22BB2" w:rsidP="00706384">
                      <w:pPr>
                        <w:jc w:val="center"/>
                        <w:rPr>
                          <w:b/>
                          <w:bCs/>
                          <w:color w:val="000000" w:themeColor="text1"/>
                          <w:sz w:val="40"/>
                          <w:szCs w:val="40"/>
                        </w:rPr>
                      </w:pPr>
                    </w:p>
                    <w:p w14:paraId="18B8F0FA" w14:textId="4C34C4FF" w:rsidR="00B22BB2" w:rsidDel="00AA236A" w:rsidRDefault="00AA236A" w:rsidP="00706384">
                      <w:pPr>
                        <w:jc w:val="center"/>
                        <w:rPr>
                          <w:del w:id="13" w:author="NGUYỄN HOÀNG LONG" w:date="2021-01-05T12:15:00Z"/>
                          <w:b/>
                          <w:bCs/>
                          <w:color w:val="000000" w:themeColor="text1"/>
                          <w:sz w:val="28"/>
                          <w:szCs w:val="28"/>
                        </w:rPr>
                      </w:pPr>
                      <w:ins w:id="14" w:author="NGUYỄN HOÀNG LONG" w:date="2021-01-05T12:15:00Z">
                        <w:r w:rsidRPr="00AA236A">
                          <w:rPr>
                            <w:b/>
                            <w:bCs/>
                            <w:color w:val="000000" w:themeColor="text1"/>
                            <w:sz w:val="28"/>
                            <w:szCs w:val="28"/>
                          </w:rPr>
                          <w:t>BACHELOR OF ENGINEERING IN INFORMATION SYSTEMS</w:t>
                        </w:r>
                      </w:ins>
                      <w:del w:id="15" w:author="NGUYỄN HOÀNG LONG" w:date="2021-01-05T12:15:00Z">
                        <w:r w:rsidR="00B22BB2" w:rsidRPr="00EB1B4A" w:rsidDel="00AA236A">
                          <w:rPr>
                            <w:b/>
                            <w:bCs/>
                            <w:color w:val="000000" w:themeColor="text1"/>
                            <w:sz w:val="28"/>
                            <w:szCs w:val="28"/>
                          </w:rPr>
                          <w:delText>INFORMATION SYSTEMS ENGINEER</w:delText>
                        </w:r>
                      </w:del>
                    </w:p>
                    <w:p w14:paraId="16C652A7" w14:textId="77777777" w:rsidR="00AA236A" w:rsidRPr="00EB1B4A" w:rsidRDefault="00AA236A" w:rsidP="00706384">
                      <w:pPr>
                        <w:jc w:val="center"/>
                        <w:rPr>
                          <w:ins w:id="16" w:author="NGUYỄN HOÀNG LONG" w:date="2021-01-05T12:15:00Z"/>
                          <w:b/>
                          <w:bCs/>
                          <w:color w:val="000000" w:themeColor="text1"/>
                          <w:sz w:val="28"/>
                          <w:szCs w:val="28"/>
                        </w:rPr>
                      </w:pPr>
                    </w:p>
                    <w:p w14:paraId="05C91F60" w14:textId="513F99BA" w:rsidR="00B22BB2" w:rsidRDefault="00B22BB2" w:rsidP="00706384">
                      <w:pPr>
                        <w:jc w:val="center"/>
                        <w:rPr>
                          <w:b/>
                          <w:bCs/>
                          <w:color w:val="000000" w:themeColor="text1"/>
                          <w:sz w:val="28"/>
                          <w:szCs w:val="28"/>
                        </w:rPr>
                      </w:pPr>
                      <w:r>
                        <w:rPr>
                          <w:b/>
                          <w:bCs/>
                          <w:color w:val="000000" w:themeColor="text1"/>
                          <w:sz w:val="28"/>
                          <w:szCs w:val="28"/>
                        </w:rPr>
                        <w:t>ADVISOR</w:t>
                      </w:r>
                    </w:p>
                    <w:p w14:paraId="20272D33" w14:textId="2875AC49" w:rsidR="00B22BB2" w:rsidRPr="00EB1B4A" w:rsidRDefault="00B22BB2" w:rsidP="00706384">
                      <w:pPr>
                        <w:jc w:val="center"/>
                        <w:rPr>
                          <w:b/>
                          <w:bCs/>
                          <w:color w:val="000000" w:themeColor="text1"/>
                          <w:sz w:val="28"/>
                          <w:szCs w:val="28"/>
                        </w:rPr>
                      </w:pPr>
                      <w:r>
                        <w:rPr>
                          <w:b/>
                          <w:bCs/>
                          <w:color w:val="000000" w:themeColor="text1"/>
                          <w:sz w:val="28"/>
                          <w:szCs w:val="28"/>
                        </w:rPr>
                        <w:t>DR. ĐỖ TRỌNG HỢP</w:t>
                      </w:r>
                    </w:p>
                    <w:p w14:paraId="355C7AF3" w14:textId="77777777" w:rsidR="00B22BB2" w:rsidRPr="00EB1B4A" w:rsidRDefault="00B22BB2" w:rsidP="00706384">
                      <w:pPr>
                        <w:jc w:val="center"/>
                        <w:rPr>
                          <w:b/>
                          <w:bCs/>
                          <w:color w:val="000000" w:themeColor="text1"/>
                          <w:sz w:val="28"/>
                          <w:szCs w:val="28"/>
                        </w:rPr>
                      </w:pPr>
                    </w:p>
                    <w:p w14:paraId="74FCB8B9" w14:textId="1574D7A6" w:rsidR="00B22BB2" w:rsidRPr="00022FC0" w:rsidRDefault="00B22BB2" w:rsidP="00706384">
                      <w:pPr>
                        <w:jc w:val="center"/>
                        <w:rPr>
                          <w:b/>
                          <w:bCs/>
                          <w:color w:val="000000" w:themeColor="text1"/>
                        </w:rPr>
                      </w:pPr>
                      <w:r w:rsidRPr="00022FC0">
                        <w:rPr>
                          <w:b/>
                          <w:bCs/>
                          <w:color w:val="000000" w:themeColor="text1"/>
                        </w:rPr>
                        <w:t xml:space="preserve">HO CHI </w:t>
                      </w:r>
                      <w:r>
                        <w:rPr>
                          <w:b/>
                          <w:bCs/>
                          <w:color w:val="000000" w:themeColor="text1"/>
                        </w:rPr>
                        <w:t>M</w:t>
                      </w:r>
                      <w:r w:rsidRPr="00022FC0">
                        <w:rPr>
                          <w:b/>
                          <w:bCs/>
                          <w:color w:val="000000" w:themeColor="text1"/>
                        </w:rPr>
                        <w:t>INH CITY, 2020</w:t>
                      </w:r>
                    </w:p>
                  </w:txbxContent>
                </v:textbox>
                <w10:wrap type="square" anchorx="margin"/>
              </v:shape>
            </w:pict>
          </mc:Fallback>
        </mc:AlternateContent>
      </w:r>
      <w:r w:rsidR="005A6BC1" w:rsidRPr="009C203C">
        <w:br w:type="page"/>
      </w:r>
    </w:p>
    <w:p w14:paraId="1CE2F066" w14:textId="77777777" w:rsidR="00D71E0F" w:rsidRPr="009D391A" w:rsidRDefault="00D71E0F">
      <w:pPr>
        <w:jc w:val="center"/>
        <w:rPr>
          <w:ins w:id="17" w:author="NGUYỄN HOÀNG LONG" w:date="2021-01-05T12:15:00Z"/>
          <w:rFonts w:eastAsia="Times New Roman"/>
          <w:b/>
          <w:sz w:val="28"/>
          <w:szCs w:val="28"/>
          <w:rPrChange w:id="18" w:author="NGUYỄN HOÀNG LONG" w:date="2021-01-05T12:19:00Z">
            <w:rPr>
              <w:ins w:id="19" w:author="NGUYỄN HOÀNG LONG" w:date="2021-01-05T12:15:00Z"/>
              <w:rFonts w:eastAsia="Times New Roman"/>
              <w:b/>
              <w:sz w:val="22"/>
              <w:szCs w:val="22"/>
            </w:rPr>
          </w:rPrChange>
        </w:rPr>
        <w:pPrChange w:id="20" w:author="NGUYỄN HOÀNG LONG" w:date="2021-01-05T12:19:00Z">
          <w:pPr/>
        </w:pPrChange>
      </w:pPr>
      <w:ins w:id="21" w:author="NGUYỄN HOÀNG LONG" w:date="2021-01-05T12:15:00Z">
        <w:r w:rsidRPr="009D391A">
          <w:rPr>
            <w:rFonts w:eastAsia="Times New Roman"/>
            <w:b/>
            <w:sz w:val="28"/>
            <w:szCs w:val="28"/>
            <w:rPrChange w:id="22" w:author="NGUYỄN HOÀNG LONG" w:date="2021-01-05T12:19:00Z">
              <w:rPr>
                <w:rFonts w:eastAsia="Times New Roman"/>
                <w:b/>
                <w:sz w:val="22"/>
                <w:szCs w:val="22"/>
              </w:rPr>
            </w:rPrChange>
          </w:rPr>
          <w:lastRenderedPageBreak/>
          <w:t>ASSESSMENT COMMITTEE</w:t>
        </w:r>
      </w:ins>
    </w:p>
    <w:p w14:paraId="492D3094" w14:textId="77777777" w:rsidR="00D71E0F" w:rsidRPr="00D71E0F" w:rsidRDefault="00D71E0F" w:rsidP="00D71E0F">
      <w:pPr>
        <w:rPr>
          <w:ins w:id="23" w:author="NGUYỄN HOÀNG LONG" w:date="2021-01-05T12:15:00Z"/>
          <w:rFonts w:eastAsia="Times New Roman"/>
          <w:b/>
          <w:sz w:val="22"/>
          <w:szCs w:val="22"/>
        </w:rPr>
      </w:pPr>
    </w:p>
    <w:p w14:paraId="62F28D82" w14:textId="77777777" w:rsidR="009451B9" w:rsidRPr="009D391A" w:rsidRDefault="00D71E0F">
      <w:pPr>
        <w:spacing w:line="276" w:lineRule="auto"/>
        <w:rPr>
          <w:ins w:id="24" w:author="NGUYỄN HOÀNG LONG" w:date="2021-01-05T12:18:00Z"/>
          <w:rFonts w:eastAsia="Times New Roman"/>
          <w:bCs/>
          <w:rPrChange w:id="25" w:author="NGUYỄN HOÀNG LONG" w:date="2021-01-05T12:19:00Z">
            <w:rPr>
              <w:ins w:id="26" w:author="NGUYỄN HOÀNG LONG" w:date="2021-01-05T12:18:00Z"/>
              <w:rFonts w:eastAsia="Times New Roman"/>
              <w:bCs/>
              <w:sz w:val="22"/>
              <w:szCs w:val="22"/>
            </w:rPr>
          </w:rPrChange>
        </w:rPr>
        <w:pPrChange w:id="27" w:author="NGUYỄN HOÀNG LONG" w:date="2021-01-05T12:19:00Z">
          <w:pPr/>
        </w:pPrChange>
      </w:pPr>
      <w:ins w:id="28" w:author="NGUYỄN HOÀNG LONG" w:date="2021-01-05T12:15:00Z">
        <w:r w:rsidRPr="009D391A">
          <w:rPr>
            <w:rFonts w:eastAsia="Times New Roman"/>
            <w:bCs/>
            <w:rPrChange w:id="29" w:author="NGUYỄN HOÀNG LONG" w:date="2021-01-05T12:19:00Z">
              <w:rPr>
                <w:rFonts w:eastAsia="Times New Roman"/>
                <w:b/>
                <w:sz w:val="22"/>
                <w:szCs w:val="22"/>
              </w:rPr>
            </w:rPrChange>
          </w:rPr>
          <w:t xml:space="preserve">The Assessment Committee is established under the Decision . ........................, </w:t>
        </w:r>
      </w:ins>
    </w:p>
    <w:p w14:paraId="65AD6818" w14:textId="4D737F96" w:rsidR="00D71E0F" w:rsidRPr="009D391A" w:rsidRDefault="00D71E0F">
      <w:pPr>
        <w:spacing w:line="276" w:lineRule="auto"/>
        <w:rPr>
          <w:ins w:id="30" w:author="NGUYỄN HOÀNG LONG" w:date="2021-01-05T12:15:00Z"/>
          <w:rFonts w:eastAsia="Times New Roman"/>
          <w:bCs/>
          <w:rPrChange w:id="31" w:author="NGUYỄN HOÀNG LONG" w:date="2021-01-05T12:19:00Z">
            <w:rPr>
              <w:ins w:id="32" w:author="NGUYỄN HOÀNG LONG" w:date="2021-01-05T12:15:00Z"/>
              <w:rFonts w:eastAsia="Times New Roman"/>
              <w:b/>
              <w:sz w:val="22"/>
              <w:szCs w:val="22"/>
            </w:rPr>
          </w:rPrChange>
        </w:rPr>
        <w:pPrChange w:id="33" w:author="NGUYỄN HOÀNG LONG" w:date="2021-01-05T12:19:00Z">
          <w:pPr/>
        </w:pPrChange>
      </w:pPr>
      <w:ins w:id="34" w:author="NGUYỄN HOÀNG LONG" w:date="2021-01-05T12:15:00Z">
        <w:r w:rsidRPr="009D391A">
          <w:rPr>
            <w:rFonts w:eastAsia="Times New Roman"/>
            <w:bCs/>
            <w:rPrChange w:id="35" w:author="NGUYỄN HOÀNG LONG" w:date="2021-01-05T12:19:00Z">
              <w:rPr>
                <w:rFonts w:eastAsia="Times New Roman"/>
                <w:b/>
                <w:sz w:val="22"/>
                <w:szCs w:val="22"/>
              </w:rPr>
            </w:rPrChange>
          </w:rPr>
          <w:t>date .......................by Rector of the University of Information Technology.</w:t>
        </w:r>
      </w:ins>
    </w:p>
    <w:p w14:paraId="487F41C0" w14:textId="018F62E5" w:rsidR="00D71E0F" w:rsidRPr="009D391A" w:rsidRDefault="00D71E0F">
      <w:pPr>
        <w:spacing w:line="276" w:lineRule="auto"/>
        <w:rPr>
          <w:ins w:id="36" w:author="NGUYỄN HOÀNG LONG" w:date="2021-01-05T12:16:00Z"/>
          <w:rFonts w:eastAsia="Times New Roman"/>
          <w:bCs/>
          <w:rPrChange w:id="37" w:author="NGUYỄN HOÀNG LONG" w:date="2021-01-05T12:19:00Z">
            <w:rPr>
              <w:ins w:id="38" w:author="NGUYỄN HOÀNG LONG" w:date="2021-01-05T12:16:00Z"/>
              <w:rFonts w:eastAsia="Times New Roman"/>
              <w:b/>
              <w:sz w:val="22"/>
              <w:szCs w:val="22"/>
            </w:rPr>
          </w:rPrChange>
        </w:rPr>
        <w:pPrChange w:id="39" w:author="NGUYỄN HOÀNG LONG" w:date="2021-01-05T12:19:00Z">
          <w:pPr/>
        </w:pPrChange>
      </w:pPr>
      <w:ins w:id="40" w:author="NGUYỄN HOÀNG LONG" w:date="2021-01-05T12:15:00Z">
        <w:r w:rsidRPr="009D391A">
          <w:rPr>
            <w:rFonts w:eastAsia="Times New Roman"/>
            <w:bCs/>
            <w:rPrChange w:id="41" w:author="NGUYỄN HOÀNG LONG" w:date="2021-01-05T12:19:00Z">
              <w:rPr>
                <w:rFonts w:eastAsia="Times New Roman"/>
                <w:b/>
                <w:sz w:val="22"/>
                <w:szCs w:val="22"/>
              </w:rPr>
            </w:rPrChange>
          </w:rPr>
          <w:tab/>
        </w:r>
        <w:r w:rsidRPr="009D391A">
          <w:rPr>
            <w:rFonts w:eastAsia="Times New Roman"/>
            <w:bCs/>
            <w:rPrChange w:id="42" w:author="NGUYỄN HOÀNG LONG" w:date="2021-01-05T12:19:00Z">
              <w:rPr>
                <w:rFonts w:eastAsia="Times New Roman"/>
                <w:b/>
                <w:sz w:val="22"/>
                <w:szCs w:val="22"/>
              </w:rPr>
            </w:rPrChange>
          </w:rPr>
          <w:tab/>
        </w:r>
        <w:r w:rsidRPr="009D391A">
          <w:rPr>
            <w:rFonts w:eastAsia="Times New Roman"/>
            <w:bCs/>
            <w:rPrChange w:id="43" w:author="NGUYỄN HOÀNG LONG" w:date="2021-01-05T12:19:00Z">
              <w:rPr>
                <w:rFonts w:eastAsia="Times New Roman"/>
                <w:b/>
                <w:sz w:val="22"/>
                <w:szCs w:val="22"/>
              </w:rPr>
            </w:rPrChange>
          </w:rPr>
          <w:tab/>
          <w:t>1 .................................................. - Chairman.</w:t>
        </w:r>
      </w:ins>
    </w:p>
    <w:p w14:paraId="550A4534" w14:textId="729375AE" w:rsidR="00D71E0F" w:rsidRPr="009D391A" w:rsidRDefault="003044C7">
      <w:pPr>
        <w:spacing w:line="276" w:lineRule="auto"/>
        <w:rPr>
          <w:ins w:id="44" w:author="NGUYỄN HOÀNG LONG" w:date="2021-01-05T12:15:00Z"/>
          <w:rFonts w:eastAsia="Times New Roman"/>
          <w:bCs/>
          <w:rPrChange w:id="45" w:author="NGUYỄN HOÀNG LONG" w:date="2021-01-05T12:19:00Z">
            <w:rPr>
              <w:ins w:id="46" w:author="NGUYỄN HOÀNG LONG" w:date="2021-01-05T12:15:00Z"/>
            </w:rPr>
          </w:rPrChange>
        </w:rPr>
        <w:pPrChange w:id="47" w:author="NGUYỄN HOÀNG LONG" w:date="2021-01-05T12:19:00Z">
          <w:pPr/>
        </w:pPrChange>
      </w:pPr>
      <w:ins w:id="48" w:author="NGUYỄN HOÀNG LONG" w:date="2021-01-05T12:16:00Z">
        <w:r w:rsidRPr="009D391A">
          <w:rPr>
            <w:rFonts w:eastAsia="Times New Roman"/>
            <w:bCs/>
            <w:rPrChange w:id="49" w:author="NGUYỄN HOÀNG LONG" w:date="2021-01-05T12:19:00Z">
              <w:rPr>
                <w:rFonts w:eastAsia="Times New Roman"/>
                <w:b/>
                <w:sz w:val="22"/>
                <w:szCs w:val="22"/>
              </w:rPr>
            </w:rPrChange>
          </w:rPr>
          <w:tab/>
        </w:r>
        <w:r w:rsidRPr="009D391A">
          <w:rPr>
            <w:rFonts w:eastAsia="Times New Roman"/>
            <w:bCs/>
            <w:rPrChange w:id="50" w:author="NGUYỄN HOÀNG LONG" w:date="2021-01-05T12:19:00Z">
              <w:rPr>
                <w:rFonts w:eastAsia="Times New Roman"/>
                <w:b/>
                <w:sz w:val="22"/>
                <w:szCs w:val="22"/>
              </w:rPr>
            </w:rPrChange>
          </w:rPr>
          <w:tab/>
        </w:r>
        <w:r w:rsidRPr="009D391A">
          <w:rPr>
            <w:rFonts w:eastAsia="Times New Roman"/>
            <w:bCs/>
            <w:rPrChange w:id="51" w:author="NGUYỄN HOÀNG LONG" w:date="2021-01-05T12:19:00Z">
              <w:rPr>
                <w:rFonts w:eastAsia="Times New Roman"/>
                <w:b/>
                <w:sz w:val="22"/>
                <w:szCs w:val="22"/>
              </w:rPr>
            </w:rPrChange>
          </w:rPr>
          <w:tab/>
        </w:r>
      </w:ins>
      <w:ins w:id="52" w:author="NGUYỄN HOÀNG LONG" w:date="2021-01-05T12:17:00Z">
        <w:r w:rsidRPr="009D391A">
          <w:rPr>
            <w:rFonts w:eastAsia="Times New Roman"/>
            <w:bCs/>
            <w:rPrChange w:id="53" w:author="NGUYỄN HOÀNG LONG" w:date="2021-01-05T12:19:00Z">
              <w:rPr>
                <w:rFonts w:eastAsia="Times New Roman"/>
                <w:b/>
                <w:sz w:val="22"/>
                <w:szCs w:val="22"/>
              </w:rPr>
            </w:rPrChange>
          </w:rPr>
          <w:t>2 .................................................. - Secretary</w:t>
        </w:r>
      </w:ins>
      <w:ins w:id="54" w:author="NGUYỄN HOÀNG LONG" w:date="2021-01-05T12:15:00Z">
        <w:r w:rsidR="00D71E0F" w:rsidRPr="009D391A">
          <w:rPr>
            <w:rFonts w:eastAsia="Times New Roman"/>
            <w:bCs/>
            <w:rPrChange w:id="55" w:author="NGUYỄN HOÀNG LONG" w:date="2021-01-05T12:19:00Z">
              <w:rPr/>
            </w:rPrChange>
          </w:rPr>
          <w:t xml:space="preserve">. </w:t>
        </w:r>
      </w:ins>
    </w:p>
    <w:p w14:paraId="2A364D6E" w14:textId="2E5DA940" w:rsidR="00706384" w:rsidRPr="009D391A" w:rsidDel="00D71E0F" w:rsidRDefault="00D71E0F">
      <w:pPr>
        <w:spacing w:line="276" w:lineRule="auto"/>
        <w:rPr>
          <w:del w:id="56" w:author="NGUYỄN HOÀNG LONG" w:date="2021-01-05T12:15:00Z"/>
          <w:rFonts w:eastAsia="Times New Roman"/>
          <w:bCs/>
          <w:rPrChange w:id="57" w:author="NGUYỄN HOÀNG LONG" w:date="2021-01-05T12:19:00Z">
            <w:rPr>
              <w:del w:id="58" w:author="NGUYỄN HOÀNG LONG" w:date="2021-01-05T12:15:00Z"/>
              <w:b/>
            </w:rPr>
          </w:rPrChange>
        </w:rPr>
        <w:pPrChange w:id="59" w:author="NGUYỄN HOÀNG LONG" w:date="2021-01-05T12:19:00Z">
          <w:pPr>
            <w:spacing w:before="106"/>
            <w:ind w:left="4" w:right="353"/>
            <w:jc w:val="center"/>
          </w:pPr>
        </w:pPrChange>
      </w:pPr>
      <w:ins w:id="60" w:author="NGUYỄN HOÀNG LONG" w:date="2021-01-05T12:15:00Z">
        <w:r w:rsidRPr="009D391A">
          <w:rPr>
            <w:rFonts w:eastAsia="Times New Roman"/>
            <w:bCs/>
            <w:rPrChange w:id="61" w:author="NGUYỄN HOÀNG LONG" w:date="2021-01-05T12:19:00Z">
              <w:rPr>
                <w:rFonts w:eastAsia="Times New Roman"/>
                <w:b/>
                <w:sz w:val="22"/>
                <w:szCs w:val="22"/>
              </w:rPr>
            </w:rPrChange>
          </w:rPr>
          <w:tab/>
        </w:r>
        <w:r w:rsidRPr="009D391A">
          <w:rPr>
            <w:rFonts w:eastAsia="Times New Roman"/>
            <w:bCs/>
            <w:rPrChange w:id="62" w:author="NGUYỄN HOÀNG LONG" w:date="2021-01-05T12:19:00Z">
              <w:rPr>
                <w:rFonts w:eastAsia="Times New Roman"/>
                <w:b/>
                <w:sz w:val="22"/>
                <w:szCs w:val="22"/>
              </w:rPr>
            </w:rPrChange>
          </w:rPr>
          <w:tab/>
        </w:r>
        <w:r w:rsidRPr="009D391A">
          <w:rPr>
            <w:rFonts w:eastAsia="Times New Roman"/>
            <w:bCs/>
            <w:rPrChange w:id="63" w:author="NGUYỄN HOÀNG LONG" w:date="2021-01-05T12:19:00Z">
              <w:rPr>
                <w:rFonts w:eastAsia="Times New Roman"/>
                <w:b/>
                <w:sz w:val="22"/>
                <w:szCs w:val="22"/>
              </w:rPr>
            </w:rPrChange>
          </w:rPr>
          <w:tab/>
          <w:t xml:space="preserve">3 .................................................. - </w:t>
        </w:r>
      </w:ins>
      <w:del w:id="64" w:author="NGUYỄN HOÀNG LONG" w:date="2021-01-05T12:15:00Z">
        <w:r w:rsidR="00706384" w:rsidRPr="009D391A" w:rsidDel="00D71E0F">
          <w:rPr>
            <w:bCs/>
            <w:rPrChange w:id="65" w:author="NGUYỄN HOÀNG LONG" w:date="2021-01-05T12:19:00Z">
              <w:rPr>
                <w:b/>
              </w:rPr>
            </w:rPrChange>
          </w:rPr>
          <w:delText>DANH SÁCH HỘI ĐỒNG BẢO VỆ KHÓA LUẬN</w:delText>
        </w:r>
      </w:del>
    </w:p>
    <w:p w14:paraId="32316E00" w14:textId="77777777" w:rsidR="007A12CC" w:rsidRPr="009D391A" w:rsidDel="00D71E0F" w:rsidRDefault="007A12CC">
      <w:pPr>
        <w:spacing w:line="276" w:lineRule="auto"/>
        <w:rPr>
          <w:del w:id="66" w:author="NGUYỄN HOÀNG LONG" w:date="2021-01-05T12:15:00Z"/>
          <w:bCs/>
          <w:rPrChange w:id="67" w:author="NGUYỄN HOÀNG LONG" w:date="2021-01-05T12:19:00Z">
            <w:rPr>
              <w:del w:id="68" w:author="NGUYỄN HOÀNG LONG" w:date="2021-01-05T12:15:00Z"/>
              <w:b/>
            </w:rPr>
          </w:rPrChange>
        </w:rPr>
        <w:pPrChange w:id="69" w:author="NGUYỄN HOÀNG LONG" w:date="2021-01-05T12:19:00Z">
          <w:pPr>
            <w:spacing w:before="106"/>
            <w:ind w:left="4" w:right="353"/>
            <w:jc w:val="center"/>
          </w:pPr>
        </w:pPrChange>
      </w:pPr>
    </w:p>
    <w:p w14:paraId="794F754B" w14:textId="4360A8C7" w:rsidR="00706384" w:rsidRPr="009D391A" w:rsidDel="00D71E0F" w:rsidRDefault="00706384">
      <w:pPr>
        <w:spacing w:line="276" w:lineRule="auto"/>
        <w:rPr>
          <w:del w:id="70" w:author="NGUYỄN HOÀNG LONG" w:date="2021-01-05T12:15:00Z"/>
          <w:bCs/>
          <w:rPrChange w:id="71" w:author="NGUYỄN HOÀNG LONG" w:date="2021-01-05T12:19:00Z">
            <w:rPr>
              <w:del w:id="72" w:author="NGUYỄN HOÀNG LONG" w:date="2021-01-05T12:15:00Z"/>
            </w:rPr>
          </w:rPrChange>
        </w:rPr>
        <w:pPrChange w:id="73" w:author="NGUYỄN HOÀNG LONG" w:date="2021-01-05T12:19:00Z">
          <w:pPr>
            <w:tabs>
              <w:tab w:val="left" w:leader="dot" w:pos="2835"/>
              <w:tab w:val="left" w:leader="dot" w:pos="7938"/>
            </w:tabs>
            <w:spacing w:before="172"/>
          </w:pPr>
        </w:pPrChange>
      </w:pPr>
      <w:del w:id="74" w:author="NGUYỄN HOÀNG LONG" w:date="2021-01-05T12:15:00Z">
        <w:r w:rsidRPr="00CF364B" w:rsidDel="00D71E0F">
          <w:rPr>
            <w:bCs/>
          </w:rPr>
          <w:delText>H</w:delText>
        </w:r>
        <w:r w:rsidRPr="00B86958" w:rsidDel="00D71E0F">
          <w:rPr>
            <w:bCs/>
          </w:rPr>
          <w:delText>ội</w:delText>
        </w:r>
        <w:r w:rsidRPr="00B86958" w:rsidDel="00D71E0F">
          <w:rPr>
            <w:bCs/>
            <w:spacing w:val="-10"/>
          </w:rPr>
          <w:delText xml:space="preserve"> </w:delText>
        </w:r>
        <w:r w:rsidRPr="00B86958" w:rsidDel="00D71E0F">
          <w:rPr>
            <w:bCs/>
          </w:rPr>
          <w:delText>đồng</w:delText>
        </w:r>
        <w:r w:rsidRPr="009D391A" w:rsidDel="00D71E0F">
          <w:rPr>
            <w:bCs/>
            <w:spacing w:val="-9"/>
            <w:rPrChange w:id="75" w:author="NGUYỄN HOÀNG LONG" w:date="2021-01-05T12:19:00Z">
              <w:rPr>
                <w:spacing w:val="-9"/>
              </w:rPr>
            </w:rPrChange>
          </w:rPr>
          <w:delText xml:space="preserve"> </w:delText>
        </w:r>
        <w:r w:rsidRPr="009D391A" w:rsidDel="00D71E0F">
          <w:rPr>
            <w:bCs/>
            <w:rPrChange w:id="76" w:author="NGUYỄN HOÀNG LONG" w:date="2021-01-05T12:19:00Z">
              <w:rPr/>
            </w:rPrChange>
          </w:rPr>
          <w:delText>chấm</w:delText>
        </w:r>
        <w:r w:rsidRPr="009D391A" w:rsidDel="00D71E0F">
          <w:rPr>
            <w:bCs/>
            <w:spacing w:val="-9"/>
            <w:rPrChange w:id="77" w:author="NGUYỄN HOÀNG LONG" w:date="2021-01-05T12:19:00Z">
              <w:rPr>
                <w:spacing w:val="-9"/>
              </w:rPr>
            </w:rPrChange>
          </w:rPr>
          <w:delText xml:space="preserve"> </w:delText>
        </w:r>
        <w:r w:rsidRPr="009D391A" w:rsidDel="00D71E0F">
          <w:rPr>
            <w:bCs/>
            <w:rPrChange w:id="78" w:author="NGUYỄN HOÀNG LONG" w:date="2021-01-05T12:19:00Z">
              <w:rPr/>
            </w:rPrChange>
          </w:rPr>
          <w:delText>khóa</w:delText>
        </w:r>
        <w:r w:rsidRPr="009D391A" w:rsidDel="00D71E0F">
          <w:rPr>
            <w:bCs/>
            <w:spacing w:val="-9"/>
            <w:rPrChange w:id="79" w:author="NGUYỄN HOÀNG LONG" w:date="2021-01-05T12:19:00Z">
              <w:rPr>
                <w:spacing w:val="-9"/>
              </w:rPr>
            </w:rPrChange>
          </w:rPr>
          <w:delText xml:space="preserve"> </w:delText>
        </w:r>
        <w:r w:rsidRPr="009D391A" w:rsidDel="00D71E0F">
          <w:rPr>
            <w:bCs/>
            <w:rPrChange w:id="80" w:author="NGUYỄN HOÀNG LONG" w:date="2021-01-05T12:19:00Z">
              <w:rPr/>
            </w:rPrChange>
          </w:rPr>
          <w:delText>luận</w:delText>
        </w:r>
        <w:r w:rsidRPr="009D391A" w:rsidDel="00D71E0F">
          <w:rPr>
            <w:bCs/>
            <w:spacing w:val="-10"/>
            <w:rPrChange w:id="81" w:author="NGUYỄN HOÀNG LONG" w:date="2021-01-05T12:19:00Z">
              <w:rPr>
                <w:spacing w:val="-10"/>
              </w:rPr>
            </w:rPrChange>
          </w:rPr>
          <w:delText xml:space="preserve"> </w:delText>
        </w:r>
        <w:r w:rsidRPr="009D391A" w:rsidDel="00D71E0F">
          <w:rPr>
            <w:bCs/>
            <w:rPrChange w:id="82" w:author="NGUYỄN HOÀNG LONG" w:date="2021-01-05T12:19:00Z">
              <w:rPr/>
            </w:rPrChange>
          </w:rPr>
          <w:delText>tốt</w:delText>
        </w:r>
        <w:r w:rsidRPr="009D391A" w:rsidDel="00D71E0F">
          <w:rPr>
            <w:bCs/>
            <w:spacing w:val="-9"/>
            <w:rPrChange w:id="83" w:author="NGUYỄN HOÀNG LONG" w:date="2021-01-05T12:19:00Z">
              <w:rPr>
                <w:spacing w:val="-9"/>
              </w:rPr>
            </w:rPrChange>
          </w:rPr>
          <w:delText xml:space="preserve"> </w:delText>
        </w:r>
        <w:r w:rsidRPr="009D391A" w:rsidDel="00D71E0F">
          <w:rPr>
            <w:bCs/>
            <w:rPrChange w:id="84" w:author="NGUYỄN HOÀNG LONG" w:date="2021-01-05T12:19:00Z">
              <w:rPr/>
            </w:rPrChange>
          </w:rPr>
          <w:delText>nghiệp,</w:delText>
        </w:r>
        <w:r w:rsidRPr="009D391A" w:rsidDel="00D71E0F">
          <w:rPr>
            <w:bCs/>
            <w:spacing w:val="-9"/>
            <w:rPrChange w:id="85" w:author="NGUYỄN HOÀNG LONG" w:date="2021-01-05T12:19:00Z">
              <w:rPr>
                <w:spacing w:val="-9"/>
              </w:rPr>
            </w:rPrChange>
          </w:rPr>
          <w:delText xml:space="preserve"> </w:delText>
        </w:r>
        <w:r w:rsidRPr="009D391A" w:rsidDel="00D71E0F">
          <w:rPr>
            <w:bCs/>
            <w:rPrChange w:id="86" w:author="NGUYỄN HOÀNG LONG" w:date="2021-01-05T12:19:00Z">
              <w:rPr/>
            </w:rPrChange>
          </w:rPr>
          <w:delText>thành</w:delText>
        </w:r>
        <w:r w:rsidRPr="009D391A" w:rsidDel="00D71E0F">
          <w:rPr>
            <w:bCs/>
            <w:spacing w:val="-9"/>
            <w:rPrChange w:id="87" w:author="NGUYỄN HOÀNG LONG" w:date="2021-01-05T12:19:00Z">
              <w:rPr>
                <w:spacing w:val="-9"/>
              </w:rPr>
            </w:rPrChange>
          </w:rPr>
          <w:delText xml:space="preserve"> </w:delText>
        </w:r>
        <w:r w:rsidRPr="009D391A" w:rsidDel="00D71E0F">
          <w:rPr>
            <w:bCs/>
            <w:rPrChange w:id="88" w:author="NGUYỄN HOÀNG LONG" w:date="2021-01-05T12:19:00Z">
              <w:rPr/>
            </w:rPrChange>
          </w:rPr>
          <w:delText>lập</w:delText>
        </w:r>
        <w:r w:rsidRPr="009D391A" w:rsidDel="00D71E0F">
          <w:rPr>
            <w:bCs/>
            <w:spacing w:val="-9"/>
            <w:rPrChange w:id="89" w:author="NGUYỄN HOÀNG LONG" w:date="2021-01-05T12:19:00Z">
              <w:rPr>
                <w:spacing w:val="-9"/>
              </w:rPr>
            </w:rPrChange>
          </w:rPr>
          <w:delText xml:space="preserve"> </w:delText>
        </w:r>
        <w:r w:rsidRPr="009D391A" w:rsidDel="00D71E0F">
          <w:rPr>
            <w:bCs/>
            <w:rPrChange w:id="90" w:author="NGUYỄN HOÀNG LONG" w:date="2021-01-05T12:19:00Z">
              <w:rPr/>
            </w:rPrChange>
          </w:rPr>
          <w:delText>theo</w:delText>
        </w:r>
        <w:r w:rsidRPr="009D391A" w:rsidDel="00D71E0F">
          <w:rPr>
            <w:bCs/>
            <w:spacing w:val="-10"/>
            <w:rPrChange w:id="91" w:author="NGUYỄN HOÀNG LONG" w:date="2021-01-05T12:19:00Z">
              <w:rPr>
                <w:spacing w:val="-10"/>
              </w:rPr>
            </w:rPrChange>
          </w:rPr>
          <w:delText xml:space="preserve"> </w:delText>
        </w:r>
        <w:r w:rsidRPr="009D391A" w:rsidDel="00D71E0F">
          <w:rPr>
            <w:bCs/>
            <w:rPrChange w:id="92" w:author="NGUYỄN HOÀNG LONG" w:date="2021-01-05T12:19:00Z">
              <w:rPr/>
            </w:rPrChange>
          </w:rPr>
          <w:delText>Quyết</w:delText>
        </w:r>
        <w:r w:rsidRPr="009D391A" w:rsidDel="00D71E0F">
          <w:rPr>
            <w:bCs/>
            <w:spacing w:val="-9"/>
            <w:rPrChange w:id="93" w:author="NGUYỄN HOÀNG LONG" w:date="2021-01-05T12:19:00Z">
              <w:rPr>
                <w:spacing w:val="-9"/>
              </w:rPr>
            </w:rPrChange>
          </w:rPr>
          <w:delText xml:space="preserve"> </w:delText>
        </w:r>
        <w:r w:rsidRPr="009D391A" w:rsidDel="00D71E0F">
          <w:rPr>
            <w:bCs/>
            <w:rPrChange w:id="94" w:author="NGUYỄN HOÀNG LONG" w:date="2021-01-05T12:19:00Z">
              <w:rPr/>
            </w:rPrChange>
          </w:rPr>
          <w:delText>định</w:delText>
        </w:r>
        <w:r w:rsidR="007A12CC" w:rsidRPr="009D391A" w:rsidDel="00D71E0F">
          <w:rPr>
            <w:bCs/>
            <w:spacing w:val="-9"/>
            <w:rPrChange w:id="95" w:author="NGUYỄN HOÀNG LONG" w:date="2021-01-05T12:19:00Z">
              <w:rPr>
                <w:spacing w:val="-9"/>
              </w:rPr>
            </w:rPrChange>
          </w:rPr>
          <w:delText xml:space="preserve"> </w:delText>
        </w:r>
        <w:r w:rsidRPr="009D391A" w:rsidDel="00D71E0F">
          <w:rPr>
            <w:bCs/>
            <w:rPrChange w:id="96" w:author="NGUYỄN HOÀNG LONG" w:date="2021-01-05T12:19:00Z">
              <w:rPr/>
            </w:rPrChange>
          </w:rPr>
          <w:delText>số</w:delText>
        </w:r>
        <w:r w:rsidR="00B81BE1" w:rsidRPr="009D391A" w:rsidDel="00D71E0F">
          <w:rPr>
            <w:bCs/>
            <w:rPrChange w:id="97" w:author="NGUYỄN HOÀNG LONG" w:date="2021-01-05T12:19:00Z">
              <w:rPr/>
            </w:rPrChange>
          </w:rPr>
          <w:tab/>
          <w:delText>,</w:delText>
        </w:r>
        <w:r w:rsidR="00384BB5" w:rsidRPr="009D391A" w:rsidDel="00D71E0F">
          <w:rPr>
            <w:bCs/>
            <w:rPrChange w:id="98" w:author="NGUYỄN HOÀNG LONG" w:date="2021-01-05T12:19:00Z">
              <w:rPr/>
            </w:rPrChange>
          </w:rPr>
          <w:delText xml:space="preserve"> </w:delText>
        </w:r>
        <w:r w:rsidRPr="009D391A" w:rsidDel="00D71E0F">
          <w:rPr>
            <w:bCs/>
            <w:rPrChange w:id="99" w:author="NGUYỄN HOÀNG LONG" w:date="2021-01-05T12:19:00Z">
              <w:rPr/>
            </w:rPrChange>
          </w:rPr>
          <w:delText>ngày</w:delText>
        </w:r>
      </w:del>
      <w:del w:id="100" w:author="NGUYỄN HOÀNG LONG" w:date="2021-01-05T02:18:00Z">
        <w:r w:rsidR="00766F49" w:rsidRPr="009D391A">
          <w:rPr>
            <w:bCs/>
            <w:rPrChange w:id="101" w:author="NGUYỄN HOÀNG LONG" w:date="2021-01-05T12:19:00Z">
              <w:rPr/>
            </w:rPrChange>
          </w:rPr>
          <w:tab/>
        </w:r>
      </w:del>
      <w:del w:id="102" w:author="NGUYỄN HOÀNG LONG" w:date="2021-01-05T12:15:00Z">
        <w:r w:rsidRPr="009D391A" w:rsidDel="00D71E0F">
          <w:rPr>
            <w:bCs/>
            <w:rPrChange w:id="103" w:author="NGUYỄN HOÀNG LONG" w:date="2021-01-05T12:19:00Z">
              <w:rPr/>
            </w:rPrChange>
          </w:rPr>
          <w:delText xml:space="preserve"> của Hiệu trưởng Trường Đại học Công nghệ Thông tin.</w:delText>
        </w:r>
      </w:del>
    </w:p>
    <w:p w14:paraId="7853C3C4" w14:textId="77777777" w:rsidR="00706384" w:rsidRPr="009D391A" w:rsidDel="00D71E0F" w:rsidRDefault="00706384">
      <w:pPr>
        <w:spacing w:line="276" w:lineRule="auto"/>
        <w:rPr>
          <w:del w:id="104" w:author="NGUYỄN HOÀNG LONG" w:date="2021-01-05T12:15:00Z"/>
          <w:bCs/>
          <w:rPrChange w:id="105" w:author="NGUYỄN HOÀNG LONG" w:date="2021-01-05T12:19:00Z">
            <w:rPr>
              <w:del w:id="106" w:author="NGUYỄN HOÀNG LONG" w:date="2021-01-05T12:15:00Z"/>
              <w:sz w:val="26"/>
              <w:szCs w:val="26"/>
            </w:rPr>
          </w:rPrChange>
        </w:rPr>
        <w:pPrChange w:id="107" w:author="NGUYỄN HOÀNG LONG" w:date="2021-01-05T12:19:00Z">
          <w:pPr>
            <w:pStyle w:val="ListParagraph"/>
            <w:numPr>
              <w:numId w:val="1"/>
            </w:numPr>
            <w:tabs>
              <w:tab w:val="left" w:pos="1938"/>
              <w:tab w:val="left" w:leader="dot" w:pos="6256"/>
            </w:tabs>
            <w:spacing w:before="3" w:line="360" w:lineRule="auto"/>
            <w:ind w:left="1937" w:hanging="182"/>
          </w:pPr>
        </w:pPrChange>
      </w:pPr>
      <w:del w:id="108" w:author="NGUYỄN HOÀNG LONG" w:date="2021-01-05T12:15:00Z">
        <w:r w:rsidRPr="009D391A" w:rsidDel="00D71E0F">
          <w:rPr>
            <w:bCs/>
            <w:rPrChange w:id="109" w:author="NGUYỄN HOÀNG LONG" w:date="2021-01-05T12:19:00Z">
              <w:rPr/>
            </w:rPrChange>
          </w:rPr>
          <w:delText>Chủ tịch.</w:delText>
        </w:r>
      </w:del>
    </w:p>
    <w:p w14:paraId="408A38A7" w14:textId="097DD49C" w:rsidR="00706384" w:rsidRPr="009D391A" w:rsidDel="00D71E0F" w:rsidRDefault="00706384">
      <w:pPr>
        <w:spacing w:line="276" w:lineRule="auto"/>
        <w:rPr>
          <w:del w:id="110" w:author="NGUYỄN HOÀNG LONG" w:date="2021-01-05T12:15:00Z"/>
          <w:bCs/>
          <w:rPrChange w:id="111" w:author="NGUYỄN HOÀNG LONG" w:date="2021-01-05T12:19:00Z">
            <w:rPr>
              <w:del w:id="112" w:author="NGUYỄN HOÀNG LONG" w:date="2021-01-05T12:15:00Z"/>
              <w:sz w:val="26"/>
              <w:szCs w:val="26"/>
            </w:rPr>
          </w:rPrChange>
        </w:rPr>
        <w:pPrChange w:id="113" w:author="NGUYỄN HOÀNG LONG" w:date="2021-01-05T12:19:00Z">
          <w:pPr>
            <w:pStyle w:val="ListParagraph"/>
            <w:numPr>
              <w:numId w:val="1"/>
            </w:numPr>
            <w:tabs>
              <w:tab w:val="left" w:pos="1938"/>
              <w:tab w:val="left" w:leader="dot" w:pos="6256"/>
            </w:tabs>
            <w:spacing w:before="137" w:line="360" w:lineRule="auto"/>
            <w:ind w:left="1937" w:hanging="182"/>
          </w:pPr>
        </w:pPrChange>
      </w:pPr>
      <w:del w:id="114" w:author="NGUYỄN HOÀNG LONG" w:date="2021-01-05T12:15:00Z">
        <w:r w:rsidRPr="009D391A" w:rsidDel="00D71E0F">
          <w:rPr>
            <w:bCs/>
            <w:rPrChange w:id="115" w:author="NGUYỄN HOÀNG LONG" w:date="2021-01-05T12:19:00Z">
              <w:rPr/>
            </w:rPrChange>
          </w:rPr>
          <w:delText>Thư ký</w:delText>
        </w:r>
      </w:del>
    </w:p>
    <w:p w14:paraId="11AC41A7" w14:textId="77777777" w:rsidR="00706384" w:rsidRPr="009D391A" w:rsidDel="00D71E0F" w:rsidRDefault="00706384">
      <w:pPr>
        <w:spacing w:line="276" w:lineRule="auto"/>
        <w:rPr>
          <w:del w:id="116" w:author="NGUYỄN HOÀNG LONG" w:date="2021-01-05T12:15:00Z"/>
          <w:bCs/>
          <w:rPrChange w:id="117" w:author="NGUYỄN HOÀNG LONG" w:date="2021-01-05T12:19:00Z">
            <w:rPr>
              <w:del w:id="118" w:author="NGUYỄN HOÀNG LONG" w:date="2021-01-05T12:15:00Z"/>
              <w:sz w:val="26"/>
              <w:szCs w:val="26"/>
            </w:rPr>
          </w:rPrChange>
        </w:rPr>
        <w:pPrChange w:id="119" w:author="NGUYỄN HOÀNG LONG" w:date="2021-01-05T12:19:00Z">
          <w:pPr>
            <w:pStyle w:val="ListParagraph"/>
            <w:numPr>
              <w:numId w:val="1"/>
            </w:numPr>
            <w:tabs>
              <w:tab w:val="left" w:pos="1938"/>
              <w:tab w:val="left" w:leader="dot" w:pos="6256"/>
            </w:tabs>
            <w:spacing w:before="136" w:line="360" w:lineRule="auto"/>
            <w:ind w:left="1937" w:hanging="182"/>
          </w:pPr>
        </w:pPrChange>
      </w:pPr>
      <w:del w:id="120" w:author="NGUYỄN HOÀNG LONG" w:date="2021-01-05T12:15:00Z">
        <w:r w:rsidRPr="009D391A" w:rsidDel="00D71E0F">
          <w:rPr>
            <w:bCs/>
            <w:rPrChange w:id="121" w:author="NGUYỄN HOÀNG LONG" w:date="2021-01-05T12:19:00Z">
              <w:rPr/>
            </w:rPrChange>
          </w:rPr>
          <w:delText>Ủy</w:delText>
        </w:r>
        <w:r w:rsidRPr="009D391A" w:rsidDel="00D71E0F">
          <w:rPr>
            <w:bCs/>
            <w:spacing w:val="-2"/>
            <w:rPrChange w:id="122" w:author="NGUYỄN HOÀNG LONG" w:date="2021-01-05T12:19:00Z">
              <w:rPr>
                <w:spacing w:val="-2"/>
              </w:rPr>
            </w:rPrChange>
          </w:rPr>
          <w:delText xml:space="preserve"> </w:delText>
        </w:r>
        <w:r w:rsidRPr="009D391A" w:rsidDel="00D71E0F">
          <w:rPr>
            <w:bCs/>
            <w:rPrChange w:id="123" w:author="NGUYỄN HOÀNG LONG" w:date="2021-01-05T12:19:00Z">
              <w:rPr/>
            </w:rPrChange>
          </w:rPr>
          <w:delText>viên.</w:delText>
        </w:r>
      </w:del>
    </w:p>
    <w:p w14:paraId="185F5520" w14:textId="77777777" w:rsidR="00706384" w:rsidRPr="009D391A" w:rsidDel="00B57290" w:rsidRDefault="00706384">
      <w:pPr>
        <w:spacing w:line="276" w:lineRule="auto"/>
        <w:rPr>
          <w:del w:id="124" w:author="NGUYỄN HOÀNG LONG" w:date="2021-01-05T12:17:00Z"/>
          <w:bCs/>
          <w:rPrChange w:id="125" w:author="NGUYỄN HOÀNG LONG" w:date="2021-01-05T12:19:00Z">
            <w:rPr>
              <w:del w:id="126" w:author="NGUYỄN HOÀNG LONG" w:date="2021-01-05T12:17:00Z"/>
              <w:sz w:val="26"/>
              <w:szCs w:val="26"/>
            </w:rPr>
          </w:rPrChange>
        </w:rPr>
        <w:pPrChange w:id="127" w:author="NGUYỄN HOÀNG LONG" w:date="2021-01-05T12:19:00Z">
          <w:pPr>
            <w:pStyle w:val="ListParagraph"/>
            <w:numPr>
              <w:numId w:val="1"/>
            </w:numPr>
            <w:tabs>
              <w:tab w:val="left" w:pos="1938"/>
              <w:tab w:val="left" w:leader="dot" w:pos="6256"/>
            </w:tabs>
            <w:spacing w:before="142" w:line="360" w:lineRule="auto"/>
            <w:ind w:left="1937" w:hanging="182"/>
          </w:pPr>
        </w:pPrChange>
      </w:pPr>
      <w:del w:id="128" w:author="NGUYỄN HOÀNG LONG" w:date="2021-01-05T12:15:00Z">
        <w:r w:rsidRPr="009D391A" w:rsidDel="00D71E0F">
          <w:rPr>
            <w:bCs/>
            <w:rPrChange w:id="129" w:author="NGUYỄN HOÀNG LONG" w:date="2021-01-05T12:19:00Z">
              <w:rPr/>
            </w:rPrChange>
          </w:rPr>
          <w:delText>Ủy</w:delText>
        </w:r>
        <w:r w:rsidRPr="009D391A" w:rsidDel="00D71E0F">
          <w:rPr>
            <w:bCs/>
            <w:spacing w:val="-2"/>
            <w:rPrChange w:id="130" w:author="NGUYỄN HOÀNG LONG" w:date="2021-01-05T12:19:00Z">
              <w:rPr>
                <w:spacing w:val="-2"/>
              </w:rPr>
            </w:rPrChange>
          </w:rPr>
          <w:delText xml:space="preserve"> </w:delText>
        </w:r>
        <w:r w:rsidRPr="009D391A" w:rsidDel="00D71E0F">
          <w:rPr>
            <w:bCs/>
            <w:rPrChange w:id="131" w:author="NGUYỄN HOÀNG LONG" w:date="2021-01-05T12:19:00Z">
              <w:rPr/>
            </w:rPrChange>
          </w:rPr>
          <w:delText>viên</w:delText>
        </w:r>
      </w:del>
      <w:del w:id="132" w:author="NGUYỄN HOÀNG LONG" w:date="2021-01-05T12:17:00Z">
        <w:r w:rsidRPr="009D391A" w:rsidDel="00B57290">
          <w:rPr>
            <w:bCs/>
            <w:rPrChange w:id="133" w:author="NGUYỄN HOÀNG LONG" w:date="2021-01-05T12:19:00Z">
              <w:rPr/>
            </w:rPrChange>
          </w:rPr>
          <w:delText>.</w:delText>
        </w:r>
      </w:del>
    </w:p>
    <w:p w14:paraId="32DEDC30" w14:textId="75FED30C" w:rsidR="00C62D99" w:rsidRDefault="00B57290">
      <w:pPr>
        <w:spacing w:line="276" w:lineRule="auto"/>
        <w:rPr>
          <w:ins w:id="134" w:author="NGUYỄN HOÀNG LONG" w:date="2021-01-05T12:19:00Z"/>
          <w:bCs/>
        </w:rPr>
        <w:pPrChange w:id="135" w:author="NGUYỄN HOÀNG LONG" w:date="2021-01-05T12:19:00Z">
          <w:pPr/>
        </w:pPrChange>
      </w:pPr>
      <w:ins w:id="136" w:author="NGUYỄN HOÀNG LONG" w:date="2021-01-05T12:17:00Z">
        <w:r w:rsidRPr="009D391A">
          <w:rPr>
            <w:bCs/>
            <w:rPrChange w:id="137" w:author="NGUYỄN HOÀNG LONG" w:date="2021-01-05T12:19:00Z">
              <w:rPr/>
            </w:rPrChange>
          </w:rPr>
          <w:t>Member.</w:t>
        </w:r>
      </w:ins>
    </w:p>
    <w:p w14:paraId="37393D62" w14:textId="2E518A5A" w:rsidR="00032467" w:rsidRPr="00DE1DB9" w:rsidRDefault="00032467">
      <w:pPr>
        <w:spacing w:line="276" w:lineRule="auto"/>
        <w:rPr>
          <w:ins w:id="138" w:author="NGUYỄN HOÀNG LONG" w:date="2021-01-05T12:19:00Z"/>
          <w:bCs/>
        </w:rPr>
        <w:pPrChange w:id="139" w:author="NGUYỄN HOÀNG LONG" w:date="2021-01-05T12:19:00Z">
          <w:pPr>
            <w:spacing w:line="240" w:lineRule="auto"/>
          </w:pPr>
        </w:pPrChange>
      </w:pPr>
      <w:ins w:id="140" w:author="NGUYỄN HOÀNG LONG" w:date="2021-01-05T12:19:00Z">
        <w:r>
          <w:rPr>
            <w:rFonts w:eastAsia="Times New Roman"/>
            <w:bCs/>
          </w:rPr>
          <w:tab/>
        </w:r>
        <w:r>
          <w:rPr>
            <w:rFonts w:eastAsia="Times New Roman"/>
            <w:bCs/>
          </w:rPr>
          <w:tab/>
        </w:r>
        <w:r>
          <w:rPr>
            <w:rFonts w:eastAsia="Times New Roman"/>
            <w:bCs/>
          </w:rPr>
          <w:tab/>
          <w:t>4</w:t>
        </w:r>
        <w:r w:rsidRPr="00DE1DB9">
          <w:rPr>
            <w:rFonts w:eastAsia="Times New Roman"/>
            <w:bCs/>
          </w:rPr>
          <w:t xml:space="preserve"> .................................................. - </w:t>
        </w:r>
        <w:r w:rsidRPr="00DE1DB9">
          <w:rPr>
            <w:bCs/>
          </w:rPr>
          <w:t>Member.</w:t>
        </w:r>
      </w:ins>
    </w:p>
    <w:p w14:paraId="68EF1659" w14:textId="297A413A" w:rsidR="00032467" w:rsidRPr="00B86958" w:rsidDel="00937408" w:rsidRDefault="00032467">
      <w:pPr>
        <w:spacing w:line="240" w:lineRule="auto"/>
        <w:rPr>
          <w:del w:id="141" w:author="NGUYỄN HOÀNG LONG" w:date="2021-01-05T12:38:00Z"/>
          <w:bCs/>
        </w:rPr>
        <w:pPrChange w:id="142" w:author="NGUYỄN HOÀNG LONG" w:date="2021-01-05T12:19:00Z">
          <w:pPr/>
        </w:pPrChange>
      </w:pPr>
      <w:ins w:id="143" w:author="NGUYỄN HOÀNG LONG" w:date="2021-01-05T12:19:00Z">
        <w:r>
          <w:rPr>
            <w:bCs/>
          </w:rPr>
          <w:tab/>
        </w:r>
      </w:ins>
    </w:p>
    <w:p w14:paraId="56557A87" w14:textId="51FD291A" w:rsidR="0035363E" w:rsidRDefault="0035363E">
      <w:pPr>
        <w:spacing w:line="240" w:lineRule="auto"/>
        <w:rPr>
          <w:ins w:id="144" w:author="NGUYỄN HOÀNG LONG" w:date="2021-01-05T11:34:00Z"/>
        </w:rPr>
        <w:sectPr w:rsidR="0035363E" w:rsidSect="0035363E">
          <w:footerReference w:type="default" r:id="rId11"/>
          <w:footerReference w:type="first" r:id="rId12"/>
          <w:pgSz w:w="12240" w:h="15840"/>
          <w:pgMar w:top="1701" w:right="1134" w:bottom="1985" w:left="1985" w:header="720" w:footer="720" w:gutter="0"/>
          <w:pgNumType w:start="1"/>
          <w:cols w:space="720"/>
          <w:titlePg w:val="0"/>
          <w:docGrid w:linePitch="360"/>
          <w:sectPrChange w:id="148" w:author="NGUYỄN HOÀNG LONG" w:date="2021-01-05T11:39:00Z">
            <w:sectPr w:rsidR="0035363E" w:rsidSect="0035363E">
              <w:pgMar w:top="1701" w:right="1134" w:bottom="1985" w:left="1985" w:header="720" w:footer="720" w:gutter="0"/>
              <w:titlePg/>
            </w:sectPr>
          </w:sectPrChange>
        </w:sectPr>
        <w:pPrChange w:id="149" w:author="NGUYỄN HOÀNG LONG" w:date="2021-01-05T12:38:00Z">
          <w:pPr/>
        </w:pPrChange>
      </w:pPr>
      <w:ins w:id="150" w:author="NGUYỄN HOÀNG LONG" w:date="2021-01-05T11:42:00Z">
        <w:r>
          <w:rPr>
            <w:noProof/>
          </w:rPr>
          <mc:AlternateContent>
            <mc:Choice Requires="wps">
              <w:drawing>
                <wp:anchor distT="0" distB="0" distL="114300" distR="114300" simplePos="0" relativeHeight="251658247" behindDoc="0" locked="0" layoutInCell="1" allowOverlap="1" wp14:anchorId="781EBBA9" wp14:editId="53B76812">
                  <wp:simplePos x="0" y="0"/>
                  <wp:positionH relativeFrom="margin">
                    <wp:align>center</wp:align>
                  </wp:positionH>
                  <wp:positionV relativeFrom="paragraph">
                    <wp:posOffset>4114800</wp:posOffset>
                  </wp:positionV>
                  <wp:extent cx="388620" cy="457200"/>
                  <wp:effectExtent l="0" t="0" r="11430" b="19050"/>
                  <wp:wrapNone/>
                  <wp:docPr id="41" name="Hình Bầu dục 41"/>
                  <wp:cNvGraphicFramePr/>
                  <a:graphic xmlns:a="http://schemas.openxmlformats.org/drawingml/2006/main">
                    <a:graphicData uri="http://schemas.microsoft.com/office/word/2010/wordprocessingShape">
                      <wps:wsp>
                        <wps:cNvSpPr/>
                        <wps:spPr>
                          <a:xfrm>
                            <a:off x="0" y="0"/>
                            <a:ext cx="388620" cy="4572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C81635" id="Hình Bầu dục 41" o:spid="_x0000_s1026" style="position:absolute;margin-left:0;margin-top:324pt;width:30.6pt;height:36pt;z-index:251658247;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" fillcolor="white [3212]" strokecolor="white [3212]" strokeweight="1pt">
                  <v:stroke joinstyle="miter"/>
                  <w10:wrap anchorx="margin"/>
                </v:oval>
              </w:pict>
            </mc:Fallback>
          </mc:AlternateContent>
        </w:r>
      </w:ins>
      <w:del w:id="151" w:author="NGUYỄN HOÀNG LONG" w:date="2021-01-05T12:37:00Z">
        <w:r w:rsidR="00C62D99" w:rsidRPr="009C203C" w:rsidDel="008B7ED9">
          <w:br w:type="page"/>
        </w:r>
      </w:del>
    </w:p>
    <w:p w14:paraId="4FCB088A" w14:textId="195E6BAD" w:rsidR="00C62D99" w:rsidRPr="009C203C" w:rsidRDefault="00C62D99" w:rsidP="00115C0E"/>
    <w:tbl>
      <w:tblPr>
        <w:tblpPr w:leftFromText="180" w:rightFromText="180" w:vertAnchor="page" w:horzAnchor="margin" w:tblpXSpec="center" w:tblpY="1549"/>
        <w:tblW w:w="9781" w:type="dxa"/>
        <w:tblLook w:val="04A0" w:firstRow="1" w:lastRow="0" w:firstColumn="1" w:lastColumn="0" w:noHBand="0" w:noVBand="1"/>
      </w:tblPr>
      <w:tblGrid>
        <w:gridCol w:w="4536"/>
        <w:gridCol w:w="5245"/>
      </w:tblGrid>
      <w:tr w:rsidR="00FF4158" w:rsidRPr="009C203C" w14:paraId="20E3498A" w14:textId="77777777" w:rsidTr="00BA7178">
        <w:trPr>
          <w:trHeight w:val="1842"/>
        </w:trPr>
        <w:tc>
          <w:tcPr>
            <w:tcW w:w="4536" w:type="dxa"/>
            <w:shd w:val="clear" w:color="auto" w:fill="auto"/>
          </w:tcPr>
          <w:p w14:paraId="448DF0A2" w14:textId="77777777" w:rsidR="00FF4158" w:rsidRPr="009C203C" w:rsidRDefault="00FF4158" w:rsidP="00022EAB">
            <w:pPr>
              <w:jc w:val="center"/>
              <w:rPr>
                <w:sz w:val="24"/>
                <w:szCs w:val="24"/>
              </w:rPr>
            </w:pPr>
            <w:r w:rsidRPr="009C203C">
              <w:rPr>
                <w:sz w:val="24"/>
                <w:szCs w:val="24"/>
              </w:rPr>
              <w:t>ĐẠI HỌC QUỐC GIA TP. HỒ CHÍ MINH</w:t>
            </w:r>
          </w:p>
          <w:p w14:paraId="14554C7F" w14:textId="6E621412" w:rsidR="00FF4158" w:rsidRPr="009C203C" w:rsidRDefault="00FF4158" w:rsidP="00022EAB">
            <w:pPr>
              <w:jc w:val="center"/>
              <w:rPr>
                <w:b/>
                <w:sz w:val="24"/>
                <w:szCs w:val="24"/>
              </w:rPr>
            </w:pPr>
            <w:r w:rsidRPr="009C203C">
              <w:rPr>
                <w:b/>
                <w:sz w:val="24"/>
                <w:szCs w:val="24"/>
              </w:rPr>
              <w:t>TRƯỜNG ĐẠI HỌC</w:t>
            </w:r>
          </w:p>
          <w:p w14:paraId="27646F37" w14:textId="33F5E8A0" w:rsidR="00FF4158" w:rsidRPr="009C203C" w:rsidRDefault="00900A7C" w:rsidP="00022EAB">
            <w:pPr>
              <w:jc w:val="center"/>
              <w:rPr>
                <w:b/>
              </w:rPr>
            </w:pPr>
            <w:r w:rsidRPr="009C203C">
              <w:rPr>
                <w:b/>
                <w:noProof/>
                <w:sz w:val="24"/>
                <w:szCs w:val="24"/>
              </w:rPr>
              <mc:AlternateContent>
                <mc:Choice Requires="wps">
                  <w:drawing>
                    <wp:anchor distT="0" distB="0" distL="114300" distR="114300" simplePos="0" relativeHeight="251658243" behindDoc="0" locked="0" layoutInCell="1" allowOverlap="1" wp14:anchorId="1BCAB36C" wp14:editId="55081CB2">
                      <wp:simplePos x="0" y="0"/>
                      <wp:positionH relativeFrom="column">
                        <wp:posOffset>507365</wp:posOffset>
                      </wp:positionH>
                      <wp:positionV relativeFrom="paragraph">
                        <wp:posOffset>447040</wp:posOffset>
                      </wp:positionV>
                      <wp:extent cx="1828800" cy="0"/>
                      <wp:effectExtent l="12700" t="5715" r="6350" b="13335"/>
                      <wp:wrapNone/>
                      <wp:docPr id="4" name="Đường nối Thẳng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8CED7" id="Đường nối Thẳng 4"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35.2pt" to="183.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"/>
                  </w:pict>
                </mc:Fallback>
              </mc:AlternateContent>
            </w:r>
            <w:r w:rsidR="00FF4158" w:rsidRPr="009C203C">
              <w:rPr>
                <w:b/>
                <w:sz w:val="24"/>
                <w:szCs w:val="24"/>
              </w:rPr>
              <w:t>CÔNG NGHỆ THÔNG TIN</w:t>
            </w:r>
          </w:p>
        </w:tc>
        <w:tc>
          <w:tcPr>
            <w:tcW w:w="5245" w:type="dxa"/>
            <w:shd w:val="clear" w:color="auto" w:fill="auto"/>
          </w:tcPr>
          <w:p w14:paraId="530B6AF8" w14:textId="779F43B8" w:rsidR="00FF4158" w:rsidRPr="009C203C" w:rsidRDefault="00FF4158" w:rsidP="00022EAB">
            <w:pPr>
              <w:jc w:val="center"/>
              <w:rPr>
                <w:b/>
                <w:sz w:val="24"/>
                <w:szCs w:val="24"/>
              </w:rPr>
            </w:pPr>
            <w:r w:rsidRPr="009C203C">
              <w:rPr>
                <w:b/>
                <w:sz w:val="24"/>
                <w:szCs w:val="24"/>
              </w:rPr>
              <w:t>CỘNG HÒA XÃ HỘI CHỦ NGHĨA VIỆT NAM</w:t>
            </w:r>
          </w:p>
          <w:p w14:paraId="78138BB3" w14:textId="018D7DCE" w:rsidR="00FF4158" w:rsidRPr="009C203C" w:rsidRDefault="00FF4158" w:rsidP="00022EAB">
            <w:pPr>
              <w:jc w:val="center"/>
              <w:rPr>
                <w:b/>
              </w:rPr>
            </w:pPr>
            <w:r w:rsidRPr="009C203C">
              <w:rPr>
                <w:noProof/>
                <w:sz w:val="24"/>
                <w:szCs w:val="24"/>
              </w:rPr>
              <mc:AlternateContent>
                <mc:Choice Requires="wps">
                  <w:drawing>
                    <wp:anchor distT="0" distB="0" distL="114300" distR="114300" simplePos="0" relativeHeight="251658242" behindDoc="0" locked="0" layoutInCell="1" allowOverlap="1" wp14:anchorId="4A51F0C1" wp14:editId="667DC222">
                      <wp:simplePos x="0" y="0"/>
                      <wp:positionH relativeFrom="column">
                        <wp:posOffset>812800</wp:posOffset>
                      </wp:positionH>
                      <wp:positionV relativeFrom="paragraph">
                        <wp:posOffset>292735</wp:posOffset>
                      </wp:positionV>
                      <wp:extent cx="1828800" cy="0"/>
                      <wp:effectExtent l="12700" t="6985" r="6350" b="12065"/>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04D59D" id="Đường nối Thẳng 3"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CGpXPQ5QEAAH8DAAAOAAAAAAAAAAAAAAAAAC4CAABkcnMvZTJvRG9jLnhtbFBLAQIt&#10;ABQABgAIAAAAIQDUQY8E3AAAAAkBAAAPAAAAAAAAAAAAAAAAAD8EAABkcnMvZG93bnJldi54bWxQ&#10;SwUGAAAAAAQABADzAAAASAUAAAAA&#10;"/>
                  </w:pict>
                </mc:Fallback>
              </mc:AlternateContent>
            </w:r>
            <w:r w:rsidRPr="009C203C">
              <w:rPr>
                <w:b/>
                <w:sz w:val="24"/>
                <w:szCs w:val="24"/>
              </w:rPr>
              <w:t>Độc Lập - Tự Do - Hạnh Phúc</w:t>
            </w:r>
          </w:p>
        </w:tc>
      </w:tr>
      <w:tr w:rsidR="00FF4158" w:rsidRPr="009C203C" w14:paraId="0D2F0120" w14:textId="77777777" w:rsidTr="00BA7178">
        <w:trPr>
          <w:trHeight w:val="494"/>
        </w:trPr>
        <w:tc>
          <w:tcPr>
            <w:tcW w:w="4536" w:type="dxa"/>
            <w:shd w:val="clear" w:color="auto" w:fill="auto"/>
          </w:tcPr>
          <w:p w14:paraId="4A89022F" w14:textId="77777777" w:rsidR="00FF4158" w:rsidRPr="009C203C" w:rsidRDefault="00FF4158" w:rsidP="00022EAB">
            <w:pPr>
              <w:jc w:val="center"/>
            </w:pPr>
          </w:p>
        </w:tc>
        <w:tc>
          <w:tcPr>
            <w:tcW w:w="5245" w:type="dxa"/>
            <w:shd w:val="clear" w:color="auto" w:fill="auto"/>
          </w:tcPr>
          <w:p w14:paraId="052590C1" w14:textId="77777777" w:rsidR="00FF4158" w:rsidRPr="009C203C" w:rsidRDefault="00FF4158" w:rsidP="00022EAB">
            <w:pPr>
              <w:jc w:val="center"/>
              <w:rPr>
                <w:b/>
                <w:lang w:eastAsia="vi-VN"/>
              </w:rPr>
            </w:pPr>
            <w:r w:rsidRPr="009C203C">
              <w:rPr>
                <w:i/>
                <w:sz w:val="24"/>
                <w:szCs w:val="24"/>
                <w:lang w:eastAsia="vi-VN"/>
              </w:rPr>
              <w:t>TP. HCM, ngày…..tháng…..năm……..</w:t>
            </w:r>
          </w:p>
        </w:tc>
      </w:tr>
    </w:tbl>
    <w:p w14:paraId="600BA0CD" w14:textId="77777777" w:rsidR="008B4F95" w:rsidRPr="009C203C" w:rsidDel="00B508D4" w:rsidRDefault="008B4F95" w:rsidP="00022EAB">
      <w:pPr>
        <w:jc w:val="center"/>
        <w:rPr>
          <w:del w:id="152" w:author="NGUYỄN HOÀNG LONG" w:date="2021-01-05T12:38:00Z"/>
          <w:b/>
          <w:bCs/>
          <w:sz w:val="20"/>
          <w:szCs w:val="20"/>
        </w:rPr>
      </w:pPr>
    </w:p>
    <w:p w14:paraId="465F8140" w14:textId="77777777" w:rsidR="00B508D4" w:rsidRDefault="00B508D4" w:rsidP="00022EAB">
      <w:pPr>
        <w:jc w:val="center"/>
        <w:rPr>
          <w:ins w:id="153" w:author="NGUYỄN HOÀNG LONG" w:date="2021-01-05T12:38:00Z"/>
          <w:b/>
          <w:bCs/>
          <w:sz w:val="28"/>
          <w:szCs w:val="28"/>
        </w:rPr>
      </w:pPr>
    </w:p>
    <w:p w14:paraId="47762E34" w14:textId="77777777" w:rsidR="00B508D4" w:rsidRDefault="00B508D4" w:rsidP="00022EAB">
      <w:pPr>
        <w:jc w:val="center"/>
        <w:rPr>
          <w:ins w:id="154" w:author="NGUYỄN HOÀNG LONG" w:date="2021-01-05T12:38:00Z"/>
          <w:b/>
          <w:bCs/>
          <w:sz w:val="28"/>
          <w:szCs w:val="28"/>
        </w:rPr>
      </w:pPr>
    </w:p>
    <w:p w14:paraId="49EEF3D1" w14:textId="5E398762" w:rsidR="00533B09" w:rsidRPr="009C203C" w:rsidRDefault="00966685" w:rsidP="00022EAB">
      <w:pPr>
        <w:jc w:val="center"/>
        <w:rPr>
          <w:b/>
          <w:bCs/>
          <w:sz w:val="28"/>
          <w:szCs w:val="28"/>
        </w:rPr>
      </w:pPr>
      <w:commentRangeStart w:id="155"/>
      <w:commentRangeStart w:id="156"/>
      <w:r w:rsidRPr="009C203C">
        <w:rPr>
          <w:b/>
          <w:bCs/>
          <w:sz w:val="28"/>
          <w:szCs w:val="28"/>
        </w:rPr>
        <w:t>NHẬN</w:t>
      </w:r>
      <w:commentRangeEnd w:id="155"/>
      <w:r w:rsidR="009B7F11">
        <w:rPr>
          <w:rStyle w:val="CommentReference"/>
        </w:rPr>
        <w:commentReference w:id="155"/>
      </w:r>
      <w:commentRangeEnd w:id="156"/>
      <w:r w:rsidR="00E30F36">
        <w:rPr>
          <w:rStyle w:val="CommentReference"/>
        </w:rPr>
        <w:commentReference w:id="156"/>
      </w:r>
      <w:r w:rsidRPr="009C203C">
        <w:rPr>
          <w:b/>
          <w:bCs/>
          <w:sz w:val="28"/>
          <w:szCs w:val="28"/>
        </w:rPr>
        <w:t xml:space="preserve"> XÉT KHÓA LUẬN TỐT NGHIỆP</w:t>
      </w:r>
    </w:p>
    <w:p w14:paraId="4D99C35B" w14:textId="129255CA" w:rsidR="00F461C8" w:rsidRPr="009C203C" w:rsidRDefault="00966685" w:rsidP="00022EAB">
      <w:pPr>
        <w:jc w:val="center"/>
        <w:rPr>
          <w:b/>
          <w:sz w:val="28"/>
          <w:szCs w:val="28"/>
        </w:rPr>
      </w:pPr>
      <w:r w:rsidRPr="009C203C">
        <w:rPr>
          <w:b/>
          <w:sz w:val="28"/>
          <w:szCs w:val="28"/>
        </w:rPr>
        <w:t>CỦA CÁN BỘ HƯỚNG DẪN</w:t>
      </w:r>
    </w:p>
    <w:p w14:paraId="12F1F463" w14:textId="170F263D" w:rsidR="00841D4C" w:rsidRPr="009C203C" w:rsidRDefault="006878C2" w:rsidP="00022EAB">
      <w:pPr>
        <w:rPr>
          <w:b/>
          <w:bCs/>
        </w:rPr>
      </w:pPr>
      <w:r w:rsidRPr="009C203C">
        <w:rPr>
          <w:b/>
          <w:bCs/>
        </w:rPr>
        <w:t>Tên khóa luận:</w:t>
      </w:r>
    </w:p>
    <w:p w14:paraId="3B3ABE83" w14:textId="32573DF3" w:rsidR="00697E00" w:rsidRPr="009C203C" w:rsidRDefault="00697E00" w:rsidP="00022EAB">
      <w:pPr>
        <w:jc w:val="center"/>
        <w:rPr>
          <w:b/>
          <w:bCs/>
        </w:rPr>
      </w:pPr>
      <w:r w:rsidRPr="009C203C">
        <w:rPr>
          <w:b/>
          <w:bCs/>
        </w:rPr>
        <w:t xml:space="preserve">STUDY </w:t>
      </w:r>
      <w:r w:rsidR="00193CAB" w:rsidRPr="009C203C">
        <w:rPr>
          <w:b/>
          <w:bCs/>
        </w:rPr>
        <w:t xml:space="preserve">ON EXAM INVIGILATOR </w:t>
      </w:r>
      <w:r w:rsidR="0074468B" w:rsidRPr="009C203C">
        <w:rPr>
          <w:b/>
          <w:bCs/>
        </w:rPr>
        <w:t>ASSIGNMENT ALGORITHMS</w:t>
      </w:r>
    </w:p>
    <w:p w14:paraId="57F0743C" w14:textId="4C79D562" w:rsidR="002818A5" w:rsidRPr="009C203C" w:rsidRDefault="002818A5" w:rsidP="00022EAB">
      <w:pPr>
        <w:rPr>
          <w:b/>
          <w:bCs/>
        </w:rPr>
      </w:pPr>
      <w:r w:rsidRPr="009C203C">
        <w:rPr>
          <w:b/>
          <w:bCs/>
        </w:rPr>
        <w:t>Nhóm sinh viên thực hiện:</w:t>
      </w:r>
      <w:r w:rsidR="009B4CA7" w:rsidRPr="009C203C">
        <w:rPr>
          <w:b/>
          <w:bCs/>
        </w:rPr>
        <w:tab/>
      </w:r>
      <w:r w:rsidR="00833BE1">
        <w:rPr>
          <w:b/>
          <w:bCs/>
        </w:rPr>
        <w:tab/>
      </w:r>
      <w:r w:rsidR="00833BE1">
        <w:rPr>
          <w:b/>
          <w:bCs/>
        </w:rPr>
        <w:tab/>
      </w:r>
      <w:r w:rsidR="00833BE1">
        <w:rPr>
          <w:b/>
          <w:bCs/>
        </w:rPr>
        <w:tab/>
      </w:r>
      <w:r w:rsidR="009B4CA7" w:rsidRPr="009C203C">
        <w:rPr>
          <w:b/>
          <w:bCs/>
        </w:rPr>
        <w:t>Cán bộ hướng dẫn:</w:t>
      </w:r>
    </w:p>
    <w:p w14:paraId="46003E01" w14:textId="78FBFB4C" w:rsidR="00962167" w:rsidRPr="009C203C" w:rsidRDefault="00481AA1" w:rsidP="00022EAB">
      <w:r w:rsidRPr="009C203C">
        <w:t xml:space="preserve">- </w:t>
      </w:r>
      <w:r w:rsidR="00962167" w:rsidRPr="009C203C">
        <w:t xml:space="preserve">Nguyễn Hoàng Long </w:t>
      </w:r>
      <w:r w:rsidR="008321D1" w:rsidRPr="009C203C">
        <w:t>–</w:t>
      </w:r>
      <w:r w:rsidR="00962167" w:rsidRPr="009C203C">
        <w:t xml:space="preserve"> 16520688</w:t>
      </w:r>
      <w:r w:rsidR="00904C68" w:rsidRPr="009C203C">
        <w:tab/>
      </w:r>
      <w:r w:rsidR="00833BE1">
        <w:tab/>
      </w:r>
      <w:r w:rsidR="00833BE1">
        <w:tab/>
      </w:r>
      <w:r w:rsidR="00BA7178" w:rsidRPr="009C203C">
        <w:t xml:space="preserve">- </w:t>
      </w:r>
      <w:r w:rsidR="00144049" w:rsidRPr="009C203C">
        <w:t>Đ</w:t>
      </w:r>
      <w:r w:rsidR="002B5C97" w:rsidRPr="009C203C">
        <w:t>ỗ</w:t>
      </w:r>
      <w:r w:rsidR="00144049" w:rsidRPr="009C203C">
        <w:t xml:space="preserve"> Trọng Hợp</w:t>
      </w:r>
    </w:p>
    <w:p w14:paraId="5BD7DAF8" w14:textId="1F50F06F" w:rsidR="008321D1" w:rsidRPr="009C203C" w:rsidRDefault="00481AA1" w:rsidP="00022EAB">
      <w:r w:rsidRPr="009C203C">
        <w:t xml:space="preserve">- </w:t>
      </w:r>
      <w:r w:rsidR="008321D1" w:rsidRPr="009C203C">
        <w:t xml:space="preserve">Nguyễn Sơn Lâm – 16521708 </w:t>
      </w:r>
    </w:p>
    <w:p w14:paraId="5617F116" w14:textId="25F96335" w:rsidR="00FA2570" w:rsidRPr="009C203C" w:rsidRDefault="00B6298C" w:rsidP="00022EAB">
      <w:pPr>
        <w:rPr>
          <w:b/>
          <w:bCs/>
        </w:rPr>
      </w:pPr>
      <w:r w:rsidRPr="009C203C">
        <w:rPr>
          <w:b/>
          <w:bCs/>
        </w:rPr>
        <w:t>Đánh giá khóa luận:</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4"/>
      </w:tblGrid>
      <w:tr w:rsidR="002B5C97" w:rsidRPr="009C203C" w14:paraId="5DD3D498" w14:textId="77777777" w:rsidTr="00A65D06">
        <w:trPr>
          <w:trHeight w:val="357"/>
        </w:trPr>
        <w:tc>
          <w:tcPr>
            <w:tcW w:w="9214" w:type="dxa"/>
            <w:tcBorders>
              <w:top w:val="nil"/>
              <w:left w:val="nil"/>
              <w:bottom w:val="nil"/>
              <w:right w:val="nil"/>
            </w:tcBorders>
          </w:tcPr>
          <w:p w14:paraId="39349E89" w14:textId="77777777" w:rsidR="002B5C97" w:rsidRPr="009C203C" w:rsidRDefault="002B5C97" w:rsidP="00FC0FBC">
            <w:pPr>
              <w:pStyle w:val="ListParagraph"/>
              <w:widowControl/>
              <w:numPr>
                <w:ilvl w:val="0"/>
                <w:numId w:val="2"/>
              </w:numPr>
              <w:autoSpaceDE/>
              <w:autoSpaceDN/>
              <w:spacing w:before="120" w:line="360" w:lineRule="auto"/>
              <w:contextualSpacing/>
              <w:jc w:val="both"/>
              <w:rPr>
                <w:sz w:val="26"/>
                <w:szCs w:val="26"/>
              </w:rPr>
            </w:pPr>
            <w:r w:rsidRPr="009C203C">
              <w:rPr>
                <w:sz w:val="26"/>
                <w:szCs w:val="26"/>
              </w:rPr>
              <w:t>Về cuốn báo cáo:</w:t>
            </w:r>
          </w:p>
          <w:p w14:paraId="32B2BF71" w14:textId="77777777" w:rsidR="002B5C97" w:rsidRPr="009C203C" w:rsidRDefault="002B5C97" w:rsidP="00022EAB">
            <w:pPr>
              <w:tabs>
                <w:tab w:val="left" w:pos="2880"/>
                <w:tab w:val="right" w:leader="underscore" w:pos="3960"/>
                <w:tab w:val="left" w:pos="4680"/>
                <w:tab w:val="left" w:pos="6120"/>
                <w:tab w:val="right" w:leader="underscore" w:pos="7200"/>
              </w:tabs>
              <w:ind w:left="360" w:hanging="360"/>
            </w:pPr>
            <w:r w:rsidRPr="009C203C">
              <w:lastRenderedPageBreak/>
              <w:t xml:space="preserve">      Số trang</w:t>
            </w:r>
            <w:r w:rsidRPr="009C203C">
              <w:tab/>
            </w:r>
            <w:r w:rsidRPr="009C203C">
              <w:tab/>
            </w:r>
            <w:r w:rsidRPr="009C203C">
              <w:tab/>
              <w:t>Số chương</w:t>
            </w:r>
            <w:r w:rsidRPr="009C203C">
              <w:tab/>
            </w:r>
            <w:r w:rsidRPr="009C203C">
              <w:tab/>
            </w:r>
          </w:p>
          <w:p w14:paraId="0E672B72" w14:textId="77777777" w:rsidR="002B5C97" w:rsidRPr="009C203C" w:rsidRDefault="002B5C97" w:rsidP="00022EAB">
            <w:pPr>
              <w:tabs>
                <w:tab w:val="left" w:pos="2880"/>
                <w:tab w:val="right" w:leader="underscore" w:pos="3960"/>
                <w:tab w:val="left" w:pos="4680"/>
                <w:tab w:val="left" w:pos="6120"/>
                <w:tab w:val="right" w:leader="underscore" w:pos="7200"/>
              </w:tabs>
              <w:ind w:left="360" w:hanging="360"/>
            </w:pPr>
            <w:r w:rsidRPr="009C203C">
              <w:tab/>
              <w:t>Số bảng số liệu</w:t>
            </w:r>
            <w:r w:rsidRPr="009C203C">
              <w:tab/>
            </w:r>
            <w:r w:rsidRPr="009C203C">
              <w:tab/>
            </w:r>
            <w:r w:rsidRPr="009C203C">
              <w:tab/>
              <w:t>Số hình vẽ</w:t>
            </w:r>
            <w:r w:rsidRPr="009C203C">
              <w:tab/>
            </w:r>
            <w:r w:rsidRPr="009C203C">
              <w:tab/>
            </w:r>
          </w:p>
          <w:p w14:paraId="26FA5C47" w14:textId="77777777" w:rsidR="002B5C97" w:rsidRPr="009C203C" w:rsidRDefault="002B5C97" w:rsidP="00022EAB">
            <w:pPr>
              <w:tabs>
                <w:tab w:val="left" w:pos="2880"/>
                <w:tab w:val="right" w:leader="underscore" w:pos="3960"/>
                <w:tab w:val="left" w:pos="4680"/>
                <w:tab w:val="left" w:pos="6120"/>
                <w:tab w:val="right" w:leader="underscore" w:pos="7200"/>
              </w:tabs>
              <w:ind w:left="360" w:hanging="360"/>
            </w:pPr>
            <w:r w:rsidRPr="009C203C">
              <w:tab/>
              <w:t>Số tài liệu tham khảo</w:t>
            </w:r>
            <w:r w:rsidRPr="009C203C">
              <w:tab/>
            </w:r>
            <w:r w:rsidRPr="009C203C">
              <w:tab/>
            </w:r>
            <w:r w:rsidRPr="009C203C">
              <w:tab/>
              <w:t xml:space="preserve">Sản phẩm </w:t>
            </w:r>
            <w:r w:rsidRPr="009C203C">
              <w:tab/>
            </w:r>
            <w:r w:rsidRPr="009C203C">
              <w:tab/>
            </w:r>
          </w:p>
          <w:p w14:paraId="5B603AD7" w14:textId="77777777" w:rsidR="002B5C97" w:rsidRPr="009C203C" w:rsidRDefault="002B5C97" w:rsidP="00022EAB">
            <w:pPr>
              <w:pStyle w:val="ListParagraph"/>
              <w:spacing w:before="120" w:line="360" w:lineRule="auto"/>
              <w:ind w:left="360"/>
              <w:rPr>
                <w:sz w:val="26"/>
                <w:szCs w:val="26"/>
              </w:rPr>
            </w:pPr>
          </w:p>
          <w:p w14:paraId="6DB2DB8B" w14:textId="7DF92DD5" w:rsidR="002B5C97" w:rsidRPr="009C203C" w:rsidRDefault="002B5C97" w:rsidP="00022EAB">
            <w:pPr>
              <w:pStyle w:val="ListParagraph"/>
              <w:spacing w:before="120" w:line="360" w:lineRule="auto"/>
              <w:ind w:left="360"/>
              <w:rPr>
                <w:sz w:val="26"/>
                <w:szCs w:val="26"/>
              </w:rPr>
            </w:pPr>
            <w:r w:rsidRPr="009C203C">
              <w:rPr>
                <w:sz w:val="26"/>
                <w:szCs w:val="26"/>
              </w:rPr>
              <w:t>Một số nhận xét về hình thức cuốn báo cáo:</w:t>
            </w:r>
          </w:p>
          <w:p w14:paraId="019D55D7" w14:textId="67983ECA" w:rsidR="002B5C97" w:rsidRPr="009C203C" w:rsidRDefault="002B5C97"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0BF2D3C7" w14:textId="77777777" w:rsidR="002B5C97" w:rsidRPr="009C203C" w:rsidRDefault="002B5C97" w:rsidP="00FC0FBC">
            <w:pPr>
              <w:pStyle w:val="ListParagraph"/>
              <w:widowControl/>
              <w:numPr>
                <w:ilvl w:val="0"/>
                <w:numId w:val="2"/>
              </w:numPr>
              <w:autoSpaceDE/>
              <w:autoSpaceDN/>
              <w:spacing w:before="120" w:line="360" w:lineRule="auto"/>
              <w:contextualSpacing/>
              <w:jc w:val="both"/>
              <w:rPr>
                <w:sz w:val="26"/>
                <w:szCs w:val="26"/>
              </w:rPr>
            </w:pPr>
            <w:r w:rsidRPr="009C203C">
              <w:rPr>
                <w:sz w:val="26"/>
                <w:szCs w:val="26"/>
              </w:rPr>
              <w:t>Về nội dung nghiên cứu:</w:t>
            </w:r>
          </w:p>
          <w:p w14:paraId="7DB33562" w14:textId="77777777" w:rsidR="002B5C97" w:rsidRPr="009C203C" w:rsidRDefault="002B5C97"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5F13EFDE" w14:textId="77777777" w:rsidR="002B5C97" w:rsidRPr="009C203C" w:rsidRDefault="002B5C97" w:rsidP="00FC0FBC">
            <w:pPr>
              <w:numPr>
                <w:ilvl w:val="0"/>
                <w:numId w:val="2"/>
              </w:numPr>
              <w:spacing w:before="120" w:beforeAutospacing="0" w:after="0"/>
              <w:jc w:val="both"/>
            </w:pPr>
            <w:r w:rsidRPr="009C203C">
              <w:t>Về chương trình ứng dụng:</w:t>
            </w:r>
          </w:p>
          <w:p w14:paraId="1AE5F23D" w14:textId="59938A3D" w:rsidR="002B5C97" w:rsidRDefault="002B5C97"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0C2B3E80" w14:textId="77777777" w:rsidR="00C4432E" w:rsidRPr="009C203C" w:rsidRDefault="00C4432E" w:rsidP="00022EAB">
            <w:pPr>
              <w:pStyle w:val="ListParagraph"/>
              <w:tabs>
                <w:tab w:val="left" w:leader="dot" w:pos="8535"/>
              </w:tabs>
              <w:spacing w:before="120" w:line="360" w:lineRule="auto"/>
              <w:ind w:left="0"/>
              <w:rPr>
                <w:sz w:val="26"/>
                <w:szCs w:val="26"/>
              </w:rPr>
            </w:pPr>
          </w:p>
          <w:p w14:paraId="028AD8CB" w14:textId="77777777" w:rsidR="002B5C97" w:rsidRPr="009C203C" w:rsidRDefault="002B5C97" w:rsidP="00FC0FBC">
            <w:pPr>
              <w:numPr>
                <w:ilvl w:val="0"/>
                <w:numId w:val="2"/>
              </w:numPr>
              <w:spacing w:before="120" w:beforeAutospacing="0" w:after="0"/>
              <w:jc w:val="both"/>
            </w:pPr>
            <w:r w:rsidRPr="009C203C">
              <w:lastRenderedPageBreak/>
              <w:t>Về thái độ làm việc của sinh viên:</w:t>
            </w:r>
          </w:p>
          <w:p w14:paraId="23AB93ED" w14:textId="77777777" w:rsidR="002B5C97" w:rsidRPr="009C203C" w:rsidRDefault="002B5C97"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0856BD13" w14:textId="77777777" w:rsidR="002B5C97" w:rsidRPr="009C203C" w:rsidRDefault="002B5C97" w:rsidP="00022EAB">
            <w:pPr>
              <w:spacing w:before="120"/>
            </w:pPr>
            <w:r w:rsidRPr="009C203C">
              <w:rPr>
                <w:b/>
              </w:rPr>
              <w:t>Đánh giá chung:</w:t>
            </w:r>
          </w:p>
          <w:p w14:paraId="02A04172" w14:textId="77777777" w:rsidR="002B5C97" w:rsidRPr="009C203C" w:rsidRDefault="002B5C97"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58FB6716" w14:textId="77777777" w:rsidR="002B5C97" w:rsidRPr="009C203C" w:rsidRDefault="002B5C97" w:rsidP="00022EAB">
            <w:pPr>
              <w:spacing w:before="120"/>
              <w:rPr>
                <w:b/>
              </w:rPr>
            </w:pPr>
            <w:r w:rsidRPr="009C203C">
              <w:rPr>
                <w:b/>
              </w:rPr>
              <w:t>Điểm từng sinh viên:</w:t>
            </w:r>
          </w:p>
          <w:p w14:paraId="3FAEAB6F" w14:textId="24AC3A13" w:rsidR="002B5C97" w:rsidRPr="009C203C" w:rsidRDefault="002B5C97" w:rsidP="00022EAB">
            <w:pPr>
              <w:spacing w:before="120"/>
            </w:pPr>
            <w:r w:rsidRPr="009C203C">
              <w:t>Nguyễn Hoàng Long</w:t>
            </w:r>
            <w:r w:rsidRPr="009C203C">
              <w:rPr>
                <w:b/>
              </w:rPr>
              <w:t>:………../10</w:t>
            </w:r>
          </w:p>
          <w:p w14:paraId="2AF39625" w14:textId="5D9A7869" w:rsidR="002B5C97" w:rsidRPr="009C203C" w:rsidRDefault="002B5C97" w:rsidP="00022EAB">
            <w:pPr>
              <w:spacing w:before="120"/>
            </w:pPr>
            <w:r w:rsidRPr="009C203C">
              <w:t>Nguyễn Sơn Lâm</w:t>
            </w:r>
            <w:r w:rsidRPr="009C203C">
              <w:rPr>
                <w:b/>
              </w:rPr>
              <w:t>:………../10</w:t>
            </w:r>
          </w:p>
        </w:tc>
      </w:tr>
      <w:tr w:rsidR="002B5C97" w:rsidRPr="009C203C" w14:paraId="7CCD15D5" w14:textId="77777777" w:rsidTr="00A65D06">
        <w:trPr>
          <w:trHeight w:val="357"/>
        </w:trPr>
        <w:tc>
          <w:tcPr>
            <w:tcW w:w="9214" w:type="dxa"/>
            <w:tcBorders>
              <w:top w:val="nil"/>
              <w:left w:val="nil"/>
              <w:bottom w:val="nil"/>
              <w:right w:val="nil"/>
            </w:tcBorders>
          </w:tcPr>
          <w:p w14:paraId="228FAC2E" w14:textId="77777777" w:rsidR="002B5C97" w:rsidRPr="009C203C" w:rsidRDefault="002B5C97" w:rsidP="00022EAB">
            <w:pPr>
              <w:spacing w:before="120"/>
              <w:rPr>
                <w:b/>
              </w:rPr>
            </w:pPr>
          </w:p>
        </w:tc>
      </w:tr>
    </w:tbl>
    <w:p w14:paraId="62CB8443" w14:textId="77777777" w:rsidR="002B5C97" w:rsidRPr="009C203C" w:rsidRDefault="002B5C97" w:rsidP="00022EAB"/>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2B5C97" w:rsidRPr="009C203C" w14:paraId="4A5786E1" w14:textId="77777777" w:rsidTr="00A65D06">
        <w:tc>
          <w:tcPr>
            <w:tcW w:w="4927" w:type="dxa"/>
          </w:tcPr>
          <w:p w14:paraId="349DF028" w14:textId="77777777" w:rsidR="002B5C97" w:rsidRPr="009C203C" w:rsidRDefault="002B5C97" w:rsidP="00022EAB">
            <w:pPr>
              <w:spacing w:line="360" w:lineRule="auto"/>
              <w:rPr>
                <w:rFonts w:ascii="Times New Roman" w:hAnsi="Times New Roman" w:cs="Times New Roman"/>
                <w:sz w:val="26"/>
                <w:szCs w:val="26"/>
              </w:rPr>
            </w:pPr>
          </w:p>
        </w:tc>
        <w:tc>
          <w:tcPr>
            <w:tcW w:w="5246" w:type="dxa"/>
          </w:tcPr>
          <w:p w14:paraId="2A130500" w14:textId="77777777" w:rsidR="002B5C97" w:rsidRPr="009C203C" w:rsidRDefault="002B5C97" w:rsidP="00022EAB">
            <w:pPr>
              <w:spacing w:line="360" w:lineRule="auto"/>
              <w:jc w:val="center"/>
              <w:rPr>
                <w:rFonts w:ascii="Times New Roman" w:hAnsi="Times New Roman" w:cs="Times New Roman"/>
                <w:sz w:val="26"/>
                <w:szCs w:val="26"/>
              </w:rPr>
            </w:pPr>
            <w:r w:rsidRPr="009C203C">
              <w:rPr>
                <w:rFonts w:ascii="Times New Roman" w:hAnsi="Times New Roman" w:cs="Times New Roman"/>
                <w:sz w:val="26"/>
                <w:szCs w:val="26"/>
              </w:rPr>
              <w:t>Người nhận xét</w:t>
            </w:r>
          </w:p>
          <w:p w14:paraId="36B39C01" w14:textId="77777777" w:rsidR="002B5C97" w:rsidRPr="009C203C" w:rsidRDefault="002B5C97" w:rsidP="00022EAB">
            <w:pPr>
              <w:spacing w:line="360" w:lineRule="auto"/>
              <w:jc w:val="center"/>
              <w:rPr>
                <w:rFonts w:ascii="Times New Roman" w:hAnsi="Times New Roman" w:cs="Times New Roman"/>
                <w:sz w:val="26"/>
                <w:szCs w:val="26"/>
              </w:rPr>
            </w:pPr>
            <w:r w:rsidRPr="009C203C">
              <w:rPr>
                <w:rFonts w:ascii="Times New Roman" w:hAnsi="Times New Roman" w:cs="Times New Roman"/>
                <w:sz w:val="26"/>
                <w:szCs w:val="26"/>
              </w:rPr>
              <w:t>(Ký tên và ghi rõ họ tên)</w:t>
            </w:r>
          </w:p>
          <w:p w14:paraId="2374A563" w14:textId="77777777" w:rsidR="002B5C97" w:rsidRPr="009C203C" w:rsidRDefault="002B5C97" w:rsidP="00022EAB">
            <w:pPr>
              <w:spacing w:line="360" w:lineRule="auto"/>
              <w:jc w:val="center"/>
              <w:rPr>
                <w:rFonts w:ascii="Times New Roman" w:hAnsi="Times New Roman" w:cs="Times New Roman"/>
                <w:sz w:val="26"/>
                <w:szCs w:val="26"/>
              </w:rPr>
            </w:pPr>
          </w:p>
          <w:p w14:paraId="4CF98455" w14:textId="77777777" w:rsidR="002B5C97" w:rsidRPr="009C203C" w:rsidRDefault="002B5C97" w:rsidP="00022EAB">
            <w:pPr>
              <w:spacing w:line="360" w:lineRule="auto"/>
              <w:jc w:val="center"/>
              <w:rPr>
                <w:rFonts w:ascii="Times New Roman" w:hAnsi="Times New Roman" w:cs="Times New Roman"/>
                <w:sz w:val="26"/>
                <w:szCs w:val="26"/>
              </w:rPr>
            </w:pPr>
          </w:p>
          <w:p w14:paraId="1B5681A7" w14:textId="77777777" w:rsidR="002B5C97" w:rsidRPr="009C203C" w:rsidRDefault="002B5C97" w:rsidP="00022EAB">
            <w:pPr>
              <w:spacing w:line="360" w:lineRule="auto"/>
              <w:jc w:val="center"/>
              <w:rPr>
                <w:rFonts w:ascii="Times New Roman" w:hAnsi="Times New Roman" w:cs="Times New Roman"/>
                <w:sz w:val="26"/>
                <w:szCs w:val="26"/>
              </w:rPr>
            </w:pPr>
          </w:p>
          <w:p w14:paraId="60B8B62A" w14:textId="77777777" w:rsidR="002B5C97" w:rsidRPr="009C203C" w:rsidRDefault="002B5C97" w:rsidP="00022EAB">
            <w:pPr>
              <w:spacing w:line="360" w:lineRule="auto"/>
              <w:jc w:val="center"/>
              <w:rPr>
                <w:rFonts w:ascii="Times New Roman" w:hAnsi="Times New Roman" w:cs="Times New Roman"/>
                <w:sz w:val="26"/>
                <w:szCs w:val="26"/>
              </w:rPr>
            </w:pPr>
          </w:p>
          <w:p w14:paraId="29314293" w14:textId="77777777" w:rsidR="002B5C97" w:rsidRPr="009C203C" w:rsidDel="00586B45" w:rsidRDefault="002B5C97" w:rsidP="00022EAB">
            <w:pPr>
              <w:spacing w:line="360" w:lineRule="auto"/>
              <w:jc w:val="center"/>
              <w:rPr>
                <w:del w:id="157" w:author="NGUYỄN HOÀNG LONG" w:date="2021-01-05T11:53:00Z"/>
                <w:rFonts w:ascii="Times New Roman" w:hAnsi="Times New Roman" w:cs="Times New Roman"/>
                <w:sz w:val="26"/>
                <w:szCs w:val="26"/>
              </w:rPr>
            </w:pPr>
          </w:p>
          <w:p w14:paraId="61D3C8A8" w14:textId="77777777" w:rsidR="002B5C97" w:rsidRPr="009C203C" w:rsidDel="00586B45" w:rsidRDefault="002B5C97" w:rsidP="00022EAB">
            <w:pPr>
              <w:spacing w:line="360" w:lineRule="auto"/>
              <w:jc w:val="center"/>
              <w:rPr>
                <w:del w:id="158" w:author="NGUYỄN HOÀNG LONG" w:date="2021-01-05T11:53:00Z"/>
                <w:rFonts w:ascii="Times New Roman" w:hAnsi="Times New Roman" w:cs="Times New Roman"/>
                <w:sz w:val="26"/>
                <w:szCs w:val="26"/>
              </w:rPr>
            </w:pPr>
          </w:p>
          <w:p w14:paraId="14C5CB45" w14:textId="77777777" w:rsidR="002B5C97" w:rsidRPr="009C203C" w:rsidDel="00586B45" w:rsidRDefault="002B5C97" w:rsidP="00022EAB">
            <w:pPr>
              <w:spacing w:line="360" w:lineRule="auto"/>
              <w:jc w:val="center"/>
              <w:rPr>
                <w:del w:id="159" w:author="NGUYỄN HOÀNG LONG" w:date="2021-01-05T11:54:00Z"/>
                <w:rFonts w:ascii="Times New Roman" w:hAnsi="Times New Roman" w:cs="Times New Roman"/>
                <w:sz w:val="26"/>
                <w:szCs w:val="26"/>
              </w:rPr>
            </w:pPr>
          </w:p>
          <w:p w14:paraId="0313E1AC" w14:textId="77777777" w:rsidR="002B5C97" w:rsidRPr="009C203C" w:rsidDel="00586B45" w:rsidRDefault="002B5C97" w:rsidP="00022EAB">
            <w:pPr>
              <w:spacing w:line="360" w:lineRule="auto"/>
              <w:jc w:val="center"/>
              <w:rPr>
                <w:del w:id="160" w:author="NGUYỄN HOÀNG LONG" w:date="2021-01-05T11:54:00Z"/>
                <w:rFonts w:ascii="Times New Roman" w:hAnsi="Times New Roman" w:cs="Times New Roman"/>
                <w:sz w:val="26"/>
                <w:szCs w:val="26"/>
              </w:rPr>
            </w:pPr>
          </w:p>
          <w:p w14:paraId="553AC2FF" w14:textId="77777777" w:rsidR="002B5C97" w:rsidRPr="009C203C" w:rsidRDefault="002B5C97" w:rsidP="00022EAB">
            <w:pPr>
              <w:spacing w:line="360" w:lineRule="auto"/>
              <w:jc w:val="center"/>
              <w:rPr>
                <w:rFonts w:ascii="Times New Roman" w:hAnsi="Times New Roman" w:cs="Times New Roman"/>
                <w:sz w:val="26"/>
                <w:szCs w:val="26"/>
              </w:rPr>
            </w:pPr>
          </w:p>
        </w:tc>
      </w:tr>
    </w:tbl>
    <w:tbl>
      <w:tblPr>
        <w:tblpPr w:leftFromText="180" w:rightFromText="180" w:vertAnchor="page" w:horzAnchor="margin" w:tblpXSpec="center" w:tblpY="1549"/>
        <w:tblW w:w="9781" w:type="dxa"/>
        <w:tblLook w:val="04A0" w:firstRow="1" w:lastRow="0" w:firstColumn="1" w:lastColumn="0" w:noHBand="0" w:noVBand="1"/>
      </w:tblPr>
      <w:tblGrid>
        <w:gridCol w:w="4536"/>
        <w:gridCol w:w="5245"/>
      </w:tblGrid>
      <w:tr w:rsidR="00094DBD" w:rsidRPr="009C203C" w14:paraId="36664754" w14:textId="77777777" w:rsidTr="00BA7178">
        <w:trPr>
          <w:trHeight w:val="1842"/>
        </w:trPr>
        <w:tc>
          <w:tcPr>
            <w:tcW w:w="4536" w:type="dxa"/>
            <w:shd w:val="clear" w:color="auto" w:fill="auto"/>
          </w:tcPr>
          <w:p w14:paraId="09A9D5AD" w14:textId="77777777" w:rsidR="00094DBD" w:rsidRPr="009C203C" w:rsidRDefault="00094DBD" w:rsidP="00022EAB">
            <w:pPr>
              <w:jc w:val="center"/>
              <w:rPr>
                <w:sz w:val="24"/>
                <w:szCs w:val="24"/>
              </w:rPr>
            </w:pPr>
            <w:r w:rsidRPr="009C203C">
              <w:rPr>
                <w:sz w:val="24"/>
                <w:szCs w:val="24"/>
              </w:rPr>
              <w:lastRenderedPageBreak/>
              <w:t>ĐẠI HỌC QUỐC GIA TP. HỒ CHÍ MINH</w:t>
            </w:r>
          </w:p>
          <w:p w14:paraId="5377128E" w14:textId="77777777" w:rsidR="00094DBD" w:rsidRPr="009C203C" w:rsidRDefault="00094DBD" w:rsidP="00022EAB">
            <w:pPr>
              <w:jc w:val="center"/>
              <w:rPr>
                <w:b/>
                <w:sz w:val="24"/>
                <w:szCs w:val="24"/>
              </w:rPr>
            </w:pPr>
            <w:r w:rsidRPr="009C203C">
              <w:rPr>
                <w:b/>
                <w:sz w:val="24"/>
                <w:szCs w:val="24"/>
              </w:rPr>
              <w:t>TRƯỜNG ĐẠI HỌC</w:t>
            </w:r>
          </w:p>
          <w:p w14:paraId="1A0FC115" w14:textId="77777777" w:rsidR="00094DBD" w:rsidRPr="009C203C" w:rsidRDefault="00094DBD" w:rsidP="00022EAB">
            <w:pPr>
              <w:jc w:val="center"/>
              <w:rPr>
                <w:b/>
              </w:rPr>
            </w:pPr>
            <w:r w:rsidRPr="009C203C">
              <w:rPr>
                <w:b/>
                <w:noProof/>
                <w:sz w:val="24"/>
                <w:szCs w:val="24"/>
              </w:rPr>
              <mc:AlternateContent>
                <mc:Choice Requires="wps">
                  <w:drawing>
                    <wp:anchor distT="0" distB="0" distL="114300" distR="114300" simplePos="0" relativeHeight="251658245" behindDoc="0" locked="0" layoutInCell="1" allowOverlap="1" wp14:anchorId="2C959E64" wp14:editId="02EA283E">
                      <wp:simplePos x="0" y="0"/>
                      <wp:positionH relativeFrom="column">
                        <wp:posOffset>507365</wp:posOffset>
                      </wp:positionH>
                      <wp:positionV relativeFrom="paragraph">
                        <wp:posOffset>447040</wp:posOffset>
                      </wp:positionV>
                      <wp:extent cx="1828800" cy="0"/>
                      <wp:effectExtent l="12700" t="5715" r="6350" b="13335"/>
                      <wp:wrapNone/>
                      <wp:docPr id="6" name="Đường nối Thẳng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234F0F" id="Đường nối Thẳng 6"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35.2pt" to="183.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"/>
                  </w:pict>
                </mc:Fallback>
              </mc:AlternateContent>
            </w:r>
            <w:r w:rsidRPr="009C203C">
              <w:rPr>
                <w:b/>
                <w:sz w:val="24"/>
                <w:szCs w:val="24"/>
              </w:rPr>
              <w:t>CÔNG NGHỆ THÔNG TIN</w:t>
            </w:r>
          </w:p>
        </w:tc>
        <w:tc>
          <w:tcPr>
            <w:tcW w:w="5245" w:type="dxa"/>
            <w:shd w:val="clear" w:color="auto" w:fill="auto"/>
          </w:tcPr>
          <w:p w14:paraId="696F00E4" w14:textId="77777777" w:rsidR="00094DBD" w:rsidRPr="009C203C" w:rsidRDefault="00094DBD" w:rsidP="00022EAB">
            <w:pPr>
              <w:jc w:val="center"/>
              <w:rPr>
                <w:b/>
                <w:sz w:val="24"/>
                <w:szCs w:val="24"/>
              </w:rPr>
            </w:pPr>
            <w:r w:rsidRPr="009C203C">
              <w:rPr>
                <w:b/>
                <w:sz w:val="24"/>
                <w:szCs w:val="24"/>
              </w:rPr>
              <w:t>CỘNG HÒA XÃ HỘI CHỦ NGHĨA VIỆT NAM</w:t>
            </w:r>
          </w:p>
          <w:p w14:paraId="628228DB" w14:textId="77777777" w:rsidR="00094DBD" w:rsidRPr="009C203C" w:rsidRDefault="00094DBD" w:rsidP="00022EAB">
            <w:pPr>
              <w:jc w:val="center"/>
              <w:rPr>
                <w:b/>
              </w:rPr>
            </w:pPr>
            <w:r w:rsidRPr="009C203C">
              <w:rPr>
                <w:noProof/>
                <w:sz w:val="24"/>
                <w:szCs w:val="24"/>
              </w:rPr>
              <mc:AlternateContent>
                <mc:Choice Requires="wps">
                  <w:drawing>
                    <wp:anchor distT="0" distB="0" distL="114300" distR="114300" simplePos="0" relativeHeight="251658244" behindDoc="0" locked="0" layoutInCell="1" allowOverlap="1" wp14:anchorId="6C1671B1" wp14:editId="341482B9">
                      <wp:simplePos x="0" y="0"/>
                      <wp:positionH relativeFrom="column">
                        <wp:posOffset>812800</wp:posOffset>
                      </wp:positionH>
                      <wp:positionV relativeFrom="paragraph">
                        <wp:posOffset>292735</wp:posOffset>
                      </wp:positionV>
                      <wp:extent cx="1828800" cy="0"/>
                      <wp:effectExtent l="12700" t="6985" r="6350" b="12065"/>
                      <wp:wrapNone/>
                      <wp:docPr id="7" name="Đường nối Thẳng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491B2B" id="Đường nối Thẳng 7"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COXdk/5QEAAH8DAAAOAAAAAAAAAAAAAAAAAC4CAABkcnMvZTJvRG9jLnhtbFBLAQIt&#10;ABQABgAIAAAAIQDUQY8E3AAAAAkBAAAPAAAAAAAAAAAAAAAAAD8EAABkcnMvZG93bnJldi54bWxQ&#10;SwUGAAAAAAQABADzAAAASAUAAAAA&#10;"/>
                  </w:pict>
                </mc:Fallback>
              </mc:AlternateContent>
            </w:r>
            <w:r w:rsidRPr="009C203C">
              <w:rPr>
                <w:b/>
                <w:sz w:val="24"/>
                <w:szCs w:val="24"/>
              </w:rPr>
              <w:t>Độc Lập - Tự Do - Hạnh Phúc</w:t>
            </w:r>
          </w:p>
        </w:tc>
      </w:tr>
      <w:tr w:rsidR="00094DBD" w:rsidRPr="009C203C" w14:paraId="50B14287" w14:textId="77777777" w:rsidTr="00BA7178">
        <w:trPr>
          <w:trHeight w:val="494"/>
        </w:trPr>
        <w:tc>
          <w:tcPr>
            <w:tcW w:w="4536" w:type="dxa"/>
            <w:shd w:val="clear" w:color="auto" w:fill="auto"/>
          </w:tcPr>
          <w:p w14:paraId="0CCB3F54" w14:textId="77777777" w:rsidR="00094DBD" w:rsidRPr="009C203C" w:rsidRDefault="00094DBD" w:rsidP="00022EAB">
            <w:pPr>
              <w:jc w:val="center"/>
            </w:pPr>
          </w:p>
        </w:tc>
        <w:tc>
          <w:tcPr>
            <w:tcW w:w="5245" w:type="dxa"/>
            <w:shd w:val="clear" w:color="auto" w:fill="auto"/>
          </w:tcPr>
          <w:p w14:paraId="6C493CE0" w14:textId="77777777" w:rsidR="00094DBD" w:rsidRPr="009C203C" w:rsidRDefault="00094DBD" w:rsidP="00022EAB">
            <w:pPr>
              <w:jc w:val="center"/>
              <w:rPr>
                <w:b/>
                <w:lang w:eastAsia="vi-VN"/>
              </w:rPr>
            </w:pPr>
            <w:r w:rsidRPr="009C203C">
              <w:rPr>
                <w:i/>
                <w:sz w:val="24"/>
                <w:szCs w:val="24"/>
                <w:lang w:eastAsia="vi-VN"/>
              </w:rPr>
              <w:t>TP. HCM, ngày…..tháng…..năm……..</w:t>
            </w:r>
          </w:p>
        </w:tc>
      </w:tr>
    </w:tbl>
    <w:p w14:paraId="2E4ADA6B" w14:textId="77777777" w:rsidR="00B508D4" w:rsidRDefault="00B508D4" w:rsidP="00022EAB">
      <w:pPr>
        <w:jc w:val="center"/>
        <w:rPr>
          <w:ins w:id="161" w:author="NGUYỄN HOÀNG LONG" w:date="2021-01-05T12:38:00Z"/>
          <w:b/>
          <w:bCs/>
          <w:sz w:val="28"/>
          <w:szCs w:val="28"/>
        </w:rPr>
      </w:pPr>
    </w:p>
    <w:p w14:paraId="7FA45EE4" w14:textId="77777777" w:rsidR="00B508D4" w:rsidRDefault="00B508D4" w:rsidP="00022EAB">
      <w:pPr>
        <w:jc w:val="center"/>
        <w:rPr>
          <w:ins w:id="162" w:author="NGUYỄN HOÀNG LONG" w:date="2021-01-05T12:38:00Z"/>
          <w:b/>
          <w:bCs/>
          <w:sz w:val="28"/>
          <w:szCs w:val="28"/>
        </w:rPr>
      </w:pPr>
    </w:p>
    <w:p w14:paraId="5753B74A" w14:textId="77777777" w:rsidR="00094DBD" w:rsidRPr="009C203C" w:rsidRDefault="00094DBD" w:rsidP="00022EAB">
      <w:pPr>
        <w:jc w:val="center"/>
        <w:rPr>
          <w:b/>
          <w:bCs/>
          <w:sz w:val="28"/>
          <w:szCs w:val="28"/>
        </w:rPr>
      </w:pPr>
      <w:r w:rsidRPr="009C203C">
        <w:rPr>
          <w:b/>
          <w:bCs/>
          <w:sz w:val="28"/>
          <w:szCs w:val="28"/>
        </w:rPr>
        <w:t>NHẬN XÉT KHÓA LUẬN TỐT NGHIỆP</w:t>
      </w:r>
    </w:p>
    <w:p w14:paraId="41AB6A13" w14:textId="1A9C058D" w:rsidR="00094DBD" w:rsidRPr="009C203C" w:rsidRDefault="00094DBD" w:rsidP="00022EAB">
      <w:pPr>
        <w:jc w:val="center"/>
        <w:rPr>
          <w:b/>
          <w:sz w:val="28"/>
          <w:szCs w:val="28"/>
        </w:rPr>
      </w:pPr>
      <w:r w:rsidRPr="009C203C">
        <w:rPr>
          <w:b/>
          <w:sz w:val="28"/>
          <w:szCs w:val="28"/>
        </w:rPr>
        <w:t>CỦA CÁN BỘ PHẢN BIỆN</w:t>
      </w:r>
    </w:p>
    <w:p w14:paraId="68112CB9" w14:textId="77777777" w:rsidR="00094DBD" w:rsidRPr="009C203C" w:rsidRDefault="00094DBD" w:rsidP="00022EAB">
      <w:pPr>
        <w:rPr>
          <w:b/>
          <w:bCs/>
        </w:rPr>
      </w:pPr>
      <w:r w:rsidRPr="009C203C">
        <w:rPr>
          <w:b/>
          <w:bCs/>
        </w:rPr>
        <w:t>Tên khóa luận:</w:t>
      </w:r>
    </w:p>
    <w:p w14:paraId="75ED9C88" w14:textId="77777777" w:rsidR="00094DBD" w:rsidRPr="009C203C" w:rsidRDefault="00094DBD" w:rsidP="00022EAB">
      <w:pPr>
        <w:jc w:val="center"/>
        <w:rPr>
          <w:b/>
          <w:bCs/>
        </w:rPr>
      </w:pPr>
      <w:r w:rsidRPr="009C203C">
        <w:rPr>
          <w:b/>
          <w:bCs/>
        </w:rPr>
        <w:t>STUDY ON EXAM INVIGILATOR ASSIGNMENT ALGORITHMS</w:t>
      </w:r>
    </w:p>
    <w:p w14:paraId="379AF9C1" w14:textId="1DCA67AC" w:rsidR="00094DBD" w:rsidRPr="009C203C" w:rsidRDefault="00094DBD" w:rsidP="00022EAB">
      <w:pPr>
        <w:rPr>
          <w:b/>
          <w:bCs/>
        </w:rPr>
      </w:pPr>
      <w:r w:rsidRPr="009C203C">
        <w:rPr>
          <w:b/>
          <w:bCs/>
        </w:rPr>
        <w:t>Nhóm sinh viên thực hiện:</w:t>
      </w:r>
      <w:r w:rsidRPr="009C203C">
        <w:rPr>
          <w:b/>
          <w:bCs/>
        </w:rPr>
        <w:tab/>
      </w:r>
      <w:r w:rsidR="00833BE1">
        <w:rPr>
          <w:b/>
          <w:bCs/>
        </w:rPr>
        <w:tab/>
      </w:r>
      <w:r w:rsidR="00833BE1">
        <w:rPr>
          <w:b/>
          <w:bCs/>
        </w:rPr>
        <w:tab/>
      </w:r>
      <w:r w:rsidR="00833BE1">
        <w:rPr>
          <w:b/>
          <w:bCs/>
        </w:rPr>
        <w:tab/>
      </w:r>
      <w:r w:rsidRPr="009C203C">
        <w:rPr>
          <w:b/>
          <w:bCs/>
        </w:rPr>
        <w:t>Cán bộ phản biện:</w:t>
      </w:r>
    </w:p>
    <w:p w14:paraId="4F6C2DC4" w14:textId="5DBAADA0" w:rsidR="00094DBD" w:rsidRPr="009C203C" w:rsidRDefault="00481AA1" w:rsidP="00022EAB">
      <w:r w:rsidRPr="009C203C">
        <w:t xml:space="preserve">- </w:t>
      </w:r>
      <w:r w:rsidR="00094DBD" w:rsidRPr="009C203C">
        <w:t>Nguyễn Hoàng Long – 16520688</w:t>
      </w:r>
      <w:r w:rsidR="00094DBD" w:rsidRPr="009C203C">
        <w:tab/>
      </w:r>
      <w:r w:rsidR="00833BE1">
        <w:tab/>
      </w:r>
      <w:r w:rsidR="00833BE1">
        <w:tab/>
      </w:r>
      <w:r w:rsidRPr="009C203C">
        <w:t>-</w:t>
      </w:r>
    </w:p>
    <w:p w14:paraId="04248B14" w14:textId="016EE131" w:rsidR="00094DBD" w:rsidRPr="009C203C" w:rsidRDefault="00481AA1" w:rsidP="00022EAB">
      <w:r w:rsidRPr="009C203C">
        <w:t xml:space="preserve">- </w:t>
      </w:r>
      <w:r w:rsidR="00094DBD" w:rsidRPr="009C203C">
        <w:t xml:space="preserve">Nguyễn Sơn Lâm – 16521708 </w:t>
      </w:r>
    </w:p>
    <w:p w14:paraId="08F82DB3" w14:textId="77777777" w:rsidR="00094DBD" w:rsidRPr="009C203C" w:rsidRDefault="00094DBD" w:rsidP="00022EAB">
      <w:pPr>
        <w:rPr>
          <w:b/>
          <w:bCs/>
        </w:rPr>
      </w:pPr>
      <w:r w:rsidRPr="009C203C">
        <w:rPr>
          <w:b/>
          <w:bCs/>
        </w:rPr>
        <w:lastRenderedPageBreak/>
        <w:t>Đánh giá khóa luận:</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4"/>
      </w:tblGrid>
      <w:tr w:rsidR="00094DBD" w:rsidRPr="009C203C" w14:paraId="220FBED3" w14:textId="77777777" w:rsidTr="00A65D06">
        <w:trPr>
          <w:trHeight w:val="357"/>
        </w:trPr>
        <w:tc>
          <w:tcPr>
            <w:tcW w:w="9214" w:type="dxa"/>
            <w:tcBorders>
              <w:top w:val="nil"/>
              <w:left w:val="nil"/>
              <w:bottom w:val="nil"/>
              <w:right w:val="nil"/>
            </w:tcBorders>
          </w:tcPr>
          <w:p w14:paraId="33FDDEAE" w14:textId="77777777" w:rsidR="00094DBD" w:rsidRPr="009C203C" w:rsidRDefault="00094DBD">
            <w:pPr>
              <w:pStyle w:val="ListParagraph"/>
              <w:widowControl/>
              <w:numPr>
                <w:ilvl w:val="0"/>
                <w:numId w:val="49"/>
              </w:numPr>
              <w:autoSpaceDE/>
              <w:autoSpaceDN/>
              <w:spacing w:before="120" w:line="360" w:lineRule="auto"/>
              <w:contextualSpacing/>
              <w:jc w:val="both"/>
              <w:rPr>
                <w:sz w:val="26"/>
                <w:szCs w:val="26"/>
              </w:rPr>
              <w:pPrChange w:id="163" w:author="NGUYỄN HOÀNG LONG" w:date="2021-01-05T11:54:00Z">
                <w:pPr>
                  <w:pStyle w:val="ListParagraph"/>
                  <w:widowControl/>
                  <w:numPr>
                    <w:numId w:val="2"/>
                  </w:numPr>
                  <w:tabs>
                    <w:tab w:val="num" w:pos="360"/>
                  </w:tabs>
                  <w:autoSpaceDE/>
                  <w:autoSpaceDN/>
                  <w:spacing w:before="120" w:line="360" w:lineRule="auto"/>
                  <w:ind w:left="360" w:hanging="360"/>
                  <w:contextualSpacing/>
                  <w:jc w:val="both"/>
                </w:pPr>
              </w:pPrChange>
            </w:pPr>
            <w:r w:rsidRPr="009C203C">
              <w:rPr>
                <w:sz w:val="26"/>
                <w:szCs w:val="26"/>
              </w:rPr>
              <w:t>Về cuốn báo cáo:</w:t>
            </w:r>
          </w:p>
          <w:p w14:paraId="2D548AF6" w14:textId="77777777" w:rsidR="00094DBD" w:rsidRPr="009C203C" w:rsidRDefault="00094DBD" w:rsidP="00022EAB">
            <w:pPr>
              <w:tabs>
                <w:tab w:val="left" w:pos="2880"/>
                <w:tab w:val="right" w:leader="underscore" w:pos="3960"/>
                <w:tab w:val="left" w:pos="4680"/>
                <w:tab w:val="left" w:pos="6120"/>
                <w:tab w:val="right" w:leader="underscore" w:pos="7200"/>
              </w:tabs>
              <w:ind w:left="360" w:hanging="360"/>
            </w:pPr>
            <w:r w:rsidRPr="009C203C">
              <w:t xml:space="preserve">      Số trang</w:t>
            </w:r>
            <w:r w:rsidRPr="009C203C">
              <w:tab/>
            </w:r>
            <w:r w:rsidRPr="009C203C">
              <w:tab/>
            </w:r>
            <w:r w:rsidRPr="009C203C">
              <w:tab/>
              <w:t>Số chương</w:t>
            </w:r>
            <w:r w:rsidRPr="009C203C">
              <w:tab/>
            </w:r>
            <w:r w:rsidRPr="009C203C">
              <w:tab/>
            </w:r>
          </w:p>
          <w:p w14:paraId="1F63B95D" w14:textId="77777777" w:rsidR="00094DBD" w:rsidRPr="009C203C" w:rsidRDefault="00094DBD" w:rsidP="00022EAB">
            <w:pPr>
              <w:tabs>
                <w:tab w:val="left" w:pos="2880"/>
                <w:tab w:val="right" w:leader="underscore" w:pos="3960"/>
                <w:tab w:val="left" w:pos="4680"/>
                <w:tab w:val="left" w:pos="6120"/>
                <w:tab w:val="right" w:leader="underscore" w:pos="7200"/>
              </w:tabs>
              <w:ind w:left="360" w:hanging="360"/>
            </w:pPr>
            <w:r w:rsidRPr="009C203C">
              <w:tab/>
              <w:t>Số bảng số liệu</w:t>
            </w:r>
            <w:r w:rsidRPr="009C203C">
              <w:tab/>
            </w:r>
            <w:r w:rsidRPr="009C203C">
              <w:tab/>
            </w:r>
            <w:r w:rsidRPr="009C203C">
              <w:tab/>
              <w:t>Số hình vẽ</w:t>
            </w:r>
            <w:r w:rsidRPr="009C203C">
              <w:tab/>
            </w:r>
            <w:r w:rsidRPr="009C203C">
              <w:tab/>
            </w:r>
          </w:p>
          <w:p w14:paraId="4FCAEEE3" w14:textId="77777777" w:rsidR="00094DBD" w:rsidRPr="009C203C" w:rsidRDefault="00094DBD" w:rsidP="00022EAB">
            <w:pPr>
              <w:tabs>
                <w:tab w:val="left" w:pos="2880"/>
                <w:tab w:val="right" w:leader="underscore" w:pos="3960"/>
                <w:tab w:val="left" w:pos="4680"/>
                <w:tab w:val="left" w:pos="6120"/>
                <w:tab w:val="right" w:leader="underscore" w:pos="7200"/>
              </w:tabs>
              <w:ind w:left="360" w:hanging="360"/>
            </w:pPr>
            <w:r w:rsidRPr="009C203C">
              <w:tab/>
              <w:t>Số tài liệu tham khảo</w:t>
            </w:r>
            <w:r w:rsidRPr="009C203C">
              <w:tab/>
            </w:r>
            <w:r w:rsidRPr="009C203C">
              <w:tab/>
            </w:r>
            <w:r w:rsidRPr="009C203C">
              <w:tab/>
              <w:t xml:space="preserve">Sản phẩm </w:t>
            </w:r>
            <w:r w:rsidRPr="009C203C">
              <w:tab/>
            </w:r>
            <w:r w:rsidRPr="009C203C">
              <w:tab/>
            </w:r>
          </w:p>
          <w:p w14:paraId="373B6CF5" w14:textId="77777777" w:rsidR="00094DBD" w:rsidRPr="009C203C" w:rsidRDefault="00094DBD" w:rsidP="00022EAB">
            <w:pPr>
              <w:pStyle w:val="ListParagraph"/>
              <w:spacing w:before="120" w:line="360" w:lineRule="auto"/>
              <w:ind w:left="360"/>
              <w:rPr>
                <w:sz w:val="26"/>
                <w:szCs w:val="26"/>
              </w:rPr>
            </w:pPr>
          </w:p>
          <w:p w14:paraId="7DCFBB75" w14:textId="77777777" w:rsidR="00094DBD" w:rsidRPr="009C203C" w:rsidRDefault="00094DBD" w:rsidP="00022EAB">
            <w:pPr>
              <w:pStyle w:val="ListParagraph"/>
              <w:spacing w:before="120" w:line="360" w:lineRule="auto"/>
              <w:ind w:left="360"/>
              <w:rPr>
                <w:sz w:val="26"/>
                <w:szCs w:val="26"/>
              </w:rPr>
            </w:pPr>
            <w:r w:rsidRPr="009C203C">
              <w:rPr>
                <w:sz w:val="26"/>
                <w:szCs w:val="26"/>
              </w:rPr>
              <w:t>Một số nhận xét về hình thức cuốn báo cáo:</w:t>
            </w:r>
          </w:p>
          <w:p w14:paraId="25576A25" w14:textId="77777777" w:rsidR="00094DBD" w:rsidRPr="009C203C" w:rsidRDefault="00094DBD"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258FE3FC" w14:textId="77777777" w:rsidR="00094DBD" w:rsidRPr="009C203C" w:rsidRDefault="00094DBD">
            <w:pPr>
              <w:pStyle w:val="ListParagraph"/>
              <w:widowControl/>
              <w:numPr>
                <w:ilvl w:val="0"/>
                <w:numId w:val="49"/>
              </w:numPr>
              <w:autoSpaceDE/>
              <w:autoSpaceDN/>
              <w:spacing w:before="120" w:line="360" w:lineRule="auto"/>
              <w:contextualSpacing/>
              <w:jc w:val="both"/>
              <w:rPr>
                <w:sz w:val="26"/>
                <w:szCs w:val="26"/>
              </w:rPr>
              <w:pPrChange w:id="164" w:author="NGUYỄN HOÀNG LONG" w:date="2021-01-05T11:54:00Z">
                <w:pPr>
                  <w:pStyle w:val="ListParagraph"/>
                  <w:widowControl/>
                  <w:numPr>
                    <w:numId w:val="2"/>
                  </w:numPr>
                  <w:tabs>
                    <w:tab w:val="num" w:pos="360"/>
                  </w:tabs>
                  <w:autoSpaceDE/>
                  <w:autoSpaceDN/>
                  <w:spacing w:before="120" w:line="360" w:lineRule="auto"/>
                  <w:ind w:left="360" w:hanging="360"/>
                  <w:contextualSpacing/>
                  <w:jc w:val="both"/>
                </w:pPr>
              </w:pPrChange>
            </w:pPr>
            <w:r w:rsidRPr="009C203C">
              <w:rPr>
                <w:sz w:val="26"/>
                <w:szCs w:val="26"/>
              </w:rPr>
              <w:t>Về nội dung nghiên cứu:</w:t>
            </w:r>
          </w:p>
          <w:p w14:paraId="1C2A0C85" w14:textId="77777777" w:rsidR="00094DBD" w:rsidRPr="009C203C" w:rsidRDefault="00094DBD"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142F1938" w14:textId="77777777" w:rsidR="00094DBD" w:rsidRPr="009C203C" w:rsidRDefault="00094DBD">
            <w:pPr>
              <w:numPr>
                <w:ilvl w:val="0"/>
                <w:numId w:val="49"/>
              </w:numPr>
              <w:spacing w:before="120" w:beforeAutospacing="0" w:after="0"/>
              <w:jc w:val="both"/>
              <w:pPrChange w:id="165" w:author="NGUYỄN HOÀNG LONG" w:date="2021-01-05T11:54:00Z">
                <w:pPr>
                  <w:numPr>
                    <w:numId w:val="2"/>
                  </w:numPr>
                  <w:tabs>
                    <w:tab w:val="num" w:pos="360"/>
                  </w:tabs>
                  <w:spacing w:before="120" w:beforeAutospacing="0" w:after="0"/>
                  <w:ind w:left="360" w:hanging="360"/>
                  <w:jc w:val="both"/>
                </w:pPr>
              </w:pPrChange>
            </w:pPr>
            <w:r w:rsidRPr="009C203C">
              <w:t>Về chương trình ứng dụng:</w:t>
            </w:r>
          </w:p>
          <w:p w14:paraId="6DE73715" w14:textId="67D60A85" w:rsidR="00094DBD" w:rsidRDefault="00094DBD"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lastRenderedPageBreak/>
              <w:tab/>
            </w:r>
            <w:r w:rsidRPr="009C203C">
              <w:rPr>
                <w:sz w:val="26"/>
                <w:szCs w:val="26"/>
              </w:rPr>
              <w:tab/>
            </w:r>
          </w:p>
          <w:p w14:paraId="195E8150" w14:textId="77777777" w:rsidR="00C4432E" w:rsidRPr="009C203C" w:rsidRDefault="00C4432E" w:rsidP="00022EAB">
            <w:pPr>
              <w:pStyle w:val="ListParagraph"/>
              <w:tabs>
                <w:tab w:val="left" w:leader="dot" w:pos="8535"/>
              </w:tabs>
              <w:spacing w:before="120" w:line="360" w:lineRule="auto"/>
              <w:ind w:left="0"/>
              <w:rPr>
                <w:sz w:val="26"/>
                <w:szCs w:val="26"/>
              </w:rPr>
            </w:pPr>
          </w:p>
          <w:p w14:paraId="5A39143E" w14:textId="77777777" w:rsidR="00094DBD" w:rsidRPr="009C203C" w:rsidRDefault="00094DBD">
            <w:pPr>
              <w:numPr>
                <w:ilvl w:val="0"/>
                <w:numId w:val="49"/>
              </w:numPr>
              <w:spacing w:before="120" w:beforeAutospacing="0" w:after="0"/>
              <w:jc w:val="both"/>
              <w:pPrChange w:id="166" w:author="NGUYỄN HOÀNG LONG" w:date="2021-01-05T11:54:00Z">
                <w:pPr>
                  <w:numPr>
                    <w:numId w:val="2"/>
                  </w:numPr>
                  <w:tabs>
                    <w:tab w:val="num" w:pos="360"/>
                  </w:tabs>
                  <w:spacing w:before="120" w:beforeAutospacing="0" w:after="0"/>
                  <w:ind w:left="360" w:hanging="360"/>
                  <w:jc w:val="both"/>
                </w:pPr>
              </w:pPrChange>
            </w:pPr>
            <w:r w:rsidRPr="009C203C">
              <w:t>Về thái độ làm việc của sinh viên:</w:t>
            </w:r>
          </w:p>
          <w:p w14:paraId="5ACA72DA" w14:textId="77777777" w:rsidR="00094DBD" w:rsidRPr="009C203C" w:rsidRDefault="00094DBD"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23A4F75A" w14:textId="77777777" w:rsidR="00094DBD" w:rsidRPr="009C203C" w:rsidRDefault="00094DBD" w:rsidP="00022EAB">
            <w:pPr>
              <w:spacing w:before="120"/>
            </w:pPr>
            <w:r w:rsidRPr="009C203C">
              <w:rPr>
                <w:b/>
              </w:rPr>
              <w:t>Đánh giá chung:</w:t>
            </w:r>
          </w:p>
          <w:p w14:paraId="0AB20F97" w14:textId="77777777" w:rsidR="00094DBD" w:rsidRPr="009C203C" w:rsidRDefault="00094DBD" w:rsidP="00022EAB">
            <w:pPr>
              <w:pStyle w:val="ListParagraph"/>
              <w:tabs>
                <w:tab w:val="left" w:leader="dot" w:pos="8535"/>
              </w:tabs>
              <w:spacing w:before="120" w:line="360" w:lineRule="auto"/>
              <w:ind w:left="0"/>
              <w:rPr>
                <w:sz w:val="26"/>
                <w:szCs w:val="26"/>
              </w:rPr>
            </w:pP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r w:rsidRPr="009C203C">
              <w:rPr>
                <w:sz w:val="26"/>
                <w:szCs w:val="26"/>
              </w:rPr>
              <w:tab/>
            </w:r>
          </w:p>
          <w:p w14:paraId="6C0CC9CD" w14:textId="77777777" w:rsidR="00094DBD" w:rsidRPr="009C203C" w:rsidRDefault="00094DBD" w:rsidP="00022EAB">
            <w:pPr>
              <w:spacing w:before="120"/>
              <w:rPr>
                <w:b/>
              </w:rPr>
            </w:pPr>
            <w:r w:rsidRPr="009C203C">
              <w:rPr>
                <w:b/>
              </w:rPr>
              <w:t>Điểm từng sinh viên:</w:t>
            </w:r>
          </w:p>
          <w:p w14:paraId="41A6B549" w14:textId="77777777" w:rsidR="00094DBD" w:rsidRPr="009C203C" w:rsidRDefault="00094DBD" w:rsidP="00022EAB">
            <w:pPr>
              <w:spacing w:before="120"/>
            </w:pPr>
            <w:r w:rsidRPr="009C203C">
              <w:t>Nguyễn Hoàng Long</w:t>
            </w:r>
            <w:r w:rsidRPr="009C203C">
              <w:rPr>
                <w:b/>
              </w:rPr>
              <w:t>:………../10</w:t>
            </w:r>
          </w:p>
          <w:p w14:paraId="33857614" w14:textId="77777777" w:rsidR="00094DBD" w:rsidRPr="009C203C" w:rsidRDefault="00094DBD" w:rsidP="00022EAB">
            <w:pPr>
              <w:spacing w:before="120"/>
            </w:pPr>
            <w:r w:rsidRPr="009C203C">
              <w:t>Nguyễn Sơn Lâm</w:t>
            </w:r>
            <w:r w:rsidRPr="009C203C">
              <w:rPr>
                <w:b/>
              </w:rPr>
              <w:t>:………../10</w:t>
            </w:r>
          </w:p>
        </w:tc>
      </w:tr>
      <w:tr w:rsidR="00094DBD" w:rsidRPr="009C203C" w:rsidDel="00586B45" w14:paraId="30D3DAD0" w14:textId="5F28B650" w:rsidTr="00A65D06">
        <w:trPr>
          <w:trHeight w:val="357"/>
          <w:del w:id="167" w:author="NGUYỄN HOÀNG LONG" w:date="2021-01-05T11:53:00Z"/>
        </w:trPr>
        <w:tc>
          <w:tcPr>
            <w:tcW w:w="9214" w:type="dxa"/>
            <w:tcBorders>
              <w:top w:val="nil"/>
              <w:left w:val="nil"/>
              <w:bottom w:val="nil"/>
              <w:right w:val="nil"/>
            </w:tcBorders>
          </w:tcPr>
          <w:p w14:paraId="51186B29" w14:textId="77777777" w:rsidR="00094DBD" w:rsidRPr="009C203C" w:rsidDel="00586B45" w:rsidRDefault="00094DBD" w:rsidP="00022EAB">
            <w:pPr>
              <w:spacing w:before="120"/>
              <w:rPr>
                <w:del w:id="168" w:author="NGUYỄN HOÀNG LONG" w:date="2021-01-05T11:53:00Z"/>
                <w:b/>
              </w:rPr>
            </w:pPr>
          </w:p>
        </w:tc>
      </w:tr>
    </w:tbl>
    <w:p w14:paraId="4A7E2C03" w14:textId="77777777" w:rsidR="00094DBD" w:rsidRPr="009C203C" w:rsidDel="00586B45" w:rsidRDefault="00094DBD" w:rsidP="00022EAB">
      <w:pPr>
        <w:rPr>
          <w:del w:id="169" w:author="NGUYỄN HOÀNG LONG" w:date="2021-01-05T11:53:00Z"/>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094DBD" w:rsidRPr="009C203C" w14:paraId="3FC61161" w14:textId="77777777" w:rsidTr="00A65D06">
        <w:tc>
          <w:tcPr>
            <w:tcW w:w="4927" w:type="dxa"/>
          </w:tcPr>
          <w:p w14:paraId="656B4FBF" w14:textId="77777777" w:rsidR="00094DBD" w:rsidRPr="009C203C" w:rsidRDefault="00094DBD" w:rsidP="00022EAB">
            <w:pPr>
              <w:spacing w:line="360" w:lineRule="auto"/>
              <w:rPr>
                <w:rFonts w:ascii="Times New Roman" w:hAnsi="Times New Roman" w:cs="Times New Roman"/>
                <w:sz w:val="26"/>
                <w:szCs w:val="26"/>
              </w:rPr>
            </w:pPr>
          </w:p>
        </w:tc>
        <w:tc>
          <w:tcPr>
            <w:tcW w:w="5246" w:type="dxa"/>
          </w:tcPr>
          <w:p w14:paraId="60DF385D" w14:textId="77777777" w:rsidR="00094DBD" w:rsidRPr="009C203C" w:rsidRDefault="00094DBD" w:rsidP="00022EAB">
            <w:pPr>
              <w:spacing w:line="360" w:lineRule="auto"/>
              <w:jc w:val="center"/>
              <w:rPr>
                <w:rFonts w:ascii="Times New Roman" w:hAnsi="Times New Roman" w:cs="Times New Roman"/>
                <w:sz w:val="26"/>
                <w:szCs w:val="26"/>
              </w:rPr>
            </w:pPr>
            <w:r w:rsidRPr="009C203C">
              <w:rPr>
                <w:rFonts w:ascii="Times New Roman" w:hAnsi="Times New Roman" w:cs="Times New Roman"/>
                <w:sz w:val="26"/>
                <w:szCs w:val="26"/>
              </w:rPr>
              <w:t>Người nhận xét</w:t>
            </w:r>
          </w:p>
          <w:p w14:paraId="6E8229CA" w14:textId="77777777" w:rsidR="00094DBD" w:rsidRPr="009C203C" w:rsidDel="00586B45" w:rsidRDefault="00094DBD" w:rsidP="00022EAB">
            <w:pPr>
              <w:spacing w:line="360" w:lineRule="auto"/>
              <w:jc w:val="center"/>
              <w:rPr>
                <w:del w:id="170" w:author="NGUYỄN HOÀNG LONG" w:date="2021-01-05T11:53:00Z"/>
                <w:rFonts w:ascii="Times New Roman" w:hAnsi="Times New Roman" w:cs="Times New Roman"/>
                <w:sz w:val="26"/>
                <w:szCs w:val="26"/>
              </w:rPr>
            </w:pPr>
            <w:r w:rsidRPr="009C203C">
              <w:rPr>
                <w:rFonts w:ascii="Times New Roman" w:hAnsi="Times New Roman" w:cs="Times New Roman"/>
                <w:sz w:val="26"/>
                <w:szCs w:val="26"/>
              </w:rPr>
              <w:lastRenderedPageBreak/>
              <w:t>(Ký tên và ghi rõ họ tên)</w:t>
            </w:r>
          </w:p>
          <w:p w14:paraId="128A1AB4" w14:textId="77777777" w:rsidR="00094DBD" w:rsidRPr="009C203C" w:rsidDel="00586B45" w:rsidRDefault="00094DBD" w:rsidP="00022EAB">
            <w:pPr>
              <w:spacing w:line="360" w:lineRule="auto"/>
              <w:jc w:val="center"/>
              <w:rPr>
                <w:del w:id="171" w:author="NGUYỄN HOÀNG LONG" w:date="2021-01-05T11:53:00Z"/>
                <w:rFonts w:ascii="Times New Roman" w:hAnsi="Times New Roman" w:cs="Times New Roman"/>
                <w:sz w:val="26"/>
                <w:szCs w:val="26"/>
              </w:rPr>
            </w:pPr>
          </w:p>
          <w:p w14:paraId="572F29A8" w14:textId="77777777" w:rsidR="00094DBD" w:rsidRPr="009C203C" w:rsidDel="00586B45" w:rsidRDefault="00094DBD" w:rsidP="00022EAB">
            <w:pPr>
              <w:spacing w:line="360" w:lineRule="auto"/>
              <w:jc w:val="center"/>
              <w:rPr>
                <w:del w:id="172" w:author="NGUYỄN HOÀNG LONG" w:date="2021-01-05T11:53:00Z"/>
                <w:rFonts w:ascii="Times New Roman" w:hAnsi="Times New Roman" w:cs="Times New Roman"/>
                <w:sz w:val="26"/>
                <w:szCs w:val="26"/>
              </w:rPr>
            </w:pPr>
          </w:p>
          <w:p w14:paraId="475DE9B2" w14:textId="77777777" w:rsidR="00094DBD" w:rsidRPr="009C203C" w:rsidDel="00586B45" w:rsidRDefault="00094DBD" w:rsidP="00022EAB">
            <w:pPr>
              <w:spacing w:line="360" w:lineRule="auto"/>
              <w:jc w:val="center"/>
              <w:rPr>
                <w:del w:id="173" w:author="NGUYỄN HOÀNG LONG" w:date="2021-01-05T11:53:00Z"/>
                <w:rFonts w:ascii="Times New Roman" w:hAnsi="Times New Roman" w:cs="Times New Roman"/>
                <w:sz w:val="26"/>
                <w:szCs w:val="26"/>
              </w:rPr>
            </w:pPr>
          </w:p>
          <w:p w14:paraId="78DB3F6E" w14:textId="77777777" w:rsidR="00094DBD" w:rsidRPr="009C203C" w:rsidRDefault="00094DBD" w:rsidP="00022EAB">
            <w:pPr>
              <w:spacing w:line="360" w:lineRule="auto"/>
              <w:jc w:val="center"/>
              <w:rPr>
                <w:rFonts w:ascii="Times New Roman" w:hAnsi="Times New Roman" w:cs="Times New Roman"/>
                <w:sz w:val="26"/>
                <w:szCs w:val="26"/>
              </w:rPr>
            </w:pPr>
          </w:p>
          <w:p w14:paraId="0E1D6323" w14:textId="77777777" w:rsidR="00094DBD" w:rsidRPr="009C203C" w:rsidRDefault="00094DBD" w:rsidP="00022EAB">
            <w:pPr>
              <w:spacing w:line="360" w:lineRule="auto"/>
              <w:jc w:val="center"/>
              <w:rPr>
                <w:rFonts w:ascii="Times New Roman" w:hAnsi="Times New Roman" w:cs="Times New Roman"/>
                <w:sz w:val="26"/>
                <w:szCs w:val="26"/>
              </w:rPr>
            </w:pPr>
          </w:p>
          <w:p w14:paraId="1870F914" w14:textId="77777777" w:rsidR="00094DBD" w:rsidRPr="009C203C" w:rsidDel="00BC6248" w:rsidRDefault="00094DBD" w:rsidP="00022EAB">
            <w:pPr>
              <w:spacing w:line="360" w:lineRule="auto"/>
              <w:jc w:val="center"/>
              <w:rPr>
                <w:del w:id="174" w:author="NGUYỄN HOÀNG LONG" w:date="2021-01-05T11:52:00Z"/>
                <w:rFonts w:ascii="Times New Roman" w:hAnsi="Times New Roman" w:cs="Times New Roman"/>
                <w:sz w:val="26"/>
                <w:szCs w:val="26"/>
              </w:rPr>
            </w:pPr>
          </w:p>
          <w:p w14:paraId="4110330E" w14:textId="77777777" w:rsidR="00094DBD" w:rsidRPr="009C203C" w:rsidDel="00BC6248" w:rsidRDefault="00094DBD" w:rsidP="00022EAB">
            <w:pPr>
              <w:spacing w:line="360" w:lineRule="auto"/>
              <w:jc w:val="center"/>
              <w:rPr>
                <w:del w:id="175" w:author="NGUYỄN HOÀNG LONG" w:date="2021-01-05T11:52:00Z"/>
                <w:rFonts w:ascii="Times New Roman" w:hAnsi="Times New Roman" w:cs="Times New Roman"/>
                <w:sz w:val="26"/>
                <w:szCs w:val="26"/>
              </w:rPr>
            </w:pPr>
          </w:p>
          <w:p w14:paraId="2583822B" w14:textId="77777777" w:rsidR="00094DBD" w:rsidRPr="009C203C" w:rsidRDefault="00094DBD" w:rsidP="00022EAB">
            <w:pPr>
              <w:spacing w:line="360" w:lineRule="auto"/>
              <w:jc w:val="center"/>
              <w:rPr>
                <w:rFonts w:ascii="Times New Roman" w:hAnsi="Times New Roman" w:cs="Times New Roman"/>
                <w:sz w:val="26"/>
                <w:szCs w:val="26"/>
              </w:rPr>
            </w:pPr>
          </w:p>
          <w:p w14:paraId="4DA4A11F" w14:textId="77777777" w:rsidR="00094DBD" w:rsidRPr="009C203C" w:rsidRDefault="00094DBD" w:rsidP="004B3403">
            <w:pPr>
              <w:jc w:val="center"/>
              <w:rPr>
                <w:rFonts w:ascii="Times New Roman" w:hAnsi="Times New Roman" w:cs="Times New Roman"/>
                <w:sz w:val="26"/>
                <w:szCs w:val="26"/>
              </w:rPr>
            </w:pPr>
          </w:p>
        </w:tc>
      </w:tr>
    </w:tbl>
    <w:p w14:paraId="6390C449" w14:textId="77777777" w:rsidR="00586B45" w:rsidRDefault="00D62732" w:rsidP="004B3403">
      <w:pPr>
        <w:pStyle w:val="paragraph"/>
        <w:spacing w:before="0" w:beforeAutospacing="0" w:after="0" w:afterAutospacing="0" w:line="360" w:lineRule="auto"/>
        <w:jc w:val="center"/>
        <w:textAlignment w:val="baseline"/>
        <w:rPr>
          <w:ins w:id="176" w:author="NGUYỄN HOÀNG LONG" w:date="2021-01-05T11:56:00Z"/>
          <w:rStyle w:val="normaltextrun"/>
          <w:b/>
          <w:bCs/>
          <w:sz w:val="26"/>
          <w:szCs w:val="26"/>
        </w:rPr>
        <w:sectPr w:rsidR="00586B45" w:rsidSect="00115C0E">
          <w:headerReference w:type="default" r:id="rId15"/>
          <w:headerReference w:type="first" r:id="rId16"/>
          <w:footerReference w:type="first" r:id="rId17"/>
          <w:pgSz w:w="12240" w:h="15840"/>
          <w:pgMar w:top="1701" w:right="1134" w:bottom="1985" w:left="1985" w:header="720" w:footer="720" w:gutter="0"/>
          <w:pgNumType w:fmt="lowerRoman" w:start="1"/>
          <w:cols w:space="720"/>
          <w:docGrid w:linePitch="360"/>
        </w:sectPr>
      </w:pPr>
      <w:r w:rsidRPr="009C203C">
        <w:rPr>
          <w:rStyle w:val="normaltextrun"/>
          <w:b/>
          <w:bCs/>
          <w:sz w:val="26"/>
          <w:szCs w:val="26"/>
        </w:rPr>
        <w:lastRenderedPageBreak/>
        <w:br w:type="page"/>
      </w:r>
    </w:p>
    <w:p w14:paraId="64D3C372" w14:textId="336C79FE" w:rsidR="00D62732" w:rsidRPr="006A3D60" w:rsidRDefault="00D62732">
      <w:pPr>
        <w:pStyle w:val="Heading1"/>
        <w:rPr>
          <w:bCs/>
          <w:sz w:val="18"/>
          <w:szCs w:val="18"/>
        </w:rPr>
        <w:pPrChange w:id="179" w:author="NGUYỄN HOÀNG LONG" w:date="2021-01-05T12:26:00Z">
          <w:pPr>
            <w:pStyle w:val="paragraph"/>
            <w:spacing w:before="0" w:beforeAutospacing="0" w:after="0" w:afterAutospacing="0" w:line="360" w:lineRule="auto"/>
            <w:jc w:val="center"/>
            <w:textAlignment w:val="baseline"/>
          </w:pPr>
        </w:pPrChange>
      </w:pPr>
      <w:bookmarkStart w:id="180" w:name="_Toc60747213"/>
      <w:r w:rsidRPr="00CF364B">
        <w:rPr>
          <w:rStyle w:val="normaltextrun"/>
          <w:bCs/>
          <w:sz w:val="28"/>
          <w:szCs w:val="28"/>
        </w:rPr>
        <w:lastRenderedPageBreak/>
        <w:t>ACKNOWLEDGMENT</w:t>
      </w:r>
      <w:bookmarkEnd w:id="180"/>
    </w:p>
    <w:p w14:paraId="2AFDDA43" w14:textId="77777777" w:rsidR="00D62732" w:rsidRPr="009C203C" w:rsidRDefault="00D62732" w:rsidP="00022EAB">
      <w:pPr>
        <w:pStyle w:val="paragraph"/>
        <w:spacing w:before="0" w:beforeAutospacing="0" w:after="0" w:afterAutospacing="0" w:line="360" w:lineRule="auto"/>
        <w:jc w:val="center"/>
        <w:textAlignment w:val="baseline"/>
        <w:rPr>
          <w:sz w:val="18"/>
          <w:szCs w:val="18"/>
        </w:rPr>
      </w:pPr>
      <w:r w:rsidRPr="009C203C">
        <w:rPr>
          <w:rStyle w:val="eop"/>
          <w:sz w:val="26"/>
          <w:szCs w:val="26"/>
        </w:rPr>
        <w:t> </w:t>
      </w:r>
    </w:p>
    <w:p w14:paraId="139A12F7" w14:textId="77777777" w:rsidR="00914EB2" w:rsidRPr="009C203C" w:rsidRDefault="00D62732" w:rsidP="00022EAB">
      <w:pPr>
        <w:pStyle w:val="paragraph"/>
        <w:spacing w:before="0" w:beforeAutospacing="0" w:after="0" w:afterAutospacing="0" w:line="360" w:lineRule="auto"/>
        <w:textAlignment w:val="baseline"/>
        <w:rPr>
          <w:rStyle w:val="normaltextrun"/>
          <w:sz w:val="26"/>
          <w:szCs w:val="26"/>
        </w:rPr>
      </w:pPr>
      <w:r w:rsidRPr="009C203C">
        <w:rPr>
          <w:rStyle w:val="normaltextrun"/>
          <w:sz w:val="26"/>
          <w:szCs w:val="26"/>
        </w:rPr>
        <w:t xml:space="preserve">Throughout the completion of this project we have received a great deal of support and assistance. </w:t>
      </w:r>
    </w:p>
    <w:p w14:paraId="7192BD44" w14:textId="77777777" w:rsidR="00914EB2" w:rsidRPr="009C203C" w:rsidRDefault="00914EB2" w:rsidP="00022EAB">
      <w:pPr>
        <w:pStyle w:val="paragraph"/>
        <w:spacing w:before="0" w:beforeAutospacing="0" w:after="0" w:afterAutospacing="0" w:line="360" w:lineRule="auto"/>
        <w:textAlignment w:val="baseline"/>
        <w:rPr>
          <w:rStyle w:val="normaltextrun"/>
          <w:sz w:val="26"/>
          <w:szCs w:val="26"/>
        </w:rPr>
      </w:pPr>
    </w:p>
    <w:p w14:paraId="5D13B39E" w14:textId="77777777" w:rsidR="00162AE9" w:rsidRPr="009C203C" w:rsidRDefault="00D62732" w:rsidP="00022EAB">
      <w:pPr>
        <w:pStyle w:val="paragraph"/>
        <w:spacing w:before="0" w:beforeAutospacing="0" w:after="0" w:afterAutospacing="0" w:line="360" w:lineRule="auto"/>
        <w:textAlignment w:val="baseline"/>
        <w:rPr>
          <w:rStyle w:val="eop"/>
          <w:sz w:val="26"/>
          <w:szCs w:val="26"/>
        </w:rPr>
      </w:pPr>
      <w:r w:rsidRPr="009C203C">
        <w:rPr>
          <w:rStyle w:val="normaltextrun"/>
          <w:sz w:val="26"/>
          <w:szCs w:val="26"/>
        </w:rPr>
        <w:t>First, we would like to express our dearest gratitude to our advisor Dr. </w:t>
      </w:r>
      <w:r w:rsidRPr="009C203C">
        <w:rPr>
          <w:rStyle w:val="spellingerror"/>
          <w:sz w:val="26"/>
          <w:szCs w:val="26"/>
        </w:rPr>
        <w:t>Đỗ</w:t>
      </w:r>
      <w:r w:rsidRPr="009C203C">
        <w:rPr>
          <w:rStyle w:val="normaltextrun"/>
          <w:sz w:val="26"/>
          <w:szCs w:val="26"/>
        </w:rPr>
        <w:t> </w:t>
      </w:r>
      <w:r w:rsidRPr="009C203C">
        <w:rPr>
          <w:rStyle w:val="spellingerror"/>
          <w:sz w:val="26"/>
          <w:szCs w:val="26"/>
        </w:rPr>
        <w:t>Trọng</w:t>
      </w:r>
      <w:r w:rsidRPr="009C203C">
        <w:rPr>
          <w:rStyle w:val="normaltextrun"/>
          <w:sz w:val="26"/>
          <w:szCs w:val="26"/>
        </w:rPr>
        <w:t> </w:t>
      </w:r>
      <w:r w:rsidRPr="009C203C">
        <w:rPr>
          <w:rStyle w:val="spellingerror"/>
          <w:sz w:val="26"/>
          <w:szCs w:val="26"/>
        </w:rPr>
        <w:t>Hợp</w:t>
      </w:r>
      <w:r w:rsidRPr="009C203C">
        <w:rPr>
          <w:rStyle w:val="normaltextrun"/>
          <w:sz w:val="26"/>
          <w:szCs w:val="26"/>
        </w:rPr>
        <w:t>, and our mentor Dr. Nguyễn Thanh Bình for providing guidance and feedback throughout this project. They continuously provided encouragement and were always willing and enthusiastic to assist in any way they could throughout the research project.</w:t>
      </w:r>
      <w:r w:rsidRPr="009C203C">
        <w:rPr>
          <w:rStyle w:val="eop"/>
          <w:sz w:val="26"/>
          <w:szCs w:val="26"/>
        </w:rPr>
        <w:t> </w:t>
      </w:r>
    </w:p>
    <w:p w14:paraId="13452655" w14:textId="77777777" w:rsidR="00162AE9" w:rsidRPr="009C203C" w:rsidRDefault="00162AE9" w:rsidP="00022EAB">
      <w:pPr>
        <w:pStyle w:val="paragraph"/>
        <w:spacing w:before="0" w:beforeAutospacing="0" w:after="0" w:afterAutospacing="0" w:line="360" w:lineRule="auto"/>
        <w:textAlignment w:val="baseline"/>
        <w:rPr>
          <w:rStyle w:val="eop"/>
          <w:sz w:val="26"/>
          <w:szCs w:val="26"/>
        </w:rPr>
      </w:pPr>
    </w:p>
    <w:p w14:paraId="542F8902" w14:textId="7ADAB83E"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xml:space="preserve">Second, we want to give our </w:t>
      </w:r>
      <w:r w:rsidRPr="009C203C">
        <w:rPr>
          <w:rStyle w:val="normaltextrun"/>
          <w:sz w:val="26"/>
          <w:szCs w:val="26"/>
        </w:rPr>
        <w:t>special thanks to</w:t>
      </w:r>
      <w:r w:rsidR="00C65267">
        <w:rPr>
          <w:rStyle w:val="normaltextrun"/>
          <w:sz w:val="26"/>
          <w:szCs w:val="26"/>
        </w:rPr>
        <w:t xml:space="preserve"> Bsc</w:t>
      </w:r>
      <w:r w:rsidR="00087FBE">
        <w:rPr>
          <w:rStyle w:val="normaltextrun"/>
          <w:sz w:val="26"/>
          <w:szCs w:val="26"/>
        </w:rPr>
        <w:t xml:space="preserve">. </w:t>
      </w:r>
      <w:commentRangeStart w:id="181"/>
      <w:r w:rsidRPr="009C203C">
        <w:rPr>
          <w:rStyle w:val="normaltextrun"/>
          <w:sz w:val="26"/>
          <w:szCs w:val="26"/>
        </w:rPr>
        <w:t>Huỳnh Thiện Ý</w:t>
      </w:r>
      <w:commentRangeEnd w:id="181"/>
      <w:r w:rsidR="0004063D">
        <w:rPr>
          <w:rStyle w:val="CommentReference"/>
          <w:rFonts w:eastAsiaTheme="minorHAnsi"/>
        </w:rPr>
        <w:commentReference w:id="181"/>
      </w:r>
      <w:r w:rsidRPr="009C203C">
        <w:rPr>
          <w:rStyle w:val="normaltextrun"/>
          <w:sz w:val="26"/>
          <w:szCs w:val="26"/>
        </w:rPr>
        <w:t>, whose support as part of his science paper allowed our studies to go the extra mile.</w:t>
      </w:r>
      <w:r w:rsidRPr="009C203C">
        <w:rPr>
          <w:rStyle w:val="eop"/>
          <w:sz w:val="26"/>
          <w:szCs w:val="26"/>
        </w:rPr>
        <w:t> </w:t>
      </w:r>
    </w:p>
    <w:p w14:paraId="3EA7F049" w14:textId="77777777"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w:t>
      </w:r>
    </w:p>
    <w:p w14:paraId="4BBA0333" w14:textId="257BC304"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normaltextrun"/>
          <w:sz w:val="26"/>
          <w:szCs w:val="26"/>
        </w:rPr>
        <w:t xml:space="preserve">We are also thankful to the Faculty of Information System and all </w:t>
      </w:r>
      <w:commentRangeStart w:id="182"/>
      <w:r w:rsidRPr="009C203C">
        <w:rPr>
          <w:rStyle w:val="normaltextrun"/>
          <w:sz w:val="26"/>
          <w:szCs w:val="26"/>
        </w:rPr>
        <w:t xml:space="preserve">its staff </w:t>
      </w:r>
      <w:commentRangeEnd w:id="182"/>
      <w:r w:rsidR="0096549A">
        <w:rPr>
          <w:rStyle w:val="CommentReference"/>
          <w:rFonts w:eastAsiaTheme="minorHAnsi"/>
        </w:rPr>
        <w:commentReference w:id="182"/>
      </w:r>
      <w:r w:rsidRPr="009C203C">
        <w:rPr>
          <w:rStyle w:val="normaltextrun"/>
          <w:sz w:val="26"/>
          <w:szCs w:val="26"/>
        </w:rPr>
        <w:t>for all the considerate guidance.</w:t>
      </w:r>
      <w:r w:rsidRPr="009C203C">
        <w:rPr>
          <w:rStyle w:val="eop"/>
          <w:sz w:val="26"/>
          <w:szCs w:val="26"/>
        </w:rPr>
        <w:t> </w:t>
      </w:r>
    </w:p>
    <w:p w14:paraId="3A199DD5" w14:textId="77777777" w:rsidR="00D62732" w:rsidRPr="009C203C" w:rsidRDefault="00D62732" w:rsidP="00022EAB">
      <w:pPr>
        <w:pStyle w:val="paragraph"/>
        <w:spacing w:before="0" w:beforeAutospacing="0" w:after="0" w:afterAutospacing="0" w:line="360" w:lineRule="auto"/>
        <w:textAlignment w:val="baseline"/>
        <w:rPr>
          <w:sz w:val="18"/>
          <w:szCs w:val="18"/>
        </w:rPr>
      </w:pPr>
      <w:r w:rsidRPr="009C203C">
        <w:rPr>
          <w:rStyle w:val="eop"/>
          <w:sz w:val="26"/>
          <w:szCs w:val="26"/>
        </w:rPr>
        <w:t> </w:t>
      </w:r>
    </w:p>
    <w:p w14:paraId="1984BFB3" w14:textId="29AB8834" w:rsidR="00C061FA" w:rsidRPr="009C203C" w:rsidRDefault="00D62732" w:rsidP="00022EAB">
      <w:pPr>
        <w:pStyle w:val="paragraph"/>
        <w:spacing w:before="0" w:beforeAutospacing="0" w:after="0" w:afterAutospacing="0" w:line="360" w:lineRule="auto"/>
        <w:textAlignment w:val="baseline"/>
        <w:rPr>
          <w:rStyle w:val="eop"/>
          <w:sz w:val="26"/>
          <w:szCs w:val="26"/>
        </w:rPr>
      </w:pPr>
      <w:r w:rsidRPr="009C203C">
        <w:rPr>
          <w:rStyle w:val="normaltextrun"/>
          <w:sz w:val="26"/>
          <w:szCs w:val="26"/>
        </w:rPr>
        <w:t xml:space="preserve">To conclude, we cannot forget to thank our family and friends for all the unconditional support, as well as providing a happy </w:t>
      </w:r>
      <w:r w:rsidR="0097725C" w:rsidRPr="0097725C">
        <w:rPr>
          <w:rStyle w:val="normaltextrun"/>
          <w:sz w:val="26"/>
          <w:szCs w:val="26"/>
        </w:rPr>
        <w:t>diversion</w:t>
      </w:r>
      <w:r w:rsidR="0097725C">
        <w:rPr>
          <w:rStyle w:val="normaltextrun"/>
          <w:sz w:val="26"/>
          <w:szCs w:val="26"/>
        </w:rPr>
        <w:t xml:space="preserve"> </w:t>
      </w:r>
      <w:r w:rsidRPr="009C203C">
        <w:rPr>
          <w:rStyle w:val="normaltextrun"/>
          <w:sz w:val="26"/>
          <w:szCs w:val="26"/>
        </w:rPr>
        <w:t>to rest our mind outside of our research.</w:t>
      </w:r>
      <w:r w:rsidRPr="009C203C">
        <w:rPr>
          <w:rStyle w:val="eop"/>
          <w:sz w:val="26"/>
          <w:szCs w:val="26"/>
        </w:rPr>
        <w:t> </w:t>
      </w:r>
    </w:p>
    <w:p w14:paraId="672B3009" w14:textId="7EDEB8FC" w:rsidR="00C061FA" w:rsidRPr="009C203C" w:rsidRDefault="00C061FA" w:rsidP="00022EAB">
      <w:pPr>
        <w:pStyle w:val="paragraph"/>
        <w:spacing w:before="0" w:beforeAutospacing="0" w:after="0" w:afterAutospacing="0" w:line="360" w:lineRule="auto"/>
        <w:textAlignment w:val="baseline"/>
        <w:rPr>
          <w:rStyle w:val="eop"/>
          <w:sz w:val="26"/>
          <w:szCs w:val="26"/>
        </w:rPr>
      </w:pPr>
    </w:p>
    <w:p w14:paraId="416B9515" w14:textId="33F3B3E4" w:rsidR="00C061FA" w:rsidRPr="009C203C" w:rsidRDefault="00914EB2" w:rsidP="00022EAB">
      <w:pPr>
        <w:pStyle w:val="paragraph"/>
        <w:spacing w:before="0" w:beforeAutospacing="0" w:after="0" w:afterAutospacing="0" w:line="360" w:lineRule="auto"/>
        <w:textAlignment w:val="baseline"/>
        <w:rPr>
          <w:sz w:val="26"/>
          <w:szCs w:val="26"/>
        </w:rPr>
      </w:pPr>
      <w:r w:rsidRPr="009C203C">
        <w:rPr>
          <w:rStyle w:val="eop"/>
          <w:sz w:val="26"/>
          <w:szCs w:val="26"/>
        </w:rPr>
        <w:t>Once</w:t>
      </w:r>
      <w:r w:rsidR="00C061FA" w:rsidRPr="009C203C">
        <w:rPr>
          <w:rStyle w:val="eop"/>
          <w:sz w:val="26"/>
          <w:szCs w:val="26"/>
        </w:rPr>
        <w:t xml:space="preserve"> aga</w:t>
      </w:r>
      <w:r w:rsidR="0026422A" w:rsidRPr="009C203C">
        <w:rPr>
          <w:rStyle w:val="eop"/>
          <w:sz w:val="26"/>
          <w:szCs w:val="26"/>
        </w:rPr>
        <w:t>in</w:t>
      </w:r>
      <w:r w:rsidR="00EA7497" w:rsidRPr="009C203C">
        <w:rPr>
          <w:rStyle w:val="eop"/>
          <w:sz w:val="26"/>
          <w:szCs w:val="26"/>
        </w:rPr>
        <w:t xml:space="preserve">, </w:t>
      </w:r>
      <w:r w:rsidR="0017609E" w:rsidRPr="009C203C">
        <w:rPr>
          <w:rStyle w:val="eop"/>
          <w:sz w:val="26"/>
          <w:szCs w:val="26"/>
        </w:rPr>
        <w:t>we si</w:t>
      </w:r>
      <w:r w:rsidR="00ED6587" w:rsidRPr="009C203C">
        <w:rPr>
          <w:rStyle w:val="eop"/>
          <w:sz w:val="26"/>
          <w:szCs w:val="26"/>
        </w:rPr>
        <w:t>ncere</w:t>
      </w:r>
      <w:r w:rsidR="001F2156" w:rsidRPr="009C203C">
        <w:rPr>
          <w:rStyle w:val="eop"/>
          <w:sz w:val="26"/>
          <w:szCs w:val="26"/>
        </w:rPr>
        <w:t>ly thank you</w:t>
      </w:r>
      <w:r w:rsidR="0041791F" w:rsidRPr="009C203C">
        <w:rPr>
          <w:rStyle w:val="eop"/>
          <w:sz w:val="26"/>
          <w:szCs w:val="26"/>
        </w:rPr>
        <w:t>!</w:t>
      </w:r>
    </w:p>
    <w:p w14:paraId="6B5FAE4F" w14:textId="76FB62E3" w:rsidR="00BE4FE3" w:rsidRPr="009C203C" w:rsidRDefault="00BE4FE3" w:rsidP="00022EAB">
      <w:r w:rsidRPr="009C203C">
        <w:br w:type="page"/>
      </w:r>
    </w:p>
    <w:tbl>
      <w:tblPr>
        <w:tblW w:w="9604" w:type="dxa"/>
        <w:tblInd w:w="-318" w:type="dxa"/>
        <w:tblLook w:val="04A0" w:firstRow="1" w:lastRow="0" w:firstColumn="1" w:lastColumn="0" w:noHBand="0" w:noVBand="1"/>
      </w:tblPr>
      <w:tblGrid>
        <w:gridCol w:w="5104"/>
        <w:gridCol w:w="4500"/>
      </w:tblGrid>
      <w:tr w:rsidR="000D130F" w:rsidRPr="009C203C" w14:paraId="37B6B9F8" w14:textId="77777777" w:rsidTr="7C36DF08">
        <w:tc>
          <w:tcPr>
            <w:tcW w:w="5104" w:type="dxa"/>
            <w:shd w:val="clear" w:color="auto" w:fill="auto"/>
          </w:tcPr>
          <w:p w14:paraId="1F55AC88" w14:textId="77777777" w:rsidR="000D130F" w:rsidRPr="009C203C" w:rsidRDefault="000D130F" w:rsidP="00022EAB">
            <w:pPr>
              <w:jc w:val="center"/>
            </w:pPr>
            <w:bookmarkStart w:id="183" w:name="_Hlk59604800"/>
            <w:r w:rsidRPr="009C203C">
              <w:lastRenderedPageBreak/>
              <w:t>UNIVERSITY OF INFORMATION TECHNOLOGY</w:t>
            </w:r>
          </w:p>
          <w:p w14:paraId="34C89A79" w14:textId="77777777" w:rsidR="000D130F" w:rsidRPr="009C203C" w:rsidRDefault="000D130F" w:rsidP="00022EAB">
            <w:pPr>
              <w:jc w:val="center"/>
              <w:rPr>
                <w:b/>
              </w:rPr>
            </w:pPr>
            <w:r w:rsidRPr="009C203C">
              <w:rPr>
                <w:b/>
              </w:rPr>
              <w:t>ADVANCED PROGRAM</w:t>
            </w:r>
          </w:p>
          <w:p w14:paraId="0EDAEF39" w14:textId="40CD222C" w:rsidR="000D130F" w:rsidRPr="009C203C" w:rsidRDefault="000D130F" w:rsidP="00022EAB">
            <w:pPr>
              <w:jc w:val="center"/>
              <w:rPr>
                <w:b/>
              </w:rPr>
            </w:pPr>
            <w:r w:rsidRPr="009C203C">
              <w:rPr>
                <w:b/>
                <w:noProof/>
              </w:rPr>
              <mc:AlternateContent>
                <mc:Choice Requires="wps">
                  <w:drawing>
                    <wp:anchor distT="0" distB="0" distL="114300" distR="114300" simplePos="0" relativeHeight="251658246" behindDoc="0" locked="0" layoutInCell="1" allowOverlap="1" wp14:anchorId="42179FAE" wp14:editId="69AA2EAA">
                      <wp:simplePos x="0" y="0"/>
                      <wp:positionH relativeFrom="column">
                        <wp:posOffset>739140</wp:posOffset>
                      </wp:positionH>
                      <wp:positionV relativeFrom="paragraph">
                        <wp:posOffset>260985</wp:posOffset>
                      </wp:positionV>
                      <wp:extent cx="1828800" cy="0"/>
                      <wp:effectExtent l="6985" t="13335" r="12065" b="5715"/>
                      <wp:wrapNone/>
                      <wp:docPr id="11" name="Đường nối Thẳng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D63B07" id="Đường nối Thẳng 11"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20.55pt" to="202.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"/>
                  </w:pict>
                </mc:Fallback>
              </mc:AlternateContent>
            </w:r>
            <w:r w:rsidRPr="009C203C">
              <w:rPr>
                <w:b/>
              </w:rPr>
              <w:t>IN INFORMATION SYSTEMS</w:t>
            </w:r>
          </w:p>
        </w:tc>
        <w:tc>
          <w:tcPr>
            <w:tcW w:w="4500" w:type="dxa"/>
            <w:shd w:val="clear" w:color="auto" w:fill="auto"/>
          </w:tcPr>
          <w:p w14:paraId="00181A54" w14:textId="48FFFDB4" w:rsidR="000D130F" w:rsidRPr="009C203C" w:rsidRDefault="65831C5B" w:rsidP="00022EAB">
            <w:pPr>
              <w:jc w:val="center"/>
              <w:rPr>
                <w:b/>
              </w:rPr>
            </w:pPr>
            <w:r>
              <w:rPr>
                <w:noProof/>
              </w:rPr>
              <w:drawing>
                <wp:inline distT="0" distB="0" distL="0" distR="0" wp14:anchorId="0E58A57D" wp14:editId="1616ABF3">
                  <wp:extent cx="2133600" cy="745067"/>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133600" cy="745067"/>
                          </a:xfrm>
                          <a:prstGeom prst="rect">
                            <a:avLst/>
                          </a:prstGeom>
                        </pic:spPr>
                      </pic:pic>
                    </a:graphicData>
                  </a:graphic>
                </wp:inline>
              </w:drawing>
            </w:r>
          </w:p>
        </w:tc>
      </w:tr>
      <w:tr w:rsidR="000D130F" w:rsidRPr="009C203C" w14:paraId="32F60A8D" w14:textId="77777777" w:rsidTr="7C36DF08">
        <w:tc>
          <w:tcPr>
            <w:tcW w:w="5104" w:type="dxa"/>
            <w:shd w:val="clear" w:color="auto" w:fill="auto"/>
          </w:tcPr>
          <w:p w14:paraId="7809346F" w14:textId="77777777" w:rsidR="000D130F" w:rsidRPr="009C203C" w:rsidRDefault="000D130F" w:rsidP="00022EAB">
            <w:pPr>
              <w:jc w:val="center"/>
            </w:pPr>
          </w:p>
        </w:tc>
        <w:tc>
          <w:tcPr>
            <w:tcW w:w="4500" w:type="dxa"/>
            <w:shd w:val="clear" w:color="auto" w:fill="auto"/>
          </w:tcPr>
          <w:p w14:paraId="142D8FE5" w14:textId="77777777" w:rsidR="000D130F" w:rsidRPr="009C203C" w:rsidRDefault="000D130F" w:rsidP="00022EAB">
            <w:pPr>
              <w:jc w:val="right"/>
              <w:rPr>
                <w:b/>
                <w:lang w:eastAsia="vi-VN"/>
              </w:rPr>
            </w:pPr>
          </w:p>
        </w:tc>
      </w:tr>
    </w:tbl>
    <w:p w14:paraId="1DB27D96" w14:textId="2C67A17C" w:rsidR="000D130F" w:rsidRPr="009C203C" w:rsidRDefault="000D130F" w:rsidP="00022EAB">
      <w:pPr>
        <w:jc w:val="center"/>
        <w:rPr>
          <w:b/>
          <w:bCs/>
        </w:rPr>
      </w:pPr>
      <w:commentRangeStart w:id="184"/>
      <w:r w:rsidRPr="009C203C">
        <w:rPr>
          <w:b/>
          <w:bCs/>
        </w:rPr>
        <w:t>THESIS PROPOSAL</w:t>
      </w:r>
      <w:commentRangeEnd w:id="184"/>
      <w:r w:rsidR="00876EE2">
        <w:rPr>
          <w:rStyle w:val="CommentReference"/>
        </w:rPr>
        <w:commentReference w:id="184"/>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4750"/>
      </w:tblGrid>
      <w:tr w:rsidR="000D130F" w:rsidRPr="009C203C" w14:paraId="0AFD4F4B" w14:textId="77777777" w:rsidTr="00A65D06">
        <w:trPr>
          <w:trHeight w:val="595"/>
          <w:jc w:val="center"/>
        </w:trPr>
        <w:tc>
          <w:tcPr>
            <w:tcW w:w="9498" w:type="dxa"/>
            <w:gridSpan w:val="2"/>
          </w:tcPr>
          <w:p w14:paraId="274467CF" w14:textId="77777777" w:rsidR="005F5682" w:rsidRPr="009C203C" w:rsidRDefault="000D130F" w:rsidP="00022EAB">
            <w:pPr>
              <w:spacing w:before="120" w:after="120"/>
              <w:rPr>
                <w:b/>
              </w:rPr>
            </w:pPr>
            <w:r w:rsidRPr="009C203C">
              <w:rPr>
                <w:b/>
              </w:rPr>
              <w:t xml:space="preserve">THESIS TITLE: </w:t>
            </w:r>
          </w:p>
          <w:p w14:paraId="63889D09" w14:textId="4386D920" w:rsidR="000D130F" w:rsidRPr="009C203C" w:rsidRDefault="000D130F" w:rsidP="00022EAB">
            <w:pPr>
              <w:spacing w:before="120" w:after="120"/>
            </w:pPr>
            <w:r w:rsidRPr="009C203C">
              <w:rPr>
                <w:bCs/>
              </w:rPr>
              <w:t>STUDY ON EXAM INVIGILATOR ASSIGNMENT ALGORITHMS</w:t>
            </w:r>
          </w:p>
        </w:tc>
      </w:tr>
      <w:tr w:rsidR="000D130F" w:rsidRPr="009C203C" w14:paraId="17574EDF" w14:textId="77777777" w:rsidTr="00A65D06">
        <w:trPr>
          <w:trHeight w:val="315"/>
          <w:jc w:val="center"/>
        </w:trPr>
        <w:tc>
          <w:tcPr>
            <w:tcW w:w="9498" w:type="dxa"/>
            <w:gridSpan w:val="2"/>
          </w:tcPr>
          <w:p w14:paraId="284E9089" w14:textId="77777777" w:rsidR="005F5682" w:rsidRPr="009C203C" w:rsidRDefault="000D130F" w:rsidP="00022EAB">
            <w:pPr>
              <w:spacing w:before="120" w:after="120"/>
              <w:rPr>
                <w:b/>
              </w:rPr>
            </w:pPr>
            <w:r w:rsidRPr="009C203C">
              <w:rPr>
                <w:b/>
              </w:rPr>
              <w:t xml:space="preserve">Advisor: </w:t>
            </w:r>
          </w:p>
          <w:p w14:paraId="32D7AEBD" w14:textId="064F391C" w:rsidR="000D130F" w:rsidRPr="009C203C" w:rsidRDefault="000D130F" w:rsidP="00022EAB">
            <w:pPr>
              <w:spacing w:before="120" w:after="120"/>
              <w:rPr>
                <w:bCs/>
              </w:rPr>
            </w:pPr>
            <w:r w:rsidRPr="009C203C">
              <w:rPr>
                <w:bCs/>
              </w:rPr>
              <w:t>Dr. Do Trong Hop</w:t>
            </w:r>
          </w:p>
        </w:tc>
      </w:tr>
      <w:tr w:rsidR="000D130F" w:rsidRPr="009C203C" w14:paraId="4E990405" w14:textId="77777777" w:rsidTr="00A65D06">
        <w:trPr>
          <w:trHeight w:val="595"/>
          <w:jc w:val="center"/>
        </w:trPr>
        <w:tc>
          <w:tcPr>
            <w:tcW w:w="9498" w:type="dxa"/>
            <w:gridSpan w:val="2"/>
          </w:tcPr>
          <w:p w14:paraId="7C9CA02F" w14:textId="77777777" w:rsidR="005F5682" w:rsidRPr="009C203C" w:rsidRDefault="000D130F" w:rsidP="00022EAB">
            <w:pPr>
              <w:spacing w:before="120" w:after="120"/>
              <w:rPr>
                <w:b/>
              </w:rPr>
            </w:pPr>
            <w:r w:rsidRPr="009C203C">
              <w:rPr>
                <w:b/>
              </w:rPr>
              <w:t xml:space="preserve">Duration: </w:t>
            </w:r>
          </w:p>
          <w:p w14:paraId="0B797C0F" w14:textId="61A7C77B" w:rsidR="000D130F" w:rsidRPr="009C203C" w:rsidRDefault="000D130F" w:rsidP="00022EAB">
            <w:pPr>
              <w:spacing w:before="120" w:after="120"/>
            </w:pPr>
            <w:r w:rsidRPr="009C203C">
              <w:t>From August 15</w:t>
            </w:r>
            <w:r w:rsidRPr="009C203C">
              <w:rPr>
                <w:vertAlign w:val="superscript"/>
              </w:rPr>
              <w:t>th</w:t>
            </w:r>
            <w:r w:rsidRPr="009C203C">
              <w:t>, 2020 to December 31</w:t>
            </w:r>
            <w:r w:rsidRPr="009C203C">
              <w:rPr>
                <w:vertAlign w:val="superscript"/>
              </w:rPr>
              <w:t>st</w:t>
            </w:r>
            <w:r w:rsidRPr="009C203C">
              <w:t>, 2020</w:t>
            </w:r>
          </w:p>
        </w:tc>
      </w:tr>
      <w:tr w:rsidR="000D130F" w:rsidRPr="009C203C" w14:paraId="28A6FE48" w14:textId="77777777" w:rsidTr="00A65D06">
        <w:trPr>
          <w:trHeight w:val="595"/>
          <w:jc w:val="center"/>
        </w:trPr>
        <w:tc>
          <w:tcPr>
            <w:tcW w:w="9498" w:type="dxa"/>
            <w:gridSpan w:val="2"/>
          </w:tcPr>
          <w:p w14:paraId="5F3C12F9" w14:textId="77777777" w:rsidR="000D130F" w:rsidRPr="009C203C" w:rsidRDefault="000D130F" w:rsidP="00022EAB">
            <w:pPr>
              <w:spacing w:before="120"/>
            </w:pPr>
            <w:r w:rsidRPr="009C203C">
              <w:rPr>
                <w:b/>
              </w:rPr>
              <w:t xml:space="preserve">Students: </w:t>
            </w:r>
          </w:p>
          <w:p w14:paraId="1EB0CE86" w14:textId="77777777" w:rsidR="000D130F" w:rsidRPr="009C203C" w:rsidRDefault="000D130F" w:rsidP="00FC0FBC">
            <w:pPr>
              <w:pStyle w:val="ListParagraph"/>
              <w:widowControl/>
              <w:numPr>
                <w:ilvl w:val="0"/>
                <w:numId w:val="3"/>
              </w:numPr>
              <w:autoSpaceDE/>
              <w:autoSpaceDN/>
              <w:spacing w:line="360" w:lineRule="auto"/>
              <w:contextualSpacing/>
              <w:jc w:val="both"/>
              <w:rPr>
                <w:sz w:val="26"/>
                <w:szCs w:val="26"/>
              </w:rPr>
            </w:pPr>
            <w:r w:rsidRPr="009C203C">
              <w:rPr>
                <w:sz w:val="26"/>
                <w:szCs w:val="26"/>
              </w:rPr>
              <w:t>Nguyen Hoang Long - 16520688</w:t>
            </w:r>
          </w:p>
          <w:p w14:paraId="7FEFAC03" w14:textId="77777777" w:rsidR="000D130F" w:rsidRPr="009C203C" w:rsidRDefault="000D130F" w:rsidP="00FC0FBC">
            <w:pPr>
              <w:pStyle w:val="ListParagraph"/>
              <w:widowControl/>
              <w:numPr>
                <w:ilvl w:val="0"/>
                <w:numId w:val="3"/>
              </w:numPr>
              <w:autoSpaceDE/>
              <w:autoSpaceDN/>
              <w:spacing w:after="120" w:line="360" w:lineRule="auto"/>
              <w:contextualSpacing/>
              <w:jc w:val="both"/>
              <w:rPr>
                <w:sz w:val="26"/>
                <w:szCs w:val="26"/>
              </w:rPr>
            </w:pPr>
            <w:r w:rsidRPr="009C203C">
              <w:rPr>
                <w:sz w:val="26"/>
                <w:szCs w:val="26"/>
              </w:rPr>
              <w:t>Nguyen Son Lam - 16521708</w:t>
            </w:r>
          </w:p>
        </w:tc>
      </w:tr>
      <w:tr w:rsidR="000D130F" w:rsidRPr="009C203C" w14:paraId="5F45B64E" w14:textId="77777777" w:rsidTr="00A65D06">
        <w:trPr>
          <w:trHeight w:val="910"/>
          <w:jc w:val="center"/>
        </w:trPr>
        <w:tc>
          <w:tcPr>
            <w:tcW w:w="9498" w:type="dxa"/>
            <w:gridSpan w:val="2"/>
          </w:tcPr>
          <w:p w14:paraId="268B67C4" w14:textId="03C778BF" w:rsidR="000D130F" w:rsidRPr="009C203C" w:rsidRDefault="000D130F" w:rsidP="00022EAB">
            <w:pPr>
              <w:spacing w:before="120" w:after="120"/>
              <w:rPr>
                <w:b/>
              </w:rPr>
            </w:pPr>
            <w:r w:rsidRPr="009C203C">
              <w:rPr>
                <w:b/>
              </w:rPr>
              <w:t xml:space="preserve">Contents: </w:t>
            </w:r>
          </w:p>
          <w:p w14:paraId="4D189282" w14:textId="77777777" w:rsidR="000D130F" w:rsidRPr="009C203C" w:rsidRDefault="000D130F" w:rsidP="00FC0FBC">
            <w:pPr>
              <w:pStyle w:val="ListParagraph"/>
              <w:widowControl/>
              <w:numPr>
                <w:ilvl w:val="0"/>
                <w:numId w:val="5"/>
              </w:numPr>
              <w:tabs>
                <w:tab w:val="left" w:pos="5220"/>
              </w:tabs>
              <w:autoSpaceDE/>
              <w:autoSpaceDN/>
              <w:spacing w:line="360" w:lineRule="auto"/>
              <w:contextualSpacing/>
              <w:jc w:val="both"/>
              <w:rPr>
                <w:bCs/>
                <w:sz w:val="26"/>
                <w:szCs w:val="26"/>
              </w:rPr>
            </w:pPr>
            <w:r w:rsidRPr="009C203C">
              <w:rPr>
                <w:b/>
                <w:sz w:val="26"/>
                <w:szCs w:val="26"/>
              </w:rPr>
              <w:t>Objective</w:t>
            </w:r>
          </w:p>
          <w:p w14:paraId="603B5ED1" w14:textId="0A1BA579" w:rsidR="005F5682" w:rsidRPr="009C203C" w:rsidRDefault="000D130F" w:rsidP="00022EAB">
            <w:pPr>
              <w:tabs>
                <w:tab w:val="left" w:pos="5220"/>
              </w:tabs>
              <w:rPr>
                <w:bCs/>
              </w:rPr>
            </w:pPr>
            <w:r w:rsidRPr="009C203C">
              <w:rPr>
                <w:bCs/>
              </w:rPr>
              <w:t xml:space="preserve">Our goal is to develop a system that provides a solution and optimization for staff scheduling in exam schedule problem at universities. To achieve that, we will develop an </w:t>
            </w:r>
            <w:r w:rsidRPr="009C203C">
              <w:rPr>
                <w:bCs/>
              </w:rPr>
              <w:lastRenderedPageBreak/>
              <w:t xml:space="preserve">exam scheduler application to create schedules and then apply optimization algorithm to decrease the required workforce. </w:t>
            </w:r>
          </w:p>
          <w:p w14:paraId="5E21AE18" w14:textId="77777777" w:rsidR="000D130F" w:rsidRPr="009C203C" w:rsidRDefault="000D130F" w:rsidP="00FC0FBC">
            <w:pPr>
              <w:pStyle w:val="ListParagraph"/>
              <w:widowControl/>
              <w:numPr>
                <w:ilvl w:val="0"/>
                <w:numId w:val="5"/>
              </w:numPr>
              <w:autoSpaceDE/>
              <w:autoSpaceDN/>
              <w:spacing w:before="120" w:line="360" w:lineRule="auto"/>
              <w:contextualSpacing/>
              <w:jc w:val="both"/>
              <w:rPr>
                <w:b/>
                <w:sz w:val="26"/>
                <w:szCs w:val="26"/>
              </w:rPr>
            </w:pPr>
            <w:r w:rsidRPr="009C203C">
              <w:rPr>
                <w:b/>
                <w:sz w:val="26"/>
                <w:szCs w:val="26"/>
              </w:rPr>
              <w:t xml:space="preserve"> What to be done?</w:t>
            </w:r>
          </w:p>
          <w:p w14:paraId="4D20B85E" w14:textId="77777777" w:rsidR="000D130F" w:rsidRPr="009C203C" w:rsidRDefault="000D130F" w:rsidP="00022EAB">
            <w:pPr>
              <w:rPr>
                <w:bCs/>
              </w:rPr>
            </w:pPr>
            <w:r w:rsidRPr="009C203C">
              <w:rPr>
                <w:bCs/>
              </w:rPr>
              <w:t>We first try to derive a mathematical formulation of the problem with 2 sets of constraints: hard and soft. Based on the formulation, we will design an optimization algorithm (Genetic algorithm) for finding solutions for the problem.</w:t>
            </w:r>
          </w:p>
          <w:p w14:paraId="7B4DCC54" w14:textId="77777777" w:rsidR="000D130F" w:rsidRPr="009C203C" w:rsidRDefault="000D130F" w:rsidP="00FC0FBC">
            <w:pPr>
              <w:pStyle w:val="ListParagraph"/>
              <w:widowControl/>
              <w:numPr>
                <w:ilvl w:val="0"/>
                <w:numId w:val="5"/>
              </w:numPr>
              <w:autoSpaceDE/>
              <w:autoSpaceDN/>
              <w:spacing w:before="120" w:line="360" w:lineRule="auto"/>
              <w:contextualSpacing/>
              <w:jc w:val="both"/>
              <w:rPr>
                <w:b/>
                <w:sz w:val="26"/>
                <w:szCs w:val="26"/>
              </w:rPr>
            </w:pPr>
            <w:r w:rsidRPr="009C203C">
              <w:rPr>
                <w:b/>
                <w:sz w:val="26"/>
                <w:szCs w:val="26"/>
              </w:rPr>
              <w:t>Scope:</w:t>
            </w:r>
          </w:p>
          <w:p w14:paraId="72A4BF14" w14:textId="77777777" w:rsidR="000D130F" w:rsidRPr="009C203C" w:rsidRDefault="000D130F" w:rsidP="00FC0FBC">
            <w:pPr>
              <w:pStyle w:val="ListParagraph"/>
              <w:widowControl/>
              <w:numPr>
                <w:ilvl w:val="0"/>
                <w:numId w:val="6"/>
              </w:numPr>
              <w:autoSpaceDE/>
              <w:autoSpaceDN/>
              <w:spacing w:before="120" w:line="360" w:lineRule="auto"/>
              <w:contextualSpacing/>
              <w:jc w:val="both"/>
              <w:rPr>
                <w:bCs/>
                <w:sz w:val="26"/>
                <w:szCs w:val="26"/>
              </w:rPr>
            </w:pPr>
            <w:r w:rsidRPr="009C203C">
              <w:rPr>
                <w:bCs/>
                <w:sz w:val="26"/>
                <w:szCs w:val="26"/>
              </w:rPr>
              <w:t>Import the staff dataset and exam schedule dataset.</w:t>
            </w:r>
          </w:p>
          <w:p w14:paraId="3543592E" w14:textId="77777777" w:rsidR="000D130F" w:rsidRPr="009C203C" w:rsidRDefault="000D130F" w:rsidP="00FC0FBC">
            <w:pPr>
              <w:pStyle w:val="ListParagraph"/>
              <w:widowControl/>
              <w:numPr>
                <w:ilvl w:val="0"/>
                <w:numId w:val="6"/>
              </w:numPr>
              <w:autoSpaceDE/>
              <w:autoSpaceDN/>
              <w:spacing w:before="120" w:line="360" w:lineRule="auto"/>
              <w:contextualSpacing/>
              <w:jc w:val="both"/>
              <w:rPr>
                <w:bCs/>
                <w:sz w:val="26"/>
                <w:szCs w:val="26"/>
              </w:rPr>
            </w:pPr>
            <w:r w:rsidRPr="009C203C">
              <w:rPr>
                <w:bCs/>
                <w:sz w:val="26"/>
                <w:szCs w:val="26"/>
              </w:rPr>
              <w:t>View exam schedule and staff schedule.</w:t>
            </w:r>
          </w:p>
          <w:p w14:paraId="73C0F760" w14:textId="77777777" w:rsidR="000D130F" w:rsidRPr="009C203C" w:rsidRDefault="000D130F" w:rsidP="00FC0FBC">
            <w:pPr>
              <w:pStyle w:val="ListParagraph"/>
              <w:widowControl/>
              <w:numPr>
                <w:ilvl w:val="0"/>
                <w:numId w:val="6"/>
              </w:numPr>
              <w:autoSpaceDE/>
              <w:autoSpaceDN/>
              <w:spacing w:before="120" w:line="360" w:lineRule="auto"/>
              <w:contextualSpacing/>
              <w:jc w:val="both"/>
              <w:rPr>
                <w:bCs/>
                <w:sz w:val="26"/>
                <w:szCs w:val="26"/>
              </w:rPr>
            </w:pPr>
            <w:r w:rsidRPr="009C203C">
              <w:rPr>
                <w:bCs/>
                <w:sz w:val="26"/>
                <w:szCs w:val="26"/>
              </w:rPr>
              <w:t>Scheduling the staff randomly and then using the optimization algorithm to improve the workflow.</w:t>
            </w:r>
          </w:p>
          <w:p w14:paraId="23A378D8" w14:textId="48F057F8" w:rsidR="000D130F" w:rsidRPr="009C203C" w:rsidRDefault="000D130F" w:rsidP="00FC0FBC">
            <w:pPr>
              <w:pStyle w:val="ListParagraph"/>
              <w:widowControl/>
              <w:numPr>
                <w:ilvl w:val="0"/>
                <w:numId w:val="6"/>
              </w:numPr>
              <w:autoSpaceDE/>
              <w:autoSpaceDN/>
              <w:spacing w:before="120" w:line="360" w:lineRule="auto"/>
              <w:contextualSpacing/>
              <w:jc w:val="both"/>
              <w:rPr>
                <w:bCs/>
                <w:sz w:val="26"/>
                <w:szCs w:val="26"/>
              </w:rPr>
            </w:pPr>
            <w:r w:rsidRPr="009C203C">
              <w:rPr>
                <w:bCs/>
                <w:sz w:val="26"/>
                <w:szCs w:val="26"/>
              </w:rPr>
              <w:t>Export the optimal staff scheduling.</w:t>
            </w:r>
          </w:p>
          <w:p w14:paraId="515FB8DB" w14:textId="77777777" w:rsidR="000D130F" w:rsidRPr="009C203C" w:rsidRDefault="000D130F" w:rsidP="00FC0FBC">
            <w:pPr>
              <w:pStyle w:val="ListParagraph"/>
              <w:widowControl/>
              <w:numPr>
                <w:ilvl w:val="0"/>
                <w:numId w:val="5"/>
              </w:numPr>
              <w:tabs>
                <w:tab w:val="left" w:pos="5220"/>
              </w:tabs>
              <w:autoSpaceDE/>
              <w:autoSpaceDN/>
              <w:spacing w:line="360" w:lineRule="auto"/>
              <w:contextualSpacing/>
              <w:jc w:val="both"/>
              <w:rPr>
                <w:bCs/>
                <w:sz w:val="26"/>
                <w:szCs w:val="26"/>
              </w:rPr>
            </w:pPr>
            <w:r w:rsidRPr="009C203C">
              <w:rPr>
                <w:b/>
                <w:sz w:val="26"/>
                <w:szCs w:val="26"/>
              </w:rPr>
              <w:t>Methodologies:</w:t>
            </w:r>
          </w:p>
          <w:p w14:paraId="18B2F620" w14:textId="705608EF" w:rsidR="000D130F" w:rsidRPr="009C203C" w:rsidRDefault="000D130F" w:rsidP="00022EAB">
            <w:r w:rsidRPr="009C203C">
              <w:t>To achieve the set goals, we will use the Genetic algorithm to find the most optimal solution to solve our problem.</w:t>
            </w:r>
          </w:p>
          <w:p w14:paraId="1E283524" w14:textId="67E186DA" w:rsidR="00824207" w:rsidRPr="009C203C" w:rsidRDefault="000D130F" w:rsidP="00FC0FBC">
            <w:pPr>
              <w:pStyle w:val="ListParagraph"/>
              <w:widowControl/>
              <w:numPr>
                <w:ilvl w:val="0"/>
                <w:numId w:val="4"/>
              </w:numPr>
              <w:autoSpaceDE/>
              <w:autoSpaceDN/>
              <w:spacing w:line="360" w:lineRule="auto"/>
              <w:jc w:val="both"/>
              <w:rPr>
                <w:sz w:val="26"/>
                <w:szCs w:val="26"/>
              </w:rPr>
            </w:pPr>
            <w:r w:rsidRPr="009C203C">
              <w:rPr>
                <w:sz w:val="26"/>
                <w:szCs w:val="26"/>
              </w:rPr>
              <w:t>Genetic algorithms are commonly used to generate high-quality solutions to optimization and search problems by relying on biologically inspired operators such as mutation, crossover, and selection.</w:t>
            </w:r>
          </w:p>
          <w:p w14:paraId="2FB4046D" w14:textId="1EAAEBE3" w:rsidR="000D130F" w:rsidRPr="009C203C" w:rsidRDefault="000D130F" w:rsidP="00022EAB">
            <w:pPr>
              <w:jc w:val="both"/>
            </w:pPr>
            <w:r w:rsidRPr="009C203C">
              <w:t>The programming languages that will be mostly used are Python.</w:t>
            </w:r>
          </w:p>
          <w:p w14:paraId="281A9F9E" w14:textId="77777777" w:rsidR="000D130F" w:rsidRPr="009C203C" w:rsidRDefault="000D130F" w:rsidP="00FC0FBC">
            <w:pPr>
              <w:pStyle w:val="ListParagraph"/>
              <w:widowControl/>
              <w:numPr>
                <w:ilvl w:val="0"/>
                <w:numId w:val="5"/>
              </w:numPr>
              <w:tabs>
                <w:tab w:val="left" w:pos="5220"/>
              </w:tabs>
              <w:autoSpaceDE/>
              <w:autoSpaceDN/>
              <w:spacing w:line="360" w:lineRule="auto"/>
              <w:jc w:val="both"/>
              <w:rPr>
                <w:b/>
                <w:bCs/>
                <w:sz w:val="26"/>
                <w:szCs w:val="26"/>
              </w:rPr>
            </w:pPr>
            <w:r w:rsidRPr="009C203C">
              <w:rPr>
                <w:b/>
                <w:bCs/>
                <w:sz w:val="26"/>
                <w:szCs w:val="26"/>
              </w:rPr>
              <w:t>Expected Results:</w:t>
            </w:r>
          </w:p>
          <w:p w14:paraId="206A37F5" w14:textId="77777777" w:rsidR="000D130F" w:rsidRPr="009C203C" w:rsidRDefault="000D130F" w:rsidP="00022EAB">
            <w:r w:rsidRPr="009C203C">
              <w:t>The expected outcomes of this project are as the following:</w:t>
            </w:r>
          </w:p>
          <w:p w14:paraId="25F17764" w14:textId="77777777" w:rsidR="000D130F" w:rsidRPr="009C203C" w:rsidRDefault="000D130F" w:rsidP="00833BE1">
            <w:pPr>
              <w:pStyle w:val="ListParagraph"/>
              <w:widowControl/>
              <w:numPr>
                <w:ilvl w:val="0"/>
                <w:numId w:val="7"/>
              </w:numPr>
              <w:autoSpaceDE/>
              <w:autoSpaceDN/>
              <w:spacing w:line="360" w:lineRule="auto"/>
              <w:contextualSpacing/>
              <w:jc w:val="both"/>
              <w:rPr>
                <w:sz w:val="26"/>
                <w:szCs w:val="26"/>
              </w:rPr>
            </w:pPr>
            <w:r w:rsidRPr="009C203C">
              <w:rPr>
                <w:sz w:val="26"/>
                <w:szCs w:val="26"/>
              </w:rPr>
              <w:lastRenderedPageBreak/>
              <w:t>Understand fundamental algorithms and methodologies using in optimization system.</w:t>
            </w:r>
          </w:p>
          <w:p w14:paraId="3B7DF272" w14:textId="77777777" w:rsidR="000D130F" w:rsidRPr="009C203C" w:rsidRDefault="000D130F" w:rsidP="00833BE1">
            <w:pPr>
              <w:pStyle w:val="ListParagraph"/>
              <w:widowControl/>
              <w:numPr>
                <w:ilvl w:val="0"/>
                <w:numId w:val="7"/>
              </w:numPr>
              <w:autoSpaceDE/>
              <w:autoSpaceDN/>
              <w:spacing w:line="360" w:lineRule="auto"/>
              <w:contextualSpacing/>
              <w:jc w:val="both"/>
              <w:rPr>
                <w:sz w:val="26"/>
                <w:szCs w:val="26"/>
              </w:rPr>
            </w:pPr>
            <w:r w:rsidRPr="009C203C">
              <w:rPr>
                <w:sz w:val="26"/>
                <w:szCs w:val="26"/>
              </w:rPr>
              <w:t>Successfully build the working application.</w:t>
            </w:r>
          </w:p>
          <w:p w14:paraId="27CC2F77" w14:textId="2E08331A" w:rsidR="000D130F" w:rsidRPr="009C203C" w:rsidRDefault="000D130F" w:rsidP="00833BE1">
            <w:pPr>
              <w:pStyle w:val="ListParagraph"/>
              <w:widowControl/>
              <w:numPr>
                <w:ilvl w:val="0"/>
                <w:numId w:val="7"/>
              </w:numPr>
              <w:autoSpaceDE/>
              <w:autoSpaceDN/>
              <w:spacing w:line="360" w:lineRule="auto"/>
              <w:contextualSpacing/>
              <w:jc w:val="both"/>
              <w:rPr>
                <w:sz w:val="26"/>
                <w:szCs w:val="26"/>
              </w:rPr>
            </w:pPr>
            <w:r w:rsidRPr="009C203C">
              <w:rPr>
                <w:sz w:val="26"/>
                <w:szCs w:val="26"/>
              </w:rPr>
              <w:t>The application successfully generates the optimal staff schedule.</w:t>
            </w:r>
          </w:p>
        </w:tc>
      </w:tr>
      <w:tr w:rsidR="000D130F" w:rsidRPr="009C203C" w14:paraId="34A45752" w14:textId="77777777" w:rsidTr="00A65D06">
        <w:trPr>
          <w:trHeight w:val="928"/>
          <w:jc w:val="center"/>
        </w:trPr>
        <w:tc>
          <w:tcPr>
            <w:tcW w:w="9498" w:type="dxa"/>
            <w:gridSpan w:val="2"/>
          </w:tcPr>
          <w:p w14:paraId="106FB285" w14:textId="77777777" w:rsidR="000D130F" w:rsidRPr="009C203C" w:rsidRDefault="000D130F" w:rsidP="00022EAB">
            <w:pPr>
              <w:spacing w:before="120" w:after="120"/>
              <w:rPr>
                <w:b/>
              </w:rPr>
            </w:pPr>
            <w:r w:rsidRPr="009C203C">
              <w:rPr>
                <w:b/>
              </w:rPr>
              <w:lastRenderedPageBreak/>
              <w:t>Research timelines: (dd/mm/yyyy)</w:t>
            </w:r>
          </w:p>
          <w:p w14:paraId="2820462D" w14:textId="77777777" w:rsidR="000D130F" w:rsidRPr="009C203C" w:rsidRDefault="000D130F" w:rsidP="00022EAB">
            <w:pPr>
              <w:rPr>
                <w:bCs/>
              </w:rPr>
            </w:pPr>
            <w:r w:rsidRPr="009C203C">
              <w:rPr>
                <w:b/>
              </w:rPr>
              <w:t>Phase 1 (15/08/2020 – 20/09/2020):</w:t>
            </w:r>
            <w:r w:rsidRPr="009C203C">
              <w:rPr>
                <w:bCs/>
              </w:rPr>
              <w:t xml:space="preserve"> Research the Tabu search and Genetic algorithm. </w:t>
            </w:r>
          </w:p>
          <w:p w14:paraId="7930E61D" w14:textId="163AB8D9" w:rsidR="000D130F" w:rsidRPr="009C203C" w:rsidRDefault="000D130F" w:rsidP="00FC0FBC">
            <w:pPr>
              <w:pStyle w:val="ListParagraph"/>
              <w:widowControl/>
              <w:numPr>
                <w:ilvl w:val="0"/>
                <w:numId w:val="8"/>
              </w:numPr>
              <w:autoSpaceDE/>
              <w:autoSpaceDN/>
              <w:spacing w:after="240" w:line="360" w:lineRule="auto"/>
              <w:contextualSpacing/>
              <w:rPr>
                <w:bCs/>
                <w:sz w:val="26"/>
                <w:szCs w:val="26"/>
              </w:rPr>
            </w:pPr>
            <w:r w:rsidRPr="009C203C">
              <w:rPr>
                <w:bCs/>
                <w:sz w:val="26"/>
                <w:szCs w:val="26"/>
              </w:rPr>
              <w:t xml:space="preserve">Nguyen Hoang Long </w:t>
            </w:r>
            <w:r w:rsidR="00824207" w:rsidRPr="009C203C">
              <w:rPr>
                <w:bCs/>
                <w:sz w:val="26"/>
                <w:szCs w:val="26"/>
              </w:rPr>
              <w:t>research</w:t>
            </w:r>
            <w:r w:rsidRPr="009C203C">
              <w:rPr>
                <w:bCs/>
                <w:sz w:val="26"/>
                <w:szCs w:val="26"/>
              </w:rPr>
              <w:t xml:space="preserve"> GUI (</w:t>
            </w:r>
            <w:r w:rsidRPr="009C203C">
              <w:rPr>
                <w:bCs/>
                <w:color w:val="222222"/>
                <w:sz w:val="26"/>
                <w:szCs w:val="26"/>
                <w:shd w:val="clear" w:color="auto" w:fill="FFFFFF"/>
              </w:rPr>
              <w:t>Graphical</w:t>
            </w:r>
            <w:r w:rsidRPr="009C203C">
              <w:rPr>
                <w:color w:val="222222"/>
                <w:sz w:val="26"/>
                <w:szCs w:val="26"/>
                <w:shd w:val="clear" w:color="auto" w:fill="FFFFFF"/>
              </w:rPr>
              <w:t> User Interface)</w:t>
            </w:r>
            <w:r w:rsidRPr="009C203C">
              <w:rPr>
                <w:bCs/>
                <w:sz w:val="26"/>
                <w:szCs w:val="26"/>
              </w:rPr>
              <w:t xml:space="preserve"> in Python.</w:t>
            </w:r>
          </w:p>
          <w:p w14:paraId="63F8E875" w14:textId="458C4699" w:rsidR="000D130F" w:rsidRPr="009C203C" w:rsidRDefault="000D130F" w:rsidP="00FC0FBC">
            <w:pPr>
              <w:pStyle w:val="ListParagraph"/>
              <w:widowControl/>
              <w:numPr>
                <w:ilvl w:val="0"/>
                <w:numId w:val="8"/>
              </w:numPr>
              <w:autoSpaceDE/>
              <w:autoSpaceDN/>
              <w:spacing w:after="240" w:line="360" w:lineRule="auto"/>
              <w:contextualSpacing/>
              <w:rPr>
                <w:bCs/>
                <w:sz w:val="26"/>
                <w:szCs w:val="26"/>
              </w:rPr>
            </w:pPr>
            <w:r w:rsidRPr="009C203C">
              <w:rPr>
                <w:bCs/>
                <w:sz w:val="26"/>
                <w:szCs w:val="26"/>
              </w:rPr>
              <w:t xml:space="preserve">Nguyen Son Lam </w:t>
            </w:r>
            <w:r w:rsidR="00824207" w:rsidRPr="009C203C">
              <w:rPr>
                <w:bCs/>
                <w:sz w:val="26"/>
                <w:szCs w:val="26"/>
              </w:rPr>
              <w:t>research</w:t>
            </w:r>
            <w:r w:rsidRPr="009C203C">
              <w:rPr>
                <w:bCs/>
                <w:sz w:val="26"/>
                <w:szCs w:val="26"/>
              </w:rPr>
              <w:t xml:space="preserve"> Genetic algorithm (GA).</w:t>
            </w:r>
          </w:p>
          <w:p w14:paraId="5EFACF81" w14:textId="77777777" w:rsidR="000D130F" w:rsidRPr="009C203C" w:rsidRDefault="000D130F" w:rsidP="00022EAB">
            <w:pPr>
              <w:rPr>
                <w:bCs/>
              </w:rPr>
            </w:pPr>
            <w:r w:rsidRPr="009C203C">
              <w:rPr>
                <w:b/>
              </w:rPr>
              <w:t xml:space="preserve">Phase 2 (21/09/2020 – 15/10/2020): </w:t>
            </w:r>
            <w:r w:rsidRPr="009C203C">
              <w:rPr>
                <w:bCs/>
              </w:rPr>
              <w:t>Develop the application</w:t>
            </w:r>
          </w:p>
          <w:p w14:paraId="56F7837E" w14:textId="77777777" w:rsidR="000D130F" w:rsidRPr="009C203C" w:rsidRDefault="000D130F" w:rsidP="00FC0FBC">
            <w:pPr>
              <w:pStyle w:val="ListParagraph"/>
              <w:widowControl/>
              <w:numPr>
                <w:ilvl w:val="0"/>
                <w:numId w:val="9"/>
              </w:numPr>
              <w:autoSpaceDE/>
              <w:autoSpaceDN/>
              <w:spacing w:after="240" w:line="360" w:lineRule="auto"/>
              <w:contextualSpacing/>
              <w:rPr>
                <w:bCs/>
                <w:sz w:val="26"/>
                <w:szCs w:val="26"/>
              </w:rPr>
            </w:pPr>
            <w:r w:rsidRPr="009C203C">
              <w:rPr>
                <w:bCs/>
                <w:sz w:val="26"/>
                <w:szCs w:val="26"/>
              </w:rPr>
              <w:t>Build an application to import dataset and run test cases.</w:t>
            </w:r>
          </w:p>
          <w:p w14:paraId="707C6DBC" w14:textId="77777777" w:rsidR="000D130F" w:rsidRPr="009C203C" w:rsidRDefault="000D130F" w:rsidP="00022EAB">
            <w:pPr>
              <w:rPr>
                <w:bCs/>
              </w:rPr>
            </w:pPr>
            <w:r w:rsidRPr="009C203C">
              <w:rPr>
                <w:b/>
              </w:rPr>
              <w:t>Phase 3 (16/10/2020 – 23/10/2020):</w:t>
            </w:r>
            <w:r w:rsidRPr="009C203C">
              <w:rPr>
                <w:bCs/>
              </w:rPr>
              <w:t xml:space="preserve"> Optimize the algorithm and improve the application</w:t>
            </w:r>
          </w:p>
          <w:p w14:paraId="708AB3E3" w14:textId="77777777" w:rsidR="000D130F" w:rsidRPr="009C203C" w:rsidRDefault="000D130F" w:rsidP="00FC0FBC">
            <w:pPr>
              <w:pStyle w:val="ListParagraph"/>
              <w:widowControl/>
              <w:numPr>
                <w:ilvl w:val="0"/>
                <w:numId w:val="9"/>
              </w:numPr>
              <w:autoSpaceDE/>
              <w:autoSpaceDN/>
              <w:spacing w:after="240" w:line="360" w:lineRule="auto"/>
              <w:contextualSpacing/>
              <w:rPr>
                <w:bCs/>
                <w:sz w:val="26"/>
                <w:szCs w:val="26"/>
              </w:rPr>
            </w:pPr>
            <w:r w:rsidRPr="009C203C">
              <w:rPr>
                <w:bCs/>
                <w:sz w:val="26"/>
                <w:szCs w:val="26"/>
              </w:rPr>
              <w:t>Run test cases to find the sufficient and optimal solutions.</w:t>
            </w:r>
          </w:p>
          <w:p w14:paraId="4675EA25" w14:textId="29834601" w:rsidR="000D130F" w:rsidRPr="009C203C" w:rsidRDefault="000D130F" w:rsidP="00022EAB">
            <w:pPr>
              <w:rPr>
                <w:bCs/>
              </w:rPr>
            </w:pPr>
            <w:r w:rsidRPr="009C203C">
              <w:rPr>
                <w:b/>
              </w:rPr>
              <w:t>Phase 4 (24/10/2020 – 31/12/2020):</w:t>
            </w:r>
            <w:r w:rsidRPr="009C203C">
              <w:rPr>
                <w:bCs/>
              </w:rPr>
              <w:t xml:space="preserve"> Finish the application. </w:t>
            </w:r>
          </w:p>
        </w:tc>
      </w:tr>
      <w:tr w:rsidR="000D130F" w:rsidRPr="009C203C" w14:paraId="2F21F110" w14:textId="77777777" w:rsidTr="00A65D06">
        <w:trPr>
          <w:trHeight w:val="3186"/>
          <w:jc w:val="center"/>
        </w:trPr>
        <w:tc>
          <w:tcPr>
            <w:tcW w:w="4748" w:type="dxa"/>
          </w:tcPr>
          <w:p w14:paraId="1FB6C260" w14:textId="77777777" w:rsidR="000D130F" w:rsidRPr="009C203C" w:rsidRDefault="000D130F" w:rsidP="00022EAB">
            <w:pPr>
              <w:spacing w:before="120" w:after="120"/>
              <w:jc w:val="center"/>
              <w:rPr>
                <w:b/>
              </w:rPr>
            </w:pPr>
            <w:r w:rsidRPr="009C203C">
              <w:rPr>
                <w:b/>
              </w:rPr>
              <w:t>Approved by the advisor(s)</w:t>
            </w:r>
          </w:p>
          <w:p w14:paraId="414BB1B2" w14:textId="77777777" w:rsidR="000D130F" w:rsidRPr="009C203C" w:rsidRDefault="000D130F" w:rsidP="00022EAB">
            <w:pPr>
              <w:spacing w:before="120" w:after="120"/>
              <w:jc w:val="center"/>
              <w:rPr>
                <w:b/>
              </w:rPr>
            </w:pPr>
            <w:r w:rsidRPr="009C203C">
              <w:rPr>
                <w:b/>
              </w:rPr>
              <w:t>Signature(s) of advisor(s)</w:t>
            </w:r>
          </w:p>
          <w:p w14:paraId="0FECC4D2" w14:textId="77777777" w:rsidR="000D130F" w:rsidRPr="009C203C" w:rsidRDefault="000D130F" w:rsidP="00022EAB"/>
          <w:p w14:paraId="094766E3" w14:textId="77777777" w:rsidR="000D130F" w:rsidRPr="009C203C" w:rsidRDefault="000D130F" w:rsidP="00022EAB">
            <w:pPr>
              <w:rPr>
                <w:b/>
              </w:rPr>
            </w:pPr>
          </w:p>
          <w:p w14:paraId="1342C798" w14:textId="77777777" w:rsidR="000D130F" w:rsidRPr="009C203C" w:rsidRDefault="000D130F" w:rsidP="00022EAB">
            <w:pPr>
              <w:jc w:val="center"/>
            </w:pPr>
          </w:p>
        </w:tc>
        <w:tc>
          <w:tcPr>
            <w:tcW w:w="4749" w:type="dxa"/>
          </w:tcPr>
          <w:p w14:paraId="03EFBD62" w14:textId="77777777" w:rsidR="000D130F" w:rsidRPr="009C203C" w:rsidRDefault="000D130F" w:rsidP="00022EAB">
            <w:pPr>
              <w:spacing w:before="120" w:after="120"/>
              <w:jc w:val="center"/>
              <w:rPr>
                <w:b/>
              </w:rPr>
            </w:pPr>
            <w:r w:rsidRPr="009C203C">
              <w:rPr>
                <w:b/>
              </w:rPr>
              <w:t>Ho Chi Minh city, …/…/2020</w:t>
            </w:r>
          </w:p>
          <w:p w14:paraId="1F40FDB2" w14:textId="77777777" w:rsidR="000D130F" w:rsidRPr="009C203C" w:rsidRDefault="000D130F" w:rsidP="00022EAB">
            <w:pPr>
              <w:tabs>
                <w:tab w:val="center" w:pos="1439"/>
              </w:tabs>
              <w:jc w:val="center"/>
              <w:rPr>
                <w:b/>
              </w:rPr>
            </w:pPr>
            <w:r w:rsidRPr="009C203C">
              <w:rPr>
                <w:b/>
              </w:rPr>
              <w:t>Signature(s) of student(s)</w:t>
            </w:r>
          </w:p>
          <w:p w14:paraId="1B5145C5" w14:textId="77777777" w:rsidR="000D130F" w:rsidRPr="009C203C" w:rsidRDefault="000D130F" w:rsidP="00022EAB">
            <w:pPr>
              <w:tabs>
                <w:tab w:val="center" w:pos="1439"/>
              </w:tabs>
              <w:jc w:val="center"/>
              <w:rPr>
                <w:b/>
              </w:rPr>
            </w:pPr>
          </w:p>
          <w:p w14:paraId="17EE6193" w14:textId="77777777" w:rsidR="000D130F" w:rsidRPr="009C203C" w:rsidRDefault="000D130F" w:rsidP="00022EAB">
            <w:pPr>
              <w:tabs>
                <w:tab w:val="center" w:pos="1439"/>
              </w:tabs>
              <w:jc w:val="center"/>
              <w:rPr>
                <w:b/>
              </w:rPr>
            </w:pPr>
          </w:p>
        </w:tc>
      </w:tr>
      <w:bookmarkEnd w:id="183"/>
    </w:tbl>
    <w:p w14:paraId="4429B02E" w14:textId="45903B66" w:rsidR="00C02026" w:rsidRPr="009C203C" w:rsidRDefault="00C02026" w:rsidP="00022EAB">
      <w:r w:rsidRPr="009C203C">
        <w:br w:type="page"/>
      </w:r>
    </w:p>
    <w:p w14:paraId="4943895A" w14:textId="3F14D5C4" w:rsidR="00C02026" w:rsidRPr="009C203C" w:rsidRDefault="00C513B6" w:rsidP="00022EAB">
      <w:pPr>
        <w:jc w:val="center"/>
        <w:rPr>
          <w:b/>
          <w:bCs/>
          <w:sz w:val="28"/>
          <w:szCs w:val="28"/>
        </w:rPr>
      </w:pPr>
      <w:r w:rsidRPr="009C203C">
        <w:rPr>
          <w:b/>
          <w:bCs/>
          <w:sz w:val="28"/>
          <w:szCs w:val="28"/>
        </w:rPr>
        <w:lastRenderedPageBreak/>
        <w:t xml:space="preserve">TABLE OF </w:t>
      </w:r>
      <w:r w:rsidRPr="00742D44">
        <w:rPr>
          <w:rStyle w:val="Heading1Char"/>
          <w:rFonts w:eastAsiaTheme="minorHAnsi"/>
          <w:sz w:val="28"/>
          <w:szCs w:val="22"/>
          <w:rPrChange w:id="185" w:author="NGUYỄN HOÀNG LONG" w:date="2021-01-05T12:26:00Z">
            <w:rPr>
              <w:b/>
              <w:bCs/>
              <w:sz w:val="28"/>
              <w:szCs w:val="28"/>
            </w:rPr>
          </w:rPrChange>
        </w:rPr>
        <w:t>CONTENTS</w:t>
      </w:r>
    </w:p>
    <w:commentRangeStart w:id="186"/>
    <w:commentRangeStart w:id="187"/>
    <w:commentRangeStart w:id="188"/>
    <w:commentRangeStart w:id="189"/>
    <w:commentRangeStart w:id="190"/>
    <w:commentRangeStart w:id="191"/>
    <w:commentRangeStart w:id="192"/>
    <w:p w14:paraId="5EE288DB" w14:textId="77777777" w:rsidR="009F66DE" w:rsidRPr="00C91566" w:rsidRDefault="00BF7B08" w:rsidP="00C91566">
      <w:pPr>
        <w:pStyle w:val="TOC1"/>
        <w:rPr>
          <w:rFonts w:asciiTheme="minorHAnsi" w:eastAsiaTheme="minorEastAsia" w:hAnsiTheme="minorHAnsi" w:cstheme="minorBidi"/>
          <w:sz w:val="22"/>
          <w:szCs w:val="22"/>
        </w:rPr>
      </w:pPr>
      <w:r>
        <w:fldChar w:fldCharType="begin"/>
      </w:r>
      <w:r>
        <w:instrText xml:space="preserve"> TOC \o "1-4" \h \z \u </w:instrText>
      </w:r>
      <w:r>
        <w:fldChar w:fldCharType="separate"/>
      </w:r>
      <w:bookmarkStart w:id="193" w:name="_GoBack"/>
      <w:r w:rsidR="009F66DE" w:rsidRPr="00C91566">
        <w:rPr>
          <w:rStyle w:val="Hyperlink"/>
        </w:rPr>
        <w:fldChar w:fldCharType="begin"/>
      </w:r>
      <w:r w:rsidR="009F66DE" w:rsidRPr="00C91566">
        <w:rPr>
          <w:rStyle w:val="Hyperlink"/>
        </w:rPr>
        <w:instrText xml:space="preserve"> </w:instrText>
      </w:r>
      <w:r w:rsidR="009F66DE" w:rsidRPr="00C91566">
        <w:instrText>HYPERLINK \l "_Toc60747213"</w:instrText>
      </w:r>
      <w:r w:rsidR="009F66DE" w:rsidRPr="00C91566">
        <w:rPr>
          <w:rStyle w:val="Hyperlink"/>
        </w:rPr>
        <w:instrText xml:space="preserve"> </w:instrText>
      </w:r>
      <w:r w:rsidR="009F66DE" w:rsidRPr="00C91566">
        <w:rPr>
          <w:rStyle w:val="Hyperlink"/>
        </w:rPr>
      </w:r>
      <w:r w:rsidR="009F66DE" w:rsidRPr="00C91566">
        <w:rPr>
          <w:rStyle w:val="Hyperlink"/>
        </w:rPr>
        <w:fldChar w:fldCharType="separate"/>
      </w:r>
      <w:r w:rsidR="009F66DE" w:rsidRPr="00C91566">
        <w:rPr>
          <w:rStyle w:val="Hyperlink"/>
          <w:bCs/>
        </w:rPr>
        <w:t>ACKNOWLEDGMENT</w:t>
      </w:r>
      <w:r w:rsidR="009F66DE" w:rsidRPr="00C91566">
        <w:rPr>
          <w:webHidden/>
        </w:rPr>
        <w:tab/>
      </w:r>
      <w:r w:rsidR="009F66DE" w:rsidRPr="00C91566">
        <w:rPr>
          <w:webHidden/>
        </w:rPr>
        <w:fldChar w:fldCharType="begin"/>
      </w:r>
      <w:r w:rsidR="009F66DE" w:rsidRPr="00C91566">
        <w:rPr>
          <w:webHidden/>
        </w:rPr>
        <w:instrText xml:space="preserve"> PAGEREF _Toc60747213 \h </w:instrText>
      </w:r>
      <w:r w:rsidR="009F66DE" w:rsidRPr="00C91566">
        <w:rPr>
          <w:webHidden/>
        </w:rPr>
      </w:r>
      <w:r w:rsidR="009F66DE" w:rsidRPr="00C91566">
        <w:rPr>
          <w:webHidden/>
        </w:rPr>
        <w:fldChar w:fldCharType="separate"/>
      </w:r>
      <w:r w:rsidR="003C566F">
        <w:rPr>
          <w:webHidden/>
        </w:rPr>
        <w:t>i</w:t>
      </w:r>
      <w:r w:rsidR="009F66DE" w:rsidRPr="00C91566">
        <w:rPr>
          <w:webHidden/>
        </w:rPr>
        <w:fldChar w:fldCharType="end"/>
      </w:r>
      <w:r w:rsidR="009F66DE" w:rsidRPr="00C91566">
        <w:rPr>
          <w:rStyle w:val="Hyperlink"/>
        </w:rPr>
        <w:fldChar w:fldCharType="end"/>
      </w:r>
    </w:p>
    <w:p w14:paraId="33A9338B" w14:textId="77777777" w:rsidR="009F66DE" w:rsidRPr="00C91566" w:rsidRDefault="009F66DE" w:rsidP="00C91566">
      <w:pPr>
        <w:pStyle w:val="TOC1"/>
        <w:rPr>
          <w:rFonts w:asciiTheme="minorHAnsi" w:eastAsiaTheme="minorEastAsia" w:hAnsiTheme="minorHAnsi" w:cstheme="minorBidi"/>
          <w:sz w:val="22"/>
          <w:szCs w:val="22"/>
        </w:rPr>
      </w:pPr>
      <w:hyperlink w:anchor="_Toc60747214" w:history="1">
        <w:r w:rsidRPr="00C91566">
          <w:rPr>
            <w:rStyle w:val="Hyperlink"/>
          </w:rPr>
          <w:t>LIST OF TABLES</w:t>
        </w:r>
        <w:r w:rsidRPr="00C91566">
          <w:rPr>
            <w:webHidden/>
          </w:rPr>
          <w:tab/>
        </w:r>
        <w:r w:rsidRPr="00C91566">
          <w:rPr>
            <w:webHidden/>
          </w:rPr>
          <w:fldChar w:fldCharType="begin"/>
        </w:r>
        <w:r w:rsidRPr="00C91566">
          <w:rPr>
            <w:webHidden/>
          </w:rPr>
          <w:instrText xml:space="preserve"> PAGEREF _Toc60747214 \h </w:instrText>
        </w:r>
        <w:r w:rsidRPr="00C91566">
          <w:rPr>
            <w:webHidden/>
          </w:rPr>
        </w:r>
        <w:r w:rsidRPr="00C91566">
          <w:rPr>
            <w:webHidden/>
          </w:rPr>
          <w:fldChar w:fldCharType="separate"/>
        </w:r>
        <w:r w:rsidR="003C566F">
          <w:rPr>
            <w:webHidden/>
          </w:rPr>
          <w:t>x</w:t>
        </w:r>
        <w:r w:rsidRPr="00C91566">
          <w:rPr>
            <w:webHidden/>
          </w:rPr>
          <w:fldChar w:fldCharType="end"/>
        </w:r>
      </w:hyperlink>
    </w:p>
    <w:p w14:paraId="7D2B2A3E" w14:textId="77777777" w:rsidR="009F66DE" w:rsidRPr="00C91566" w:rsidRDefault="009F66DE" w:rsidP="00C91566">
      <w:pPr>
        <w:pStyle w:val="TOC1"/>
        <w:rPr>
          <w:rFonts w:asciiTheme="minorHAnsi" w:eastAsiaTheme="minorEastAsia" w:hAnsiTheme="minorHAnsi" w:cstheme="minorBidi"/>
          <w:sz w:val="22"/>
          <w:szCs w:val="22"/>
        </w:rPr>
      </w:pPr>
      <w:hyperlink w:anchor="_Toc60747215" w:history="1">
        <w:r w:rsidRPr="00C91566">
          <w:rPr>
            <w:rStyle w:val="Hyperlink"/>
          </w:rPr>
          <w:t>LIST OF FIGURES</w:t>
        </w:r>
        <w:r w:rsidRPr="00C91566">
          <w:rPr>
            <w:webHidden/>
          </w:rPr>
          <w:tab/>
        </w:r>
        <w:r w:rsidRPr="00C91566">
          <w:rPr>
            <w:webHidden/>
          </w:rPr>
          <w:fldChar w:fldCharType="begin"/>
        </w:r>
        <w:r w:rsidRPr="00C91566">
          <w:rPr>
            <w:webHidden/>
          </w:rPr>
          <w:instrText xml:space="preserve"> PAGEREF _Toc60747215 \h </w:instrText>
        </w:r>
        <w:r w:rsidRPr="00C91566">
          <w:rPr>
            <w:webHidden/>
          </w:rPr>
        </w:r>
        <w:r w:rsidRPr="00C91566">
          <w:rPr>
            <w:webHidden/>
          </w:rPr>
          <w:fldChar w:fldCharType="separate"/>
        </w:r>
        <w:r w:rsidR="003C566F">
          <w:rPr>
            <w:webHidden/>
          </w:rPr>
          <w:t>xi</w:t>
        </w:r>
        <w:r w:rsidRPr="00C91566">
          <w:rPr>
            <w:webHidden/>
          </w:rPr>
          <w:fldChar w:fldCharType="end"/>
        </w:r>
      </w:hyperlink>
    </w:p>
    <w:p w14:paraId="7C00890D" w14:textId="77777777" w:rsidR="009F66DE" w:rsidRPr="00C91566" w:rsidRDefault="009F66DE" w:rsidP="00C91566">
      <w:pPr>
        <w:pStyle w:val="TOC1"/>
        <w:rPr>
          <w:rFonts w:asciiTheme="minorHAnsi" w:eastAsiaTheme="minorEastAsia" w:hAnsiTheme="minorHAnsi" w:cstheme="minorBidi"/>
          <w:sz w:val="22"/>
          <w:szCs w:val="22"/>
        </w:rPr>
      </w:pPr>
      <w:hyperlink w:anchor="_Toc60747216" w:history="1">
        <w:r w:rsidRPr="00C91566">
          <w:rPr>
            <w:rStyle w:val="Hyperlink"/>
            <w:bCs/>
          </w:rPr>
          <w:t xml:space="preserve">LIST OF </w:t>
        </w:r>
        <w:r w:rsidRPr="00C91566">
          <w:rPr>
            <w:rStyle w:val="Hyperlink"/>
          </w:rPr>
          <w:t>ABBREVIATIONS</w:t>
        </w:r>
        <w:r w:rsidRPr="00C91566">
          <w:rPr>
            <w:webHidden/>
          </w:rPr>
          <w:tab/>
        </w:r>
        <w:r w:rsidRPr="00C91566">
          <w:rPr>
            <w:webHidden/>
          </w:rPr>
          <w:fldChar w:fldCharType="begin"/>
        </w:r>
        <w:r w:rsidRPr="00C91566">
          <w:rPr>
            <w:webHidden/>
          </w:rPr>
          <w:instrText xml:space="preserve"> PAGEREF _Toc60747216 \h </w:instrText>
        </w:r>
        <w:r w:rsidRPr="00C91566">
          <w:rPr>
            <w:webHidden/>
          </w:rPr>
        </w:r>
        <w:r w:rsidRPr="00C91566">
          <w:rPr>
            <w:webHidden/>
          </w:rPr>
          <w:fldChar w:fldCharType="separate"/>
        </w:r>
        <w:r w:rsidR="003C566F">
          <w:rPr>
            <w:webHidden/>
          </w:rPr>
          <w:t>xiv</w:t>
        </w:r>
        <w:r w:rsidRPr="00C91566">
          <w:rPr>
            <w:webHidden/>
          </w:rPr>
          <w:fldChar w:fldCharType="end"/>
        </w:r>
      </w:hyperlink>
    </w:p>
    <w:p w14:paraId="3B96B3BB" w14:textId="77777777" w:rsidR="009F66DE" w:rsidRPr="007F2BF4" w:rsidRDefault="009F66DE" w:rsidP="00C91566">
      <w:pPr>
        <w:pStyle w:val="TOC1"/>
        <w:rPr>
          <w:rFonts w:asciiTheme="minorHAnsi" w:eastAsiaTheme="minorEastAsia" w:hAnsiTheme="minorHAnsi" w:cstheme="minorBidi"/>
          <w:sz w:val="22"/>
          <w:szCs w:val="22"/>
        </w:rPr>
      </w:pPr>
      <w:hyperlink w:anchor="_Toc60747217" w:history="1">
        <w:r w:rsidRPr="00C91566">
          <w:rPr>
            <w:rStyle w:val="Hyperlink"/>
          </w:rPr>
          <w:t>ABSTRACT</w:t>
        </w:r>
        <w:r w:rsidRPr="00C91566">
          <w:rPr>
            <w:webHidden/>
          </w:rPr>
          <w:tab/>
        </w:r>
        <w:r w:rsidRPr="00C91566">
          <w:rPr>
            <w:webHidden/>
          </w:rPr>
          <w:fldChar w:fldCharType="begin"/>
        </w:r>
        <w:r w:rsidRPr="00C91566">
          <w:rPr>
            <w:webHidden/>
          </w:rPr>
          <w:instrText xml:space="preserve"> PAGEREF _Toc60747217 \h </w:instrText>
        </w:r>
        <w:r w:rsidRPr="00C91566">
          <w:rPr>
            <w:webHidden/>
          </w:rPr>
        </w:r>
        <w:r w:rsidRPr="00C91566">
          <w:rPr>
            <w:webHidden/>
          </w:rPr>
          <w:fldChar w:fldCharType="separate"/>
        </w:r>
        <w:r w:rsidR="003C566F">
          <w:rPr>
            <w:webHidden/>
          </w:rPr>
          <w:t>xv</w:t>
        </w:r>
        <w:r w:rsidRPr="00C91566">
          <w:rPr>
            <w:webHidden/>
          </w:rPr>
          <w:fldChar w:fldCharType="end"/>
        </w:r>
      </w:hyperlink>
      <w:bookmarkEnd w:id="193"/>
    </w:p>
    <w:p w14:paraId="1F79D817" w14:textId="77777777" w:rsidR="009F66DE" w:rsidRPr="00C91566" w:rsidRDefault="009F66DE" w:rsidP="00C91566">
      <w:pPr>
        <w:pStyle w:val="TOC1"/>
        <w:rPr>
          <w:rFonts w:asciiTheme="minorHAnsi" w:eastAsiaTheme="minorEastAsia" w:hAnsiTheme="minorHAnsi" w:cstheme="minorBidi"/>
          <w:sz w:val="22"/>
          <w:szCs w:val="22"/>
        </w:rPr>
      </w:pPr>
      <w:hyperlink w:anchor="_Toc60747218" w:history="1">
        <w:r w:rsidRPr="00C91566">
          <w:rPr>
            <w:rStyle w:val="Hyperlink"/>
          </w:rPr>
          <w:t>Chapter 1: INTRODUCTION</w:t>
        </w:r>
        <w:r w:rsidRPr="00C91566">
          <w:rPr>
            <w:webHidden/>
          </w:rPr>
          <w:tab/>
        </w:r>
        <w:r w:rsidRPr="00C91566">
          <w:rPr>
            <w:webHidden/>
          </w:rPr>
          <w:fldChar w:fldCharType="begin"/>
        </w:r>
        <w:r w:rsidRPr="00C91566">
          <w:rPr>
            <w:webHidden/>
          </w:rPr>
          <w:instrText xml:space="preserve"> PAGEREF _Toc60747218 \h </w:instrText>
        </w:r>
        <w:r w:rsidRPr="00C91566">
          <w:rPr>
            <w:webHidden/>
          </w:rPr>
        </w:r>
        <w:r w:rsidRPr="00C91566">
          <w:rPr>
            <w:webHidden/>
          </w:rPr>
          <w:fldChar w:fldCharType="separate"/>
        </w:r>
        <w:r w:rsidR="003C566F">
          <w:rPr>
            <w:webHidden/>
          </w:rPr>
          <w:t>1</w:t>
        </w:r>
        <w:r w:rsidRPr="00C91566">
          <w:rPr>
            <w:webHidden/>
          </w:rPr>
          <w:fldChar w:fldCharType="end"/>
        </w:r>
      </w:hyperlink>
    </w:p>
    <w:p w14:paraId="2063A4F4" w14:textId="77777777" w:rsidR="009F66DE" w:rsidRPr="007F2BF4" w:rsidRDefault="009F66DE">
      <w:pPr>
        <w:pStyle w:val="TOC2"/>
        <w:rPr>
          <w:rFonts w:asciiTheme="minorHAnsi" w:eastAsiaTheme="minorEastAsia" w:hAnsiTheme="minorHAnsi" w:cstheme="minorBidi"/>
          <w:b w:val="0"/>
          <w:sz w:val="22"/>
          <w:szCs w:val="22"/>
        </w:rPr>
      </w:pPr>
      <w:hyperlink w:anchor="_Toc60747219" w:history="1">
        <w:r w:rsidRPr="007F2BF4">
          <w:rPr>
            <w:rStyle w:val="Hyperlink"/>
            <w:b w:val="0"/>
            <w:bCs/>
          </w:rPr>
          <w:t>1.1 Motivation</w:t>
        </w:r>
        <w:r w:rsidRPr="007F2BF4">
          <w:rPr>
            <w:b w:val="0"/>
            <w:webHidden/>
          </w:rPr>
          <w:tab/>
        </w:r>
        <w:r w:rsidRPr="007F2BF4">
          <w:rPr>
            <w:b w:val="0"/>
            <w:webHidden/>
          </w:rPr>
          <w:fldChar w:fldCharType="begin"/>
        </w:r>
        <w:r w:rsidRPr="007F2BF4">
          <w:rPr>
            <w:b w:val="0"/>
            <w:webHidden/>
          </w:rPr>
          <w:instrText xml:space="preserve"> PAGEREF _Toc60747219 \h </w:instrText>
        </w:r>
        <w:r w:rsidRPr="007F2BF4">
          <w:rPr>
            <w:b w:val="0"/>
            <w:webHidden/>
          </w:rPr>
        </w:r>
        <w:r w:rsidRPr="007F2BF4">
          <w:rPr>
            <w:b w:val="0"/>
            <w:webHidden/>
          </w:rPr>
          <w:fldChar w:fldCharType="separate"/>
        </w:r>
        <w:r w:rsidR="003C566F">
          <w:rPr>
            <w:b w:val="0"/>
            <w:webHidden/>
          </w:rPr>
          <w:t>1</w:t>
        </w:r>
        <w:r w:rsidRPr="007F2BF4">
          <w:rPr>
            <w:b w:val="0"/>
            <w:webHidden/>
          </w:rPr>
          <w:fldChar w:fldCharType="end"/>
        </w:r>
      </w:hyperlink>
    </w:p>
    <w:p w14:paraId="29BBD9C4" w14:textId="77777777" w:rsidR="009F66DE" w:rsidRPr="007F2BF4" w:rsidRDefault="009F66DE">
      <w:pPr>
        <w:pStyle w:val="TOC2"/>
        <w:rPr>
          <w:rFonts w:asciiTheme="minorHAnsi" w:eastAsiaTheme="minorEastAsia" w:hAnsiTheme="minorHAnsi" w:cstheme="minorBidi"/>
          <w:b w:val="0"/>
          <w:sz w:val="22"/>
          <w:szCs w:val="22"/>
        </w:rPr>
      </w:pPr>
      <w:hyperlink w:anchor="_Toc60747220" w:history="1">
        <w:r w:rsidRPr="007F2BF4">
          <w:rPr>
            <w:rStyle w:val="Hyperlink"/>
            <w:b w:val="0"/>
            <w:bCs/>
          </w:rPr>
          <w:t>1.2 Objectives of the research</w:t>
        </w:r>
        <w:r w:rsidRPr="007F2BF4">
          <w:rPr>
            <w:b w:val="0"/>
            <w:webHidden/>
          </w:rPr>
          <w:tab/>
        </w:r>
        <w:r w:rsidRPr="007F2BF4">
          <w:rPr>
            <w:b w:val="0"/>
            <w:webHidden/>
          </w:rPr>
          <w:fldChar w:fldCharType="begin"/>
        </w:r>
        <w:r w:rsidRPr="007F2BF4">
          <w:rPr>
            <w:b w:val="0"/>
            <w:webHidden/>
          </w:rPr>
          <w:instrText xml:space="preserve"> PAGEREF _Toc60747220 \h </w:instrText>
        </w:r>
        <w:r w:rsidRPr="007F2BF4">
          <w:rPr>
            <w:b w:val="0"/>
            <w:webHidden/>
          </w:rPr>
        </w:r>
        <w:r w:rsidRPr="007F2BF4">
          <w:rPr>
            <w:b w:val="0"/>
            <w:webHidden/>
          </w:rPr>
          <w:fldChar w:fldCharType="separate"/>
        </w:r>
        <w:r w:rsidR="003C566F">
          <w:rPr>
            <w:b w:val="0"/>
            <w:webHidden/>
          </w:rPr>
          <w:t>2</w:t>
        </w:r>
        <w:r w:rsidRPr="007F2BF4">
          <w:rPr>
            <w:b w:val="0"/>
            <w:webHidden/>
          </w:rPr>
          <w:fldChar w:fldCharType="end"/>
        </w:r>
      </w:hyperlink>
    </w:p>
    <w:p w14:paraId="269E05BA" w14:textId="77777777" w:rsidR="009F66DE" w:rsidRPr="007F2BF4" w:rsidRDefault="009F66DE">
      <w:pPr>
        <w:pStyle w:val="TOC2"/>
        <w:rPr>
          <w:rFonts w:asciiTheme="minorHAnsi" w:eastAsiaTheme="minorEastAsia" w:hAnsiTheme="minorHAnsi" w:cstheme="minorBidi"/>
          <w:b w:val="0"/>
          <w:sz w:val="22"/>
          <w:szCs w:val="22"/>
        </w:rPr>
      </w:pPr>
      <w:hyperlink w:anchor="_Toc60747221" w:history="1">
        <w:r w:rsidRPr="007F2BF4">
          <w:rPr>
            <w:rStyle w:val="Hyperlink"/>
            <w:b w:val="0"/>
            <w:bCs/>
          </w:rPr>
          <w:t>1.3 Target and scope of the research</w:t>
        </w:r>
        <w:r w:rsidRPr="007F2BF4">
          <w:rPr>
            <w:b w:val="0"/>
            <w:webHidden/>
          </w:rPr>
          <w:tab/>
        </w:r>
        <w:r w:rsidRPr="007F2BF4">
          <w:rPr>
            <w:b w:val="0"/>
            <w:webHidden/>
          </w:rPr>
          <w:fldChar w:fldCharType="begin"/>
        </w:r>
        <w:r w:rsidRPr="007F2BF4">
          <w:rPr>
            <w:b w:val="0"/>
            <w:webHidden/>
          </w:rPr>
          <w:instrText xml:space="preserve"> PAGEREF _Toc60747221 \h </w:instrText>
        </w:r>
        <w:r w:rsidRPr="007F2BF4">
          <w:rPr>
            <w:b w:val="0"/>
            <w:webHidden/>
          </w:rPr>
        </w:r>
        <w:r w:rsidRPr="007F2BF4">
          <w:rPr>
            <w:b w:val="0"/>
            <w:webHidden/>
          </w:rPr>
          <w:fldChar w:fldCharType="separate"/>
        </w:r>
        <w:r w:rsidR="003C566F">
          <w:rPr>
            <w:b w:val="0"/>
            <w:webHidden/>
          </w:rPr>
          <w:t>2</w:t>
        </w:r>
        <w:r w:rsidRPr="007F2BF4">
          <w:rPr>
            <w:b w:val="0"/>
            <w:webHidden/>
          </w:rPr>
          <w:fldChar w:fldCharType="end"/>
        </w:r>
      </w:hyperlink>
    </w:p>
    <w:p w14:paraId="174E7C07" w14:textId="77777777" w:rsidR="009F66DE" w:rsidRPr="007F2BF4" w:rsidRDefault="009F66DE">
      <w:pPr>
        <w:pStyle w:val="TOC2"/>
        <w:rPr>
          <w:rFonts w:asciiTheme="minorHAnsi" w:eastAsiaTheme="minorEastAsia" w:hAnsiTheme="minorHAnsi" w:cstheme="minorBidi"/>
          <w:b w:val="0"/>
          <w:sz w:val="22"/>
          <w:szCs w:val="22"/>
        </w:rPr>
      </w:pPr>
      <w:hyperlink w:anchor="_Toc60747222" w:history="1">
        <w:r w:rsidRPr="007F2BF4">
          <w:rPr>
            <w:rStyle w:val="Hyperlink"/>
            <w:b w:val="0"/>
            <w:bCs/>
          </w:rPr>
          <w:t>1.4 Expected result</w:t>
        </w:r>
        <w:r w:rsidRPr="007F2BF4">
          <w:rPr>
            <w:b w:val="0"/>
            <w:webHidden/>
          </w:rPr>
          <w:tab/>
        </w:r>
        <w:r w:rsidRPr="007F2BF4">
          <w:rPr>
            <w:b w:val="0"/>
            <w:webHidden/>
          </w:rPr>
          <w:fldChar w:fldCharType="begin"/>
        </w:r>
        <w:r w:rsidRPr="007F2BF4">
          <w:rPr>
            <w:b w:val="0"/>
            <w:webHidden/>
          </w:rPr>
          <w:instrText xml:space="preserve"> PAGEREF _Toc60747222 \h </w:instrText>
        </w:r>
        <w:r w:rsidRPr="007F2BF4">
          <w:rPr>
            <w:b w:val="0"/>
            <w:webHidden/>
          </w:rPr>
        </w:r>
        <w:r w:rsidRPr="007F2BF4">
          <w:rPr>
            <w:b w:val="0"/>
            <w:webHidden/>
          </w:rPr>
          <w:fldChar w:fldCharType="separate"/>
        </w:r>
        <w:r w:rsidR="003C566F">
          <w:rPr>
            <w:b w:val="0"/>
            <w:webHidden/>
          </w:rPr>
          <w:t>3</w:t>
        </w:r>
        <w:r w:rsidRPr="007F2BF4">
          <w:rPr>
            <w:b w:val="0"/>
            <w:webHidden/>
          </w:rPr>
          <w:fldChar w:fldCharType="end"/>
        </w:r>
      </w:hyperlink>
    </w:p>
    <w:p w14:paraId="38F8C8A6" w14:textId="77777777" w:rsidR="009F66DE" w:rsidRPr="007F2BF4" w:rsidRDefault="009F66DE">
      <w:pPr>
        <w:pStyle w:val="TOC2"/>
        <w:rPr>
          <w:rFonts w:asciiTheme="minorHAnsi" w:eastAsiaTheme="minorEastAsia" w:hAnsiTheme="minorHAnsi" w:cstheme="minorBidi"/>
          <w:b w:val="0"/>
          <w:sz w:val="22"/>
          <w:szCs w:val="22"/>
        </w:rPr>
      </w:pPr>
      <w:hyperlink w:anchor="_Toc60747223" w:history="1">
        <w:r w:rsidRPr="007F2BF4">
          <w:rPr>
            <w:rStyle w:val="Hyperlink"/>
            <w:b w:val="0"/>
            <w:bCs/>
          </w:rPr>
          <w:t>1.5 Thesis structure</w:t>
        </w:r>
        <w:r w:rsidRPr="007F2BF4">
          <w:rPr>
            <w:b w:val="0"/>
            <w:webHidden/>
          </w:rPr>
          <w:tab/>
        </w:r>
        <w:r w:rsidRPr="007F2BF4">
          <w:rPr>
            <w:b w:val="0"/>
            <w:webHidden/>
          </w:rPr>
          <w:fldChar w:fldCharType="begin"/>
        </w:r>
        <w:r w:rsidRPr="007F2BF4">
          <w:rPr>
            <w:b w:val="0"/>
            <w:webHidden/>
          </w:rPr>
          <w:instrText xml:space="preserve"> PAGEREF _Toc60747223 \h </w:instrText>
        </w:r>
        <w:r w:rsidRPr="007F2BF4">
          <w:rPr>
            <w:b w:val="0"/>
            <w:webHidden/>
          </w:rPr>
        </w:r>
        <w:r w:rsidRPr="007F2BF4">
          <w:rPr>
            <w:b w:val="0"/>
            <w:webHidden/>
          </w:rPr>
          <w:fldChar w:fldCharType="separate"/>
        </w:r>
        <w:r w:rsidR="003C566F">
          <w:rPr>
            <w:b w:val="0"/>
            <w:webHidden/>
          </w:rPr>
          <w:t>3</w:t>
        </w:r>
        <w:r w:rsidRPr="007F2BF4">
          <w:rPr>
            <w:b w:val="0"/>
            <w:webHidden/>
          </w:rPr>
          <w:fldChar w:fldCharType="end"/>
        </w:r>
      </w:hyperlink>
    </w:p>
    <w:p w14:paraId="3B36534F" w14:textId="77777777" w:rsidR="009F66DE" w:rsidRPr="00C91566" w:rsidRDefault="009F66DE" w:rsidP="00C91566">
      <w:pPr>
        <w:pStyle w:val="TOC1"/>
        <w:rPr>
          <w:rFonts w:asciiTheme="minorHAnsi" w:eastAsiaTheme="minorEastAsia" w:hAnsiTheme="minorHAnsi" w:cstheme="minorBidi"/>
          <w:sz w:val="22"/>
          <w:szCs w:val="22"/>
        </w:rPr>
      </w:pPr>
      <w:hyperlink w:anchor="_Toc60747224" w:history="1">
        <w:r w:rsidRPr="00C91566">
          <w:rPr>
            <w:rStyle w:val="Hyperlink"/>
          </w:rPr>
          <w:t>Chapter 2: BACKGROUND AND THEORY</w:t>
        </w:r>
        <w:r w:rsidRPr="00C91566">
          <w:rPr>
            <w:webHidden/>
          </w:rPr>
          <w:tab/>
        </w:r>
        <w:r w:rsidRPr="00C91566">
          <w:rPr>
            <w:webHidden/>
          </w:rPr>
          <w:fldChar w:fldCharType="begin"/>
        </w:r>
        <w:r w:rsidRPr="00C91566">
          <w:rPr>
            <w:webHidden/>
          </w:rPr>
          <w:instrText xml:space="preserve"> PAGEREF _Toc60747224 \h </w:instrText>
        </w:r>
        <w:r w:rsidRPr="00C91566">
          <w:rPr>
            <w:webHidden/>
          </w:rPr>
        </w:r>
        <w:r w:rsidRPr="00C91566">
          <w:rPr>
            <w:webHidden/>
          </w:rPr>
          <w:fldChar w:fldCharType="separate"/>
        </w:r>
        <w:r w:rsidR="003C566F">
          <w:rPr>
            <w:webHidden/>
          </w:rPr>
          <w:t>4</w:t>
        </w:r>
        <w:r w:rsidRPr="00C91566">
          <w:rPr>
            <w:webHidden/>
          </w:rPr>
          <w:fldChar w:fldCharType="end"/>
        </w:r>
      </w:hyperlink>
    </w:p>
    <w:p w14:paraId="2E26D0B9" w14:textId="77777777" w:rsidR="009F66DE" w:rsidRPr="007F2BF4" w:rsidRDefault="009F66DE">
      <w:pPr>
        <w:pStyle w:val="TOC2"/>
        <w:rPr>
          <w:rFonts w:asciiTheme="minorHAnsi" w:eastAsiaTheme="minorEastAsia" w:hAnsiTheme="minorHAnsi" w:cstheme="minorBidi"/>
          <w:b w:val="0"/>
          <w:sz w:val="22"/>
          <w:szCs w:val="22"/>
        </w:rPr>
      </w:pPr>
      <w:hyperlink w:anchor="_Toc60747225" w:history="1">
        <w:r w:rsidRPr="007F2BF4">
          <w:rPr>
            <w:rStyle w:val="Hyperlink"/>
            <w:b w:val="0"/>
            <w:bCs/>
          </w:rPr>
          <w:t>2.1 Overview of assignment problem</w:t>
        </w:r>
        <w:r w:rsidRPr="007F2BF4">
          <w:rPr>
            <w:b w:val="0"/>
            <w:webHidden/>
          </w:rPr>
          <w:tab/>
        </w:r>
        <w:r w:rsidRPr="007F2BF4">
          <w:rPr>
            <w:b w:val="0"/>
            <w:webHidden/>
          </w:rPr>
          <w:fldChar w:fldCharType="begin"/>
        </w:r>
        <w:r w:rsidRPr="007F2BF4">
          <w:rPr>
            <w:b w:val="0"/>
            <w:webHidden/>
          </w:rPr>
          <w:instrText xml:space="preserve"> PAGEREF _Toc60747225 \h </w:instrText>
        </w:r>
        <w:r w:rsidRPr="007F2BF4">
          <w:rPr>
            <w:b w:val="0"/>
            <w:webHidden/>
          </w:rPr>
        </w:r>
        <w:r w:rsidRPr="007F2BF4">
          <w:rPr>
            <w:b w:val="0"/>
            <w:webHidden/>
          </w:rPr>
          <w:fldChar w:fldCharType="separate"/>
        </w:r>
        <w:r w:rsidR="003C566F">
          <w:rPr>
            <w:b w:val="0"/>
            <w:webHidden/>
          </w:rPr>
          <w:t>4</w:t>
        </w:r>
        <w:r w:rsidRPr="007F2BF4">
          <w:rPr>
            <w:b w:val="0"/>
            <w:webHidden/>
          </w:rPr>
          <w:fldChar w:fldCharType="end"/>
        </w:r>
      </w:hyperlink>
    </w:p>
    <w:p w14:paraId="22220693" w14:textId="77777777" w:rsidR="009F66DE" w:rsidRPr="007F2BF4" w:rsidRDefault="009F66DE">
      <w:pPr>
        <w:pStyle w:val="TOC2"/>
        <w:rPr>
          <w:rFonts w:asciiTheme="minorHAnsi" w:eastAsiaTheme="minorEastAsia" w:hAnsiTheme="minorHAnsi" w:cstheme="minorBidi"/>
          <w:b w:val="0"/>
          <w:sz w:val="22"/>
          <w:szCs w:val="22"/>
        </w:rPr>
      </w:pPr>
      <w:hyperlink w:anchor="_Toc60747226" w:history="1">
        <w:r w:rsidRPr="007F2BF4">
          <w:rPr>
            <w:rStyle w:val="Hyperlink"/>
            <w:b w:val="0"/>
            <w:bCs/>
          </w:rPr>
          <w:t>2.2 Exam invigilator assignment problem</w:t>
        </w:r>
        <w:r w:rsidRPr="007F2BF4">
          <w:rPr>
            <w:b w:val="0"/>
            <w:webHidden/>
          </w:rPr>
          <w:tab/>
        </w:r>
        <w:r w:rsidRPr="007F2BF4">
          <w:rPr>
            <w:b w:val="0"/>
            <w:webHidden/>
          </w:rPr>
          <w:fldChar w:fldCharType="begin"/>
        </w:r>
        <w:r w:rsidRPr="007F2BF4">
          <w:rPr>
            <w:b w:val="0"/>
            <w:webHidden/>
          </w:rPr>
          <w:instrText xml:space="preserve"> PAGEREF _Toc60747226 \h </w:instrText>
        </w:r>
        <w:r w:rsidRPr="007F2BF4">
          <w:rPr>
            <w:b w:val="0"/>
            <w:webHidden/>
          </w:rPr>
        </w:r>
        <w:r w:rsidRPr="007F2BF4">
          <w:rPr>
            <w:b w:val="0"/>
            <w:webHidden/>
          </w:rPr>
          <w:fldChar w:fldCharType="separate"/>
        </w:r>
        <w:r w:rsidR="003C566F">
          <w:rPr>
            <w:b w:val="0"/>
            <w:webHidden/>
          </w:rPr>
          <w:t>4</w:t>
        </w:r>
        <w:r w:rsidRPr="007F2BF4">
          <w:rPr>
            <w:b w:val="0"/>
            <w:webHidden/>
          </w:rPr>
          <w:fldChar w:fldCharType="end"/>
        </w:r>
      </w:hyperlink>
    </w:p>
    <w:p w14:paraId="0E63062E" w14:textId="77777777" w:rsidR="009F66DE" w:rsidRPr="007F2BF4" w:rsidRDefault="009F66DE">
      <w:pPr>
        <w:pStyle w:val="TOC2"/>
        <w:rPr>
          <w:rFonts w:asciiTheme="minorHAnsi" w:eastAsiaTheme="minorEastAsia" w:hAnsiTheme="minorHAnsi" w:cstheme="minorBidi"/>
          <w:b w:val="0"/>
          <w:sz w:val="22"/>
          <w:szCs w:val="22"/>
        </w:rPr>
      </w:pPr>
      <w:hyperlink w:anchor="_Toc60747227" w:history="1">
        <w:r w:rsidRPr="007F2BF4">
          <w:rPr>
            <w:rStyle w:val="Hyperlink"/>
            <w:b w:val="0"/>
            <w:bCs/>
          </w:rPr>
          <w:t>2.3 Related methods in solving the scheduling problem</w:t>
        </w:r>
        <w:r w:rsidRPr="007F2BF4">
          <w:rPr>
            <w:b w:val="0"/>
            <w:webHidden/>
          </w:rPr>
          <w:tab/>
        </w:r>
        <w:r w:rsidRPr="007F2BF4">
          <w:rPr>
            <w:b w:val="0"/>
            <w:webHidden/>
          </w:rPr>
          <w:fldChar w:fldCharType="begin"/>
        </w:r>
        <w:r w:rsidRPr="007F2BF4">
          <w:rPr>
            <w:b w:val="0"/>
            <w:webHidden/>
          </w:rPr>
          <w:instrText xml:space="preserve"> PAGEREF _Toc60747227 \h </w:instrText>
        </w:r>
        <w:r w:rsidRPr="007F2BF4">
          <w:rPr>
            <w:b w:val="0"/>
            <w:webHidden/>
          </w:rPr>
        </w:r>
        <w:r w:rsidRPr="007F2BF4">
          <w:rPr>
            <w:b w:val="0"/>
            <w:webHidden/>
          </w:rPr>
          <w:fldChar w:fldCharType="separate"/>
        </w:r>
        <w:r w:rsidR="003C566F">
          <w:rPr>
            <w:b w:val="0"/>
            <w:webHidden/>
          </w:rPr>
          <w:t>5</w:t>
        </w:r>
        <w:r w:rsidRPr="007F2BF4">
          <w:rPr>
            <w:b w:val="0"/>
            <w:webHidden/>
          </w:rPr>
          <w:fldChar w:fldCharType="end"/>
        </w:r>
      </w:hyperlink>
    </w:p>
    <w:p w14:paraId="07F0BED9" w14:textId="77777777" w:rsidR="009F66DE" w:rsidRPr="007F2BF4" w:rsidRDefault="009F66DE">
      <w:pPr>
        <w:pStyle w:val="TOC3"/>
        <w:rPr>
          <w:rFonts w:asciiTheme="minorHAnsi" w:eastAsiaTheme="minorEastAsia" w:hAnsiTheme="minorHAnsi" w:cstheme="minorBidi"/>
          <w:noProof/>
          <w:sz w:val="22"/>
          <w:szCs w:val="22"/>
        </w:rPr>
      </w:pPr>
      <w:hyperlink w:anchor="_Toc60747228" w:history="1">
        <w:r w:rsidRPr="007F2BF4">
          <w:rPr>
            <w:rStyle w:val="Hyperlink"/>
            <w:bCs/>
            <w:noProof/>
          </w:rPr>
          <w:t>2.3.1 Linear programing (LP)</w:t>
        </w:r>
        <w:r w:rsidRPr="007F2BF4">
          <w:rPr>
            <w:noProof/>
            <w:webHidden/>
          </w:rPr>
          <w:tab/>
        </w:r>
        <w:r w:rsidRPr="007F2BF4">
          <w:rPr>
            <w:noProof/>
            <w:webHidden/>
          </w:rPr>
          <w:fldChar w:fldCharType="begin"/>
        </w:r>
        <w:r w:rsidRPr="007F2BF4">
          <w:rPr>
            <w:noProof/>
            <w:webHidden/>
          </w:rPr>
          <w:instrText xml:space="preserve"> PAGEREF _Toc60747228 \h </w:instrText>
        </w:r>
        <w:r w:rsidRPr="007F2BF4">
          <w:rPr>
            <w:noProof/>
            <w:webHidden/>
          </w:rPr>
        </w:r>
        <w:r w:rsidRPr="007F2BF4">
          <w:rPr>
            <w:noProof/>
            <w:webHidden/>
          </w:rPr>
          <w:fldChar w:fldCharType="separate"/>
        </w:r>
        <w:r w:rsidR="003C566F">
          <w:rPr>
            <w:noProof/>
            <w:webHidden/>
          </w:rPr>
          <w:t>5</w:t>
        </w:r>
        <w:r w:rsidRPr="007F2BF4">
          <w:rPr>
            <w:noProof/>
            <w:webHidden/>
          </w:rPr>
          <w:fldChar w:fldCharType="end"/>
        </w:r>
      </w:hyperlink>
    </w:p>
    <w:p w14:paraId="39D63DC9" w14:textId="77777777" w:rsidR="009F66DE" w:rsidRPr="007F2BF4" w:rsidRDefault="009F66DE">
      <w:pPr>
        <w:pStyle w:val="TOC3"/>
        <w:rPr>
          <w:rFonts w:asciiTheme="minorHAnsi" w:eastAsiaTheme="minorEastAsia" w:hAnsiTheme="minorHAnsi" w:cstheme="minorBidi"/>
          <w:noProof/>
          <w:sz w:val="22"/>
          <w:szCs w:val="22"/>
        </w:rPr>
      </w:pPr>
      <w:hyperlink w:anchor="_Toc60747229" w:history="1">
        <w:r w:rsidRPr="007F2BF4">
          <w:rPr>
            <w:rStyle w:val="Hyperlink"/>
            <w:bCs/>
            <w:noProof/>
          </w:rPr>
          <w:t>2.3.2 Ant colony optimization algorithm</w:t>
        </w:r>
        <w:r w:rsidRPr="007F2BF4">
          <w:rPr>
            <w:noProof/>
            <w:webHidden/>
          </w:rPr>
          <w:tab/>
        </w:r>
        <w:r w:rsidRPr="007F2BF4">
          <w:rPr>
            <w:noProof/>
            <w:webHidden/>
          </w:rPr>
          <w:fldChar w:fldCharType="begin"/>
        </w:r>
        <w:r w:rsidRPr="007F2BF4">
          <w:rPr>
            <w:noProof/>
            <w:webHidden/>
          </w:rPr>
          <w:instrText xml:space="preserve"> PAGEREF _Toc60747229 \h </w:instrText>
        </w:r>
        <w:r w:rsidRPr="007F2BF4">
          <w:rPr>
            <w:noProof/>
            <w:webHidden/>
          </w:rPr>
        </w:r>
        <w:r w:rsidRPr="007F2BF4">
          <w:rPr>
            <w:noProof/>
            <w:webHidden/>
          </w:rPr>
          <w:fldChar w:fldCharType="separate"/>
        </w:r>
        <w:r w:rsidR="003C566F">
          <w:rPr>
            <w:noProof/>
            <w:webHidden/>
          </w:rPr>
          <w:t>5</w:t>
        </w:r>
        <w:r w:rsidRPr="007F2BF4">
          <w:rPr>
            <w:noProof/>
            <w:webHidden/>
          </w:rPr>
          <w:fldChar w:fldCharType="end"/>
        </w:r>
      </w:hyperlink>
    </w:p>
    <w:p w14:paraId="6B0D0F46" w14:textId="77777777" w:rsidR="009F66DE" w:rsidRPr="007F2BF4" w:rsidRDefault="009F66DE">
      <w:pPr>
        <w:pStyle w:val="TOC3"/>
        <w:rPr>
          <w:rFonts w:asciiTheme="minorHAnsi" w:eastAsiaTheme="minorEastAsia" w:hAnsiTheme="minorHAnsi" w:cstheme="minorBidi"/>
          <w:noProof/>
          <w:sz w:val="22"/>
          <w:szCs w:val="22"/>
        </w:rPr>
      </w:pPr>
      <w:hyperlink w:anchor="_Toc60747230" w:history="1">
        <w:r w:rsidRPr="007F2BF4">
          <w:rPr>
            <w:rStyle w:val="Hyperlink"/>
            <w:bCs/>
            <w:noProof/>
          </w:rPr>
          <w:t>2.3.3 Genetic algorithm</w:t>
        </w:r>
        <w:r w:rsidRPr="007F2BF4">
          <w:rPr>
            <w:rStyle w:val="Hyperlink"/>
            <w:noProof/>
          </w:rPr>
          <w:t> </w:t>
        </w:r>
        <w:r w:rsidRPr="007F2BF4">
          <w:rPr>
            <w:rStyle w:val="Hyperlink"/>
            <w:bCs/>
            <w:noProof/>
          </w:rPr>
          <w:t>(GA)</w:t>
        </w:r>
        <w:r w:rsidRPr="007F2BF4">
          <w:rPr>
            <w:noProof/>
            <w:webHidden/>
          </w:rPr>
          <w:tab/>
        </w:r>
        <w:r w:rsidRPr="007F2BF4">
          <w:rPr>
            <w:noProof/>
            <w:webHidden/>
          </w:rPr>
          <w:fldChar w:fldCharType="begin"/>
        </w:r>
        <w:r w:rsidRPr="007F2BF4">
          <w:rPr>
            <w:noProof/>
            <w:webHidden/>
          </w:rPr>
          <w:instrText xml:space="preserve"> PAGEREF _Toc60747230 \h </w:instrText>
        </w:r>
        <w:r w:rsidRPr="007F2BF4">
          <w:rPr>
            <w:noProof/>
            <w:webHidden/>
          </w:rPr>
        </w:r>
        <w:r w:rsidRPr="007F2BF4">
          <w:rPr>
            <w:noProof/>
            <w:webHidden/>
          </w:rPr>
          <w:fldChar w:fldCharType="separate"/>
        </w:r>
        <w:r w:rsidR="003C566F">
          <w:rPr>
            <w:noProof/>
            <w:webHidden/>
          </w:rPr>
          <w:t>5</w:t>
        </w:r>
        <w:r w:rsidRPr="007F2BF4">
          <w:rPr>
            <w:noProof/>
            <w:webHidden/>
          </w:rPr>
          <w:fldChar w:fldCharType="end"/>
        </w:r>
      </w:hyperlink>
    </w:p>
    <w:p w14:paraId="6F0FE6AA" w14:textId="77777777" w:rsidR="009F66DE" w:rsidRPr="007F2BF4" w:rsidRDefault="009F66DE">
      <w:pPr>
        <w:pStyle w:val="TOC2"/>
        <w:rPr>
          <w:rFonts w:asciiTheme="minorHAnsi" w:eastAsiaTheme="minorEastAsia" w:hAnsiTheme="minorHAnsi" w:cstheme="minorBidi"/>
          <w:b w:val="0"/>
          <w:sz w:val="22"/>
          <w:szCs w:val="22"/>
        </w:rPr>
      </w:pPr>
      <w:hyperlink w:anchor="_Toc60747231" w:history="1">
        <w:r w:rsidRPr="007F2BF4">
          <w:rPr>
            <w:rStyle w:val="Hyperlink"/>
            <w:b w:val="0"/>
            <w:bCs/>
          </w:rPr>
          <w:t>2.4 Methods summary and conclusion</w:t>
        </w:r>
        <w:r w:rsidRPr="007F2BF4">
          <w:rPr>
            <w:b w:val="0"/>
            <w:webHidden/>
          </w:rPr>
          <w:tab/>
        </w:r>
        <w:r w:rsidRPr="007F2BF4">
          <w:rPr>
            <w:b w:val="0"/>
            <w:webHidden/>
          </w:rPr>
          <w:fldChar w:fldCharType="begin"/>
        </w:r>
        <w:r w:rsidRPr="007F2BF4">
          <w:rPr>
            <w:b w:val="0"/>
            <w:webHidden/>
          </w:rPr>
          <w:instrText xml:space="preserve"> PAGEREF _Toc60747231 \h </w:instrText>
        </w:r>
        <w:r w:rsidRPr="007F2BF4">
          <w:rPr>
            <w:b w:val="0"/>
            <w:webHidden/>
          </w:rPr>
        </w:r>
        <w:r w:rsidRPr="007F2BF4">
          <w:rPr>
            <w:b w:val="0"/>
            <w:webHidden/>
          </w:rPr>
          <w:fldChar w:fldCharType="separate"/>
        </w:r>
        <w:r w:rsidR="003C566F">
          <w:rPr>
            <w:b w:val="0"/>
            <w:webHidden/>
          </w:rPr>
          <w:t>6</w:t>
        </w:r>
        <w:r w:rsidRPr="007F2BF4">
          <w:rPr>
            <w:b w:val="0"/>
            <w:webHidden/>
          </w:rPr>
          <w:fldChar w:fldCharType="end"/>
        </w:r>
      </w:hyperlink>
    </w:p>
    <w:p w14:paraId="5010F9DF" w14:textId="77777777" w:rsidR="009F66DE" w:rsidRDefault="009F66DE" w:rsidP="00C91566">
      <w:pPr>
        <w:pStyle w:val="TOC1"/>
        <w:rPr>
          <w:rFonts w:asciiTheme="minorHAnsi" w:eastAsiaTheme="minorEastAsia" w:hAnsiTheme="minorHAnsi" w:cstheme="minorBidi"/>
          <w:sz w:val="22"/>
          <w:szCs w:val="22"/>
        </w:rPr>
      </w:pPr>
      <w:hyperlink w:anchor="_Toc60747232" w:history="1">
        <w:r w:rsidRPr="006943B2">
          <w:rPr>
            <w:rStyle w:val="Hyperlink"/>
          </w:rPr>
          <w:t>Chapter 3 EXAM INVIGILATOR ASSIGNMENT PROBLEM</w:t>
        </w:r>
        <w:r>
          <w:rPr>
            <w:webHidden/>
          </w:rPr>
          <w:tab/>
        </w:r>
        <w:r>
          <w:rPr>
            <w:webHidden/>
          </w:rPr>
          <w:fldChar w:fldCharType="begin"/>
        </w:r>
        <w:r>
          <w:rPr>
            <w:webHidden/>
          </w:rPr>
          <w:instrText xml:space="preserve"> PAGEREF _Toc60747232 \h </w:instrText>
        </w:r>
        <w:r>
          <w:rPr>
            <w:webHidden/>
          </w:rPr>
        </w:r>
        <w:r>
          <w:rPr>
            <w:webHidden/>
          </w:rPr>
          <w:fldChar w:fldCharType="separate"/>
        </w:r>
        <w:r w:rsidR="003C566F">
          <w:rPr>
            <w:webHidden/>
          </w:rPr>
          <w:t>7</w:t>
        </w:r>
        <w:r>
          <w:rPr>
            <w:webHidden/>
          </w:rPr>
          <w:fldChar w:fldCharType="end"/>
        </w:r>
      </w:hyperlink>
    </w:p>
    <w:p w14:paraId="364ED26E" w14:textId="77777777" w:rsidR="009F66DE" w:rsidRPr="007F2BF4" w:rsidRDefault="009F66DE">
      <w:pPr>
        <w:pStyle w:val="TOC2"/>
        <w:rPr>
          <w:rFonts w:asciiTheme="minorHAnsi" w:eastAsiaTheme="minorEastAsia" w:hAnsiTheme="minorHAnsi" w:cstheme="minorBidi"/>
          <w:b w:val="0"/>
          <w:sz w:val="22"/>
          <w:szCs w:val="22"/>
        </w:rPr>
      </w:pPr>
      <w:hyperlink w:anchor="_Toc60747233" w:history="1">
        <w:r w:rsidRPr="007F2BF4">
          <w:rPr>
            <w:rStyle w:val="Hyperlink"/>
            <w:b w:val="0"/>
            <w:bCs/>
          </w:rPr>
          <w:t>3.1 Describe the problem</w:t>
        </w:r>
        <w:r w:rsidRPr="007F2BF4">
          <w:rPr>
            <w:b w:val="0"/>
            <w:webHidden/>
          </w:rPr>
          <w:tab/>
        </w:r>
        <w:r w:rsidRPr="007F2BF4">
          <w:rPr>
            <w:b w:val="0"/>
            <w:webHidden/>
          </w:rPr>
          <w:fldChar w:fldCharType="begin"/>
        </w:r>
        <w:r w:rsidRPr="007F2BF4">
          <w:rPr>
            <w:b w:val="0"/>
            <w:webHidden/>
          </w:rPr>
          <w:instrText xml:space="preserve"> PAGEREF _Toc60747233 \h </w:instrText>
        </w:r>
        <w:r w:rsidRPr="007F2BF4">
          <w:rPr>
            <w:b w:val="0"/>
            <w:webHidden/>
          </w:rPr>
        </w:r>
        <w:r w:rsidRPr="007F2BF4">
          <w:rPr>
            <w:b w:val="0"/>
            <w:webHidden/>
          </w:rPr>
          <w:fldChar w:fldCharType="separate"/>
        </w:r>
        <w:r w:rsidR="003C566F">
          <w:rPr>
            <w:b w:val="0"/>
            <w:webHidden/>
          </w:rPr>
          <w:t>7</w:t>
        </w:r>
        <w:r w:rsidRPr="007F2BF4">
          <w:rPr>
            <w:b w:val="0"/>
            <w:webHidden/>
          </w:rPr>
          <w:fldChar w:fldCharType="end"/>
        </w:r>
      </w:hyperlink>
    </w:p>
    <w:p w14:paraId="08EB8774" w14:textId="77777777" w:rsidR="009F66DE" w:rsidRPr="007F2BF4" w:rsidRDefault="009F66DE">
      <w:pPr>
        <w:pStyle w:val="TOC2"/>
        <w:rPr>
          <w:rFonts w:asciiTheme="minorHAnsi" w:eastAsiaTheme="minorEastAsia" w:hAnsiTheme="minorHAnsi" w:cstheme="minorBidi"/>
          <w:b w:val="0"/>
          <w:sz w:val="22"/>
          <w:szCs w:val="22"/>
        </w:rPr>
      </w:pPr>
      <w:hyperlink w:anchor="_Toc60747234" w:history="1">
        <w:r w:rsidRPr="007F2BF4">
          <w:rPr>
            <w:rStyle w:val="Hyperlink"/>
            <w:b w:val="0"/>
            <w:bCs/>
          </w:rPr>
          <w:t>3.2 Datasets:</w:t>
        </w:r>
        <w:r w:rsidRPr="007F2BF4">
          <w:rPr>
            <w:b w:val="0"/>
            <w:webHidden/>
          </w:rPr>
          <w:tab/>
        </w:r>
        <w:r w:rsidRPr="007F2BF4">
          <w:rPr>
            <w:b w:val="0"/>
            <w:webHidden/>
          </w:rPr>
          <w:fldChar w:fldCharType="begin"/>
        </w:r>
        <w:r w:rsidRPr="007F2BF4">
          <w:rPr>
            <w:b w:val="0"/>
            <w:webHidden/>
          </w:rPr>
          <w:instrText xml:space="preserve"> PAGEREF _Toc60747234 \h </w:instrText>
        </w:r>
        <w:r w:rsidRPr="007F2BF4">
          <w:rPr>
            <w:b w:val="0"/>
            <w:webHidden/>
          </w:rPr>
        </w:r>
        <w:r w:rsidRPr="007F2BF4">
          <w:rPr>
            <w:b w:val="0"/>
            <w:webHidden/>
          </w:rPr>
          <w:fldChar w:fldCharType="separate"/>
        </w:r>
        <w:r w:rsidR="003C566F">
          <w:rPr>
            <w:b w:val="0"/>
            <w:webHidden/>
          </w:rPr>
          <w:t>8</w:t>
        </w:r>
        <w:r w:rsidRPr="007F2BF4">
          <w:rPr>
            <w:b w:val="0"/>
            <w:webHidden/>
          </w:rPr>
          <w:fldChar w:fldCharType="end"/>
        </w:r>
      </w:hyperlink>
    </w:p>
    <w:p w14:paraId="4EB8172D" w14:textId="77777777" w:rsidR="009F66DE" w:rsidRPr="007F2BF4" w:rsidRDefault="009F66DE">
      <w:pPr>
        <w:pStyle w:val="TOC2"/>
        <w:rPr>
          <w:rFonts w:asciiTheme="minorHAnsi" w:eastAsiaTheme="minorEastAsia" w:hAnsiTheme="minorHAnsi" w:cstheme="minorBidi"/>
          <w:b w:val="0"/>
          <w:sz w:val="22"/>
          <w:szCs w:val="22"/>
        </w:rPr>
      </w:pPr>
      <w:hyperlink w:anchor="_Toc60747235" w:history="1">
        <w:r w:rsidRPr="007F2BF4">
          <w:rPr>
            <w:rStyle w:val="Hyperlink"/>
            <w:b w:val="0"/>
            <w:bCs/>
          </w:rPr>
          <w:t>3.3 Genetic Algorithm (GA)</w:t>
        </w:r>
        <w:r w:rsidRPr="007F2BF4">
          <w:rPr>
            <w:b w:val="0"/>
            <w:webHidden/>
          </w:rPr>
          <w:tab/>
        </w:r>
        <w:r w:rsidRPr="007F2BF4">
          <w:rPr>
            <w:b w:val="0"/>
            <w:webHidden/>
          </w:rPr>
          <w:fldChar w:fldCharType="begin"/>
        </w:r>
        <w:r w:rsidRPr="007F2BF4">
          <w:rPr>
            <w:b w:val="0"/>
            <w:webHidden/>
          </w:rPr>
          <w:instrText xml:space="preserve"> PAGEREF _Toc60747235 \h </w:instrText>
        </w:r>
        <w:r w:rsidRPr="007F2BF4">
          <w:rPr>
            <w:b w:val="0"/>
            <w:webHidden/>
          </w:rPr>
        </w:r>
        <w:r w:rsidRPr="007F2BF4">
          <w:rPr>
            <w:b w:val="0"/>
            <w:webHidden/>
          </w:rPr>
          <w:fldChar w:fldCharType="separate"/>
        </w:r>
        <w:r w:rsidR="003C566F">
          <w:rPr>
            <w:b w:val="0"/>
            <w:webHidden/>
          </w:rPr>
          <w:t>8</w:t>
        </w:r>
        <w:r w:rsidRPr="007F2BF4">
          <w:rPr>
            <w:b w:val="0"/>
            <w:webHidden/>
          </w:rPr>
          <w:fldChar w:fldCharType="end"/>
        </w:r>
      </w:hyperlink>
    </w:p>
    <w:p w14:paraId="075DEF5E" w14:textId="77777777" w:rsidR="009F66DE" w:rsidRPr="007F2BF4" w:rsidRDefault="009F66DE">
      <w:pPr>
        <w:pStyle w:val="TOC3"/>
        <w:rPr>
          <w:rFonts w:asciiTheme="minorHAnsi" w:eastAsiaTheme="minorEastAsia" w:hAnsiTheme="minorHAnsi" w:cstheme="minorBidi"/>
          <w:noProof/>
          <w:sz w:val="22"/>
          <w:szCs w:val="22"/>
        </w:rPr>
      </w:pPr>
      <w:hyperlink w:anchor="_Toc60747236" w:history="1">
        <w:r w:rsidRPr="007F2BF4">
          <w:rPr>
            <w:rStyle w:val="Hyperlink"/>
            <w:bCs/>
            <w:noProof/>
          </w:rPr>
          <w:t>3.3.1 Individual representation</w:t>
        </w:r>
        <w:r w:rsidRPr="007F2BF4">
          <w:rPr>
            <w:noProof/>
            <w:webHidden/>
          </w:rPr>
          <w:tab/>
        </w:r>
        <w:r w:rsidRPr="007F2BF4">
          <w:rPr>
            <w:noProof/>
            <w:webHidden/>
          </w:rPr>
          <w:fldChar w:fldCharType="begin"/>
        </w:r>
        <w:r w:rsidRPr="007F2BF4">
          <w:rPr>
            <w:noProof/>
            <w:webHidden/>
          </w:rPr>
          <w:instrText xml:space="preserve"> PAGEREF _Toc60747236 \h </w:instrText>
        </w:r>
        <w:r w:rsidRPr="007F2BF4">
          <w:rPr>
            <w:noProof/>
            <w:webHidden/>
          </w:rPr>
        </w:r>
        <w:r w:rsidRPr="007F2BF4">
          <w:rPr>
            <w:noProof/>
            <w:webHidden/>
          </w:rPr>
          <w:fldChar w:fldCharType="separate"/>
        </w:r>
        <w:r w:rsidR="003C566F">
          <w:rPr>
            <w:noProof/>
            <w:webHidden/>
          </w:rPr>
          <w:t>9</w:t>
        </w:r>
        <w:r w:rsidRPr="007F2BF4">
          <w:rPr>
            <w:noProof/>
            <w:webHidden/>
          </w:rPr>
          <w:fldChar w:fldCharType="end"/>
        </w:r>
      </w:hyperlink>
    </w:p>
    <w:p w14:paraId="39B4B0B5" w14:textId="77777777" w:rsidR="009F66DE" w:rsidRPr="007F2BF4" w:rsidRDefault="009F66DE">
      <w:pPr>
        <w:pStyle w:val="TOC3"/>
        <w:rPr>
          <w:rFonts w:asciiTheme="minorHAnsi" w:eastAsiaTheme="minorEastAsia" w:hAnsiTheme="minorHAnsi" w:cstheme="minorBidi"/>
          <w:noProof/>
          <w:sz w:val="22"/>
          <w:szCs w:val="22"/>
        </w:rPr>
      </w:pPr>
      <w:hyperlink w:anchor="_Toc60747237" w:history="1">
        <w:r w:rsidRPr="007F2BF4">
          <w:rPr>
            <w:rStyle w:val="Hyperlink"/>
            <w:bCs/>
            <w:noProof/>
          </w:rPr>
          <w:t>3.3.2 Individual adaptive function (Calculation)</w:t>
        </w:r>
        <w:r w:rsidRPr="007F2BF4">
          <w:rPr>
            <w:noProof/>
            <w:webHidden/>
          </w:rPr>
          <w:tab/>
        </w:r>
        <w:r w:rsidRPr="007F2BF4">
          <w:rPr>
            <w:noProof/>
            <w:webHidden/>
          </w:rPr>
          <w:fldChar w:fldCharType="begin"/>
        </w:r>
        <w:r w:rsidRPr="007F2BF4">
          <w:rPr>
            <w:noProof/>
            <w:webHidden/>
          </w:rPr>
          <w:instrText xml:space="preserve"> PAGEREF _Toc60747237 \h </w:instrText>
        </w:r>
        <w:r w:rsidRPr="007F2BF4">
          <w:rPr>
            <w:noProof/>
            <w:webHidden/>
          </w:rPr>
        </w:r>
        <w:r w:rsidRPr="007F2BF4">
          <w:rPr>
            <w:noProof/>
            <w:webHidden/>
          </w:rPr>
          <w:fldChar w:fldCharType="separate"/>
        </w:r>
        <w:r w:rsidR="003C566F">
          <w:rPr>
            <w:noProof/>
            <w:webHidden/>
          </w:rPr>
          <w:t>10</w:t>
        </w:r>
        <w:r w:rsidRPr="007F2BF4">
          <w:rPr>
            <w:noProof/>
            <w:webHidden/>
          </w:rPr>
          <w:fldChar w:fldCharType="end"/>
        </w:r>
      </w:hyperlink>
    </w:p>
    <w:p w14:paraId="63EBD523"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38" w:history="1">
        <w:r w:rsidRPr="007F2BF4">
          <w:rPr>
            <w:rStyle w:val="Hyperlink"/>
            <w:bCs/>
            <w:noProof/>
          </w:rPr>
          <w:t>3.3.2.1 Weight function</w:t>
        </w:r>
        <w:r w:rsidRPr="007F2BF4">
          <w:rPr>
            <w:noProof/>
            <w:webHidden/>
          </w:rPr>
          <w:tab/>
        </w:r>
        <w:r w:rsidRPr="007F2BF4">
          <w:rPr>
            <w:noProof/>
            <w:webHidden/>
          </w:rPr>
          <w:fldChar w:fldCharType="begin"/>
        </w:r>
        <w:r w:rsidRPr="007F2BF4">
          <w:rPr>
            <w:noProof/>
            <w:webHidden/>
          </w:rPr>
          <w:instrText xml:space="preserve"> PAGEREF _Toc60747238 \h </w:instrText>
        </w:r>
        <w:r w:rsidRPr="007F2BF4">
          <w:rPr>
            <w:noProof/>
            <w:webHidden/>
          </w:rPr>
        </w:r>
        <w:r w:rsidRPr="007F2BF4">
          <w:rPr>
            <w:noProof/>
            <w:webHidden/>
          </w:rPr>
          <w:fldChar w:fldCharType="separate"/>
        </w:r>
        <w:r w:rsidR="003C566F">
          <w:rPr>
            <w:noProof/>
            <w:webHidden/>
          </w:rPr>
          <w:t>11</w:t>
        </w:r>
        <w:r w:rsidRPr="007F2BF4">
          <w:rPr>
            <w:noProof/>
            <w:webHidden/>
          </w:rPr>
          <w:fldChar w:fldCharType="end"/>
        </w:r>
      </w:hyperlink>
    </w:p>
    <w:p w14:paraId="695C8132"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39" w:history="1">
        <w:r w:rsidRPr="007F2BF4">
          <w:rPr>
            <w:rStyle w:val="Hyperlink"/>
            <w:bCs/>
            <w:noProof/>
          </w:rPr>
          <w:t xml:space="preserve">3.3.2.2 Fitness function </w:t>
        </w:r>
        <w:r w:rsidRPr="007F2BF4">
          <w:rPr>
            <w:noProof/>
            <w:webHidden/>
          </w:rPr>
          <w:tab/>
        </w:r>
        <w:r w:rsidRPr="007F2BF4">
          <w:rPr>
            <w:noProof/>
            <w:webHidden/>
          </w:rPr>
          <w:fldChar w:fldCharType="begin"/>
        </w:r>
        <w:r w:rsidRPr="007F2BF4">
          <w:rPr>
            <w:noProof/>
            <w:webHidden/>
          </w:rPr>
          <w:instrText xml:space="preserve"> PAGEREF _Toc60747239 \h </w:instrText>
        </w:r>
        <w:r w:rsidRPr="007F2BF4">
          <w:rPr>
            <w:noProof/>
            <w:webHidden/>
          </w:rPr>
        </w:r>
        <w:r w:rsidRPr="007F2BF4">
          <w:rPr>
            <w:noProof/>
            <w:webHidden/>
          </w:rPr>
          <w:fldChar w:fldCharType="separate"/>
        </w:r>
        <w:r w:rsidR="003C566F">
          <w:rPr>
            <w:noProof/>
            <w:webHidden/>
          </w:rPr>
          <w:t>14</w:t>
        </w:r>
        <w:r w:rsidRPr="007F2BF4">
          <w:rPr>
            <w:noProof/>
            <w:webHidden/>
          </w:rPr>
          <w:fldChar w:fldCharType="end"/>
        </w:r>
      </w:hyperlink>
    </w:p>
    <w:p w14:paraId="1CD54112" w14:textId="77777777" w:rsidR="009F66DE" w:rsidRPr="007F2BF4" w:rsidRDefault="009F66DE">
      <w:pPr>
        <w:pStyle w:val="TOC3"/>
        <w:rPr>
          <w:rFonts w:asciiTheme="minorHAnsi" w:eastAsiaTheme="minorEastAsia" w:hAnsiTheme="minorHAnsi" w:cstheme="minorBidi"/>
          <w:noProof/>
          <w:sz w:val="22"/>
          <w:szCs w:val="22"/>
        </w:rPr>
      </w:pPr>
      <w:hyperlink w:anchor="_Toc60747240" w:history="1">
        <w:r w:rsidRPr="007F2BF4">
          <w:rPr>
            <w:rStyle w:val="Hyperlink"/>
            <w:bCs/>
            <w:noProof/>
          </w:rPr>
          <w:t>3.3.3 Genetic operators</w:t>
        </w:r>
        <w:r w:rsidRPr="007F2BF4">
          <w:rPr>
            <w:noProof/>
            <w:webHidden/>
          </w:rPr>
          <w:tab/>
        </w:r>
        <w:r w:rsidRPr="007F2BF4">
          <w:rPr>
            <w:noProof/>
            <w:webHidden/>
          </w:rPr>
          <w:fldChar w:fldCharType="begin"/>
        </w:r>
        <w:r w:rsidRPr="007F2BF4">
          <w:rPr>
            <w:noProof/>
            <w:webHidden/>
          </w:rPr>
          <w:instrText xml:space="preserve"> PAGEREF _Toc60747240 \h </w:instrText>
        </w:r>
        <w:r w:rsidRPr="007F2BF4">
          <w:rPr>
            <w:noProof/>
            <w:webHidden/>
          </w:rPr>
        </w:r>
        <w:r w:rsidRPr="007F2BF4">
          <w:rPr>
            <w:noProof/>
            <w:webHidden/>
          </w:rPr>
          <w:fldChar w:fldCharType="separate"/>
        </w:r>
        <w:r w:rsidR="003C566F">
          <w:rPr>
            <w:noProof/>
            <w:webHidden/>
          </w:rPr>
          <w:t>16</w:t>
        </w:r>
        <w:r w:rsidRPr="007F2BF4">
          <w:rPr>
            <w:noProof/>
            <w:webHidden/>
          </w:rPr>
          <w:fldChar w:fldCharType="end"/>
        </w:r>
      </w:hyperlink>
    </w:p>
    <w:p w14:paraId="3C2E0437"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41" w:history="1">
        <w:r w:rsidRPr="007F2BF4">
          <w:rPr>
            <w:rStyle w:val="Hyperlink"/>
            <w:bCs/>
            <w:noProof/>
          </w:rPr>
          <w:t>3.3.3.1 Selection operator</w:t>
        </w:r>
        <w:r w:rsidRPr="007F2BF4">
          <w:rPr>
            <w:noProof/>
            <w:webHidden/>
          </w:rPr>
          <w:tab/>
        </w:r>
        <w:r w:rsidRPr="007F2BF4">
          <w:rPr>
            <w:noProof/>
            <w:webHidden/>
          </w:rPr>
          <w:fldChar w:fldCharType="begin"/>
        </w:r>
        <w:r w:rsidRPr="007F2BF4">
          <w:rPr>
            <w:noProof/>
            <w:webHidden/>
          </w:rPr>
          <w:instrText xml:space="preserve"> PAGEREF _Toc60747241 \h </w:instrText>
        </w:r>
        <w:r w:rsidRPr="007F2BF4">
          <w:rPr>
            <w:noProof/>
            <w:webHidden/>
          </w:rPr>
        </w:r>
        <w:r w:rsidRPr="007F2BF4">
          <w:rPr>
            <w:noProof/>
            <w:webHidden/>
          </w:rPr>
          <w:fldChar w:fldCharType="separate"/>
        </w:r>
        <w:r w:rsidR="003C566F">
          <w:rPr>
            <w:noProof/>
            <w:webHidden/>
          </w:rPr>
          <w:t>16</w:t>
        </w:r>
        <w:r w:rsidRPr="007F2BF4">
          <w:rPr>
            <w:noProof/>
            <w:webHidden/>
          </w:rPr>
          <w:fldChar w:fldCharType="end"/>
        </w:r>
      </w:hyperlink>
    </w:p>
    <w:p w14:paraId="4C64800E"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42" w:history="1">
        <w:r w:rsidRPr="007F2BF4">
          <w:rPr>
            <w:rStyle w:val="Hyperlink"/>
            <w:bCs/>
            <w:noProof/>
          </w:rPr>
          <w:t>3.3.3.2 Crossover operator</w:t>
        </w:r>
        <w:r w:rsidRPr="007F2BF4">
          <w:rPr>
            <w:noProof/>
            <w:webHidden/>
          </w:rPr>
          <w:tab/>
        </w:r>
        <w:r w:rsidRPr="007F2BF4">
          <w:rPr>
            <w:noProof/>
            <w:webHidden/>
          </w:rPr>
          <w:fldChar w:fldCharType="begin"/>
        </w:r>
        <w:r w:rsidRPr="007F2BF4">
          <w:rPr>
            <w:noProof/>
            <w:webHidden/>
          </w:rPr>
          <w:instrText xml:space="preserve"> PAGEREF _Toc60747242 \h </w:instrText>
        </w:r>
        <w:r w:rsidRPr="007F2BF4">
          <w:rPr>
            <w:noProof/>
            <w:webHidden/>
          </w:rPr>
        </w:r>
        <w:r w:rsidRPr="007F2BF4">
          <w:rPr>
            <w:noProof/>
            <w:webHidden/>
          </w:rPr>
          <w:fldChar w:fldCharType="separate"/>
        </w:r>
        <w:r w:rsidR="003C566F">
          <w:rPr>
            <w:noProof/>
            <w:webHidden/>
          </w:rPr>
          <w:t>18</w:t>
        </w:r>
        <w:r w:rsidRPr="007F2BF4">
          <w:rPr>
            <w:noProof/>
            <w:webHidden/>
          </w:rPr>
          <w:fldChar w:fldCharType="end"/>
        </w:r>
      </w:hyperlink>
    </w:p>
    <w:p w14:paraId="46917D44"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43" w:history="1">
        <w:r w:rsidRPr="007F2BF4">
          <w:rPr>
            <w:rStyle w:val="Hyperlink"/>
            <w:bCs/>
            <w:noProof/>
          </w:rPr>
          <w:t>3.3.3.3 Mutation operator</w:t>
        </w:r>
        <w:r w:rsidRPr="007F2BF4">
          <w:rPr>
            <w:noProof/>
            <w:webHidden/>
          </w:rPr>
          <w:tab/>
        </w:r>
        <w:r w:rsidRPr="007F2BF4">
          <w:rPr>
            <w:noProof/>
            <w:webHidden/>
          </w:rPr>
          <w:fldChar w:fldCharType="begin"/>
        </w:r>
        <w:r w:rsidRPr="007F2BF4">
          <w:rPr>
            <w:noProof/>
            <w:webHidden/>
          </w:rPr>
          <w:instrText xml:space="preserve"> PAGEREF _Toc60747243 \h </w:instrText>
        </w:r>
        <w:r w:rsidRPr="007F2BF4">
          <w:rPr>
            <w:noProof/>
            <w:webHidden/>
          </w:rPr>
        </w:r>
        <w:r w:rsidRPr="007F2BF4">
          <w:rPr>
            <w:noProof/>
            <w:webHidden/>
          </w:rPr>
          <w:fldChar w:fldCharType="separate"/>
        </w:r>
        <w:r w:rsidR="003C566F">
          <w:rPr>
            <w:noProof/>
            <w:webHidden/>
          </w:rPr>
          <w:t>20</w:t>
        </w:r>
        <w:r w:rsidRPr="007F2BF4">
          <w:rPr>
            <w:noProof/>
            <w:webHidden/>
          </w:rPr>
          <w:fldChar w:fldCharType="end"/>
        </w:r>
      </w:hyperlink>
    </w:p>
    <w:p w14:paraId="567F6DEC" w14:textId="77777777" w:rsidR="009F66DE" w:rsidRPr="007F2BF4" w:rsidRDefault="009F66DE">
      <w:pPr>
        <w:pStyle w:val="TOC3"/>
        <w:rPr>
          <w:rFonts w:asciiTheme="minorHAnsi" w:eastAsiaTheme="minorEastAsia" w:hAnsiTheme="minorHAnsi" w:cstheme="minorBidi"/>
          <w:noProof/>
          <w:sz w:val="22"/>
          <w:szCs w:val="22"/>
        </w:rPr>
      </w:pPr>
      <w:hyperlink w:anchor="_Toc60747244" w:history="1">
        <w:r w:rsidRPr="007F2BF4">
          <w:rPr>
            <w:rStyle w:val="Hyperlink"/>
            <w:bCs/>
            <w:noProof/>
            <w:shd w:val="clear" w:color="auto" w:fill="FFFFFF"/>
          </w:rPr>
          <w:t>3.3.4 Brute-force search</w:t>
        </w:r>
        <w:r w:rsidRPr="007F2BF4">
          <w:rPr>
            <w:noProof/>
            <w:webHidden/>
          </w:rPr>
          <w:tab/>
        </w:r>
        <w:r w:rsidRPr="007F2BF4">
          <w:rPr>
            <w:noProof/>
            <w:webHidden/>
          </w:rPr>
          <w:fldChar w:fldCharType="begin"/>
        </w:r>
        <w:r w:rsidRPr="007F2BF4">
          <w:rPr>
            <w:noProof/>
            <w:webHidden/>
          </w:rPr>
          <w:instrText xml:space="preserve"> PAGEREF _Toc60747244 \h </w:instrText>
        </w:r>
        <w:r w:rsidRPr="007F2BF4">
          <w:rPr>
            <w:noProof/>
            <w:webHidden/>
          </w:rPr>
        </w:r>
        <w:r w:rsidRPr="007F2BF4">
          <w:rPr>
            <w:noProof/>
            <w:webHidden/>
          </w:rPr>
          <w:fldChar w:fldCharType="separate"/>
        </w:r>
        <w:r w:rsidR="003C566F">
          <w:rPr>
            <w:noProof/>
            <w:webHidden/>
          </w:rPr>
          <w:t>22</w:t>
        </w:r>
        <w:r w:rsidRPr="007F2BF4">
          <w:rPr>
            <w:noProof/>
            <w:webHidden/>
          </w:rPr>
          <w:fldChar w:fldCharType="end"/>
        </w:r>
      </w:hyperlink>
    </w:p>
    <w:p w14:paraId="71A8D6DD" w14:textId="77777777" w:rsidR="009F66DE" w:rsidRPr="007F2BF4" w:rsidRDefault="009F66DE">
      <w:pPr>
        <w:pStyle w:val="TOC3"/>
        <w:rPr>
          <w:rFonts w:asciiTheme="minorHAnsi" w:eastAsiaTheme="minorEastAsia" w:hAnsiTheme="minorHAnsi" w:cstheme="minorBidi"/>
          <w:noProof/>
          <w:sz w:val="22"/>
          <w:szCs w:val="22"/>
        </w:rPr>
      </w:pPr>
      <w:hyperlink w:anchor="_Toc60747245" w:history="1">
        <w:r w:rsidRPr="007F2BF4">
          <w:rPr>
            <w:rStyle w:val="Hyperlink"/>
            <w:bCs/>
            <w:noProof/>
            <w:shd w:val="clear" w:color="auto" w:fill="FFFFFF"/>
          </w:rPr>
          <w:t>3.3.5 Genetic algorithm execution</w:t>
        </w:r>
        <w:r w:rsidRPr="007F2BF4">
          <w:rPr>
            <w:noProof/>
            <w:webHidden/>
          </w:rPr>
          <w:tab/>
        </w:r>
        <w:r w:rsidRPr="007F2BF4">
          <w:rPr>
            <w:noProof/>
            <w:webHidden/>
          </w:rPr>
          <w:fldChar w:fldCharType="begin"/>
        </w:r>
        <w:r w:rsidRPr="007F2BF4">
          <w:rPr>
            <w:noProof/>
            <w:webHidden/>
          </w:rPr>
          <w:instrText xml:space="preserve"> PAGEREF _Toc60747245 \h </w:instrText>
        </w:r>
        <w:r w:rsidRPr="007F2BF4">
          <w:rPr>
            <w:noProof/>
            <w:webHidden/>
          </w:rPr>
        </w:r>
        <w:r w:rsidRPr="007F2BF4">
          <w:rPr>
            <w:noProof/>
            <w:webHidden/>
          </w:rPr>
          <w:fldChar w:fldCharType="separate"/>
        </w:r>
        <w:r w:rsidR="003C566F">
          <w:rPr>
            <w:noProof/>
            <w:webHidden/>
          </w:rPr>
          <w:t>26</w:t>
        </w:r>
        <w:r w:rsidRPr="007F2BF4">
          <w:rPr>
            <w:noProof/>
            <w:webHidden/>
          </w:rPr>
          <w:fldChar w:fldCharType="end"/>
        </w:r>
      </w:hyperlink>
    </w:p>
    <w:p w14:paraId="7547DE35" w14:textId="77777777" w:rsidR="009F66DE" w:rsidRPr="007F2BF4" w:rsidRDefault="009F66DE">
      <w:pPr>
        <w:pStyle w:val="TOC2"/>
        <w:rPr>
          <w:rFonts w:asciiTheme="minorHAnsi" w:eastAsiaTheme="minorEastAsia" w:hAnsiTheme="minorHAnsi" w:cstheme="minorBidi"/>
          <w:b w:val="0"/>
          <w:sz w:val="22"/>
          <w:szCs w:val="22"/>
        </w:rPr>
      </w:pPr>
      <w:hyperlink w:anchor="_Toc60747246" w:history="1">
        <w:r w:rsidRPr="007F2BF4">
          <w:rPr>
            <w:rStyle w:val="Hyperlink"/>
            <w:b w:val="0"/>
            <w:bCs/>
          </w:rPr>
          <w:t>3.4 Linear Programing (LP)</w:t>
        </w:r>
        <w:r w:rsidRPr="007F2BF4">
          <w:rPr>
            <w:b w:val="0"/>
            <w:webHidden/>
          </w:rPr>
          <w:tab/>
        </w:r>
        <w:r w:rsidRPr="007F2BF4">
          <w:rPr>
            <w:b w:val="0"/>
            <w:webHidden/>
          </w:rPr>
          <w:fldChar w:fldCharType="begin"/>
        </w:r>
        <w:r w:rsidRPr="007F2BF4">
          <w:rPr>
            <w:b w:val="0"/>
            <w:webHidden/>
          </w:rPr>
          <w:instrText xml:space="preserve"> PAGEREF _Toc60747246 \h </w:instrText>
        </w:r>
        <w:r w:rsidRPr="007F2BF4">
          <w:rPr>
            <w:b w:val="0"/>
            <w:webHidden/>
          </w:rPr>
        </w:r>
        <w:r w:rsidRPr="007F2BF4">
          <w:rPr>
            <w:b w:val="0"/>
            <w:webHidden/>
          </w:rPr>
          <w:fldChar w:fldCharType="separate"/>
        </w:r>
        <w:r w:rsidR="003C566F">
          <w:rPr>
            <w:b w:val="0"/>
            <w:webHidden/>
          </w:rPr>
          <w:t>28</w:t>
        </w:r>
        <w:r w:rsidRPr="007F2BF4">
          <w:rPr>
            <w:b w:val="0"/>
            <w:webHidden/>
          </w:rPr>
          <w:fldChar w:fldCharType="end"/>
        </w:r>
      </w:hyperlink>
    </w:p>
    <w:p w14:paraId="61249641" w14:textId="77777777" w:rsidR="009F66DE" w:rsidRPr="007F2BF4" w:rsidRDefault="009F66DE">
      <w:pPr>
        <w:pStyle w:val="TOC3"/>
        <w:rPr>
          <w:rFonts w:asciiTheme="minorHAnsi" w:eastAsiaTheme="minorEastAsia" w:hAnsiTheme="minorHAnsi" w:cstheme="minorBidi"/>
          <w:noProof/>
          <w:sz w:val="22"/>
          <w:szCs w:val="22"/>
        </w:rPr>
      </w:pPr>
      <w:hyperlink w:anchor="_Toc60747247" w:history="1">
        <w:r w:rsidRPr="007F2BF4">
          <w:rPr>
            <w:rStyle w:val="Hyperlink"/>
            <w:bCs/>
            <w:noProof/>
          </w:rPr>
          <w:t>3.4.1 The mathematical model of the problem</w:t>
        </w:r>
        <w:r w:rsidRPr="007F2BF4">
          <w:rPr>
            <w:noProof/>
            <w:webHidden/>
          </w:rPr>
          <w:tab/>
        </w:r>
        <w:r w:rsidRPr="007F2BF4">
          <w:rPr>
            <w:noProof/>
            <w:webHidden/>
          </w:rPr>
          <w:fldChar w:fldCharType="begin"/>
        </w:r>
        <w:r w:rsidRPr="007F2BF4">
          <w:rPr>
            <w:noProof/>
            <w:webHidden/>
          </w:rPr>
          <w:instrText xml:space="preserve"> PAGEREF _Toc60747247 \h </w:instrText>
        </w:r>
        <w:r w:rsidRPr="007F2BF4">
          <w:rPr>
            <w:noProof/>
            <w:webHidden/>
          </w:rPr>
        </w:r>
        <w:r w:rsidRPr="007F2BF4">
          <w:rPr>
            <w:noProof/>
            <w:webHidden/>
          </w:rPr>
          <w:fldChar w:fldCharType="separate"/>
        </w:r>
        <w:r w:rsidR="003C566F">
          <w:rPr>
            <w:noProof/>
            <w:webHidden/>
          </w:rPr>
          <w:t>28</w:t>
        </w:r>
        <w:r w:rsidRPr="007F2BF4">
          <w:rPr>
            <w:noProof/>
            <w:webHidden/>
          </w:rPr>
          <w:fldChar w:fldCharType="end"/>
        </w:r>
      </w:hyperlink>
    </w:p>
    <w:p w14:paraId="53A53752" w14:textId="77777777" w:rsidR="009F66DE" w:rsidRPr="007F2BF4" w:rsidRDefault="009F66DE">
      <w:pPr>
        <w:pStyle w:val="TOC3"/>
        <w:rPr>
          <w:rFonts w:asciiTheme="minorHAnsi" w:eastAsiaTheme="minorEastAsia" w:hAnsiTheme="minorHAnsi" w:cstheme="minorBidi"/>
          <w:noProof/>
          <w:sz w:val="22"/>
          <w:szCs w:val="22"/>
        </w:rPr>
      </w:pPr>
      <w:hyperlink w:anchor="_Toc60747248" w:history="1">
        <w:r w:rsidRPr="007F2BF4">
          <w:rPr>
            <w:rStyle w:val="Hyperlink"/>
            <w:bCs/>
            <w:noProof/>
          </w:rPr>
          <w:t>3.4.2 Finding solution for target function</w:t>
        </w:r>
        <w:r w:rsidRPr="007F2BF4">
          <w:rPr>
            <w:noProof/>
            <w:webHidden/>
          </w:rPr>
          <w:tab/>
        </w:r>
        <w:r w:rsidRPr="007F2BF4">
          <w:rPr>
            <w:noProof/>
            <w:webHidden/>
          </w:rPr>
          <w:fldChar w:fldCharType="begin"/>
        </w:r>
        <w:r w:rsidRPr="007F2BF4">
          <w:rPr>
            <w:noProof/>
            <w:webHidden/>
          </w:rPr>
          <w:instrText xml:space="preserve"> PAGEREF _Toc60747248 \h </w:instrText>
        </w:r>
        <w:r w:rsidRPr="007F2BF4">
          <w:rPr>
            <w:noProof/>
            <w:webHidden/>
          </w:rPr>
        </w:r>
        <w:r w:rsidRPr="007F2BF4">
          <w:rPr>
            <w:noProof/>
            <w:webHidden/>
          </w:rPr>
          <w:fldChar w:fldCharType="separate"/>
        </w:r>
        <w:r w:rsidR="003C566F">
          <w:rPr>
            <w:noProof/>
            <w:webHidden/>
          </w:rPr>
          <w:t>31</w:t>
        </w:r>
        <w:r w:rsidRPr="007F2BF4">
          <w:rPr>
            <w:noProof/>
            <w:webHidden/>
          </w:rPr>
          <w:fldChar w:fldCharType="end"/>
        </w:r>
      </w:hyperlink>
    </w:p>
    <w:p w14:paraId="04481A5C" w14:textId="77777777" w:rsidR="009F66DE" w:rsidRDefault="009F66DE" w:rsidP="00C91566">
      <w:pPr>
        <w:pStyle w:val="TOC1"/>
        <w:rPr>
          <w:rFonts w:asciiTheme="minorHAnsi" w:eastAsiaTheme="minorEastAsia" w:hAnsiTheme="minorHAnsi" w:cstheme="minorBidi"/>
          <w:sz w:val="22"/>
          <w:szCs w:val="22"/>
        </w:rPr>
      </w:pPr>
      <w:hyperlink w:anchor="_Toc60747249" w:history="1">
        <w:r w:rsidRPr="006943B2">
          <w:rPr>
            <w:rStyle w:val="Hyperlink"/>
          </w:rPr>
          <w:t xml:space="preserve">Chapter 4: </w:t>
        </w:r>
        <w:r w:rsidRPr="006943B2">
          <w:rPr>
            <w:rStyle w:val="Hyperlink"/>
            <w:shd w:val="clear" w:color="auto" w:fill="FFFFFF"/>
          </w:rPr>
          <w:t>APPLICATION ANALYSIS AND IMPLEMENTATION</w:t>
        </w:r>
        <w:r>
          <w:rPr>
            <w:webHidden/>
          </w:rPr>
          <w:tab/>
        </w:r>
        <w:r>
          <w:rPr>
            <w:webHidden/>
          </w:rPr>
          <w:fldChar w:fldCharType="begin"/>
        </w:r>
        <w:r>
          <w:rPr>
            <w:webHidden/>
          </w:rPr>
          <w:instrText xml:space="preserve"> PAGEREF _Toc60747249 \h </w:instrText>
        </w:r>
        <w:r>
          <w:rPr>
            <w:webHidden/>
          </w:rPr>
        </w:r>
        <w:r>
          <w:rPr>
            <w:webHidden/>
          </w:rPr>
          <w:fldChar w:fldCharType="separate"/>
        </w:r>
        <w:r w:rsidR="003C566F">
          <w:rPr>
            <w:webHidden/>
          </w:rPr>
          <w:t>41</w:t>
        </w:r>
        <w:r>
          <w:rPr>
            <w:webHidden/>
          </w:rPr>
          <w:fldChar w:fldCharType="end"/>
        </w:r>
      </w:hyperlink>
    </w:p>
    <w:p w14:paraId="5D27FF88" w14:textId="77777777" w:rsidR="009F66DE" w:rsidRPr="007F2BF4" w:rsidRDefault="009F66DE">
      <w:pPr>
        <w:pStyle w:val="TOC2"/>
        <w:rPr>
          <w:rFonts w:asciiTheme="minorHAnsi" w:eastAsiaTheme="minorEastAsia" w:hAnsiTheme="minorHAnsi" w:cstheme="minorBidi"/>
          <w:b w:val="0"/>
          <w:sz w:val="22"/>
          <w:szCs w:val="22"/>
        </w:rPr>
      </w:pPr>
      <w:hyperlink w:anchor="_Toc60747250" w:history="1">
        <w:r w:rsidRPr="007F2BF4">
          <w:rPr>
            <w:rStyle w:val="Hyperlink"/>
            <w:b w:val="0"/>
            <w:bCs/>
          </w:rPr>
          <w:t>4.1 Requirement analysis</w:t>
        </w:r>
        <w:r w:rsidRPr="007F2BF4">
          <w:rPr>
            <w:b w:val="0"/>
            <w:webHidden/>
          </w:rPr>
          <w:tab/>
        </w:r>
        <w:r w:rsidRPr="007F2BF4">
          <w:rPr>
            <w:b w:val="0"/>
            <w:webHidden/>
          </w:rPr>
          <w:fldChar w:fldCharType="begin"/>
        </w:r>
        <w:r w:rsidRPr="007F2BF4">
          <w:rPr>
            <w:b w:val="0"/>
            <w:webHidden/>
          </w:rPr>
          <w:instrText xml:space="preserve"> PAGEREF _Toc60747250 \h </w:instrText>
        </w:r>
        <w:r w:rsidRPr="007F2BF4">
          <w:rPr>
            <w:b w:val="0"/>
            <w:webHidden/>
          </w:rPr>
        </w:r>
        <w:r w:rsidRPr="007F2BF4">
          <w:rPr>
            <w:b w:val="0"/>
            <w:webHidden/>
          </w:rPr>
          <w:fldChar w:fldCharType="separate"/>
        </w:r>
        <w:r w:rsidR="003C566F">
          <w:rPr>
            <w:b w:val="0"/>
            <w:webHidden/>
          </w:rPr>
          <w:t>41</w:t>
        </w:r>
        <w:r w:rsidRPr="007F2BF4">
          <w:rPr>
            <w:b w:val="0"/>
            <w:webHidden/>
          </w:rPr>
          <w:fldChar w:fldCharType="end"/>
        </w:r>
      </w:hyperlink>
    </w:p>
    <w:p w14:paraId="6282E284" w14:textId="77777777" w:rsidR="009F66DE" w:rsidRPr="007F2BF4" w:rsidRDefault="009F66DE">
      <w:pPr>
        <w:pStyle w:val="TOC3"/>
        <w:rPr>
          <w:rFonts w:asciiTheme="minorHAnsi" w:eastAsiaTheme="minorEastAsia" w:hAnsiTheme="minorHAnsi" w:cstheme="minorBidi"/>
          <w:noProof/>
          <w:sz w:val="22"/>
          <w:szCs w:val="22"/>
        </w:rPr>
      </w:pPr>
      <w:hyperlink w:anchor="_Toc60747251" w:history="1">
        <w:r w:rsidRPr="007F2BF4">
          <w:rPr>
            <w:rStyle w:val="Hyperlink"/>
            <w:bCs/>
            <w:noProof/>
          </w:rPr>
          <w:t>4.1.1 Functional requirements</w:t>
        </w:r>
        <w:r w:rsidRPr="007F2BF4">
          <w:rPr>
            <w:noProof/>
            <w:webHidden/>
          </w:rPr>
          <w:tab/>
        </w:r>
        <w:r w:rsidRPr="007F2BF4">
          <w:rPr>
            <w:noProof/>
            <w:webHidden/>
          </w:rPr>
          <w:fldChar w:fldCharType="begin"/>
        </w:r>
        <w:r w:rsidRPr="007F2BF4">
          <w:rPr>
            <w:noProof/>
            <w:webHidden/>
          </w:rPr>
          <w:instrText xml:space="preserve"> PAGEREF _Toc60747251 \h </w:instrText>
        </w:r>
        <w:r w:rsidRPr="007F2BF4">
          <w:rPr>
            <w:noProof/>
            <w:webHidden/>
          </w:rPr>
        </w:r>
        <w:r w:rsidRPr="007F2BF4">
          <w:rPr>
            <w:noProof/>
            <w:webHidden/>
          </w:rPr>
          <w:fldChar w:fldCharType="separate"/>
        </w:r>
        <w:r w:rsidR="003C566F">
          <w:rPr>
            <w:noProof/>
            <w:webHidden/>
          </w:rPr>
          <w:t>41</w:t>
        </w:r>
        <w:r w:rsidRPr="007F2BF4">
          <w:rPr>
            <w:noProof/>
            <w:webHidden/>
          </w:rPr>
          <w:fldChar w:fldCharType="end"/>
        </w:r>
      </w:hyperlink>
    </w:p>
    <w:p w14:paraId="5238C130" w14:textId="77777777" w:rsidR="009F66DE" w:rsidRPr="007F2BF4" w:rsidRDefault="009F66DE">
      <w:pPr>
        <w:pStyle w:val="TOC3"/>
        <w:rPr>
          <w:rFonts w:asciiTheme="minorHAnsi" w:eastAsiaTheme="minorEastAsia" w:hAnsiTheme="minorHAnsi" w:cstheme="minorBidi"/>
          <w:noProof/>
          <w:sz w:val="22"/>
          <w:szCs w:val="22"/>
        </w:rPr>
      </w:pPr>
      <w:hyperlink w:anchor="_Toc60747252" w:history="1">
        <w:r w:rsidRPr="007F2BF4">
          <w:rPr>
            <w:rStyle w:val="Hyperlink"/>
            <w:bCs/>
            <w:noProof/>
          </w:rPr>
          <w:t>4.1.2 Non-functional requirements</w:t>
        </w:r>
        <w:r w:rsidRPr="007F2BF4">
          <w:rPr>
            <w:noProof/>
            <w:webHidden/>
          </w:rPr>
          <w:tab/>
        </w:r>
        <w:r w:rsidRPr="007F2BF4">
          <w:rPr>
            <w:noProof/>
            <w:webHidden/>
          </w:rPr>
          <w:fldChar w:fldCharType="begin"/>
        </w:r>
        <w:r w:rsidRPr="007F2BF4">
          <w:rPr>
            <w:noProof/>
            <w:webHidden/>
          </w:rPr>
          <w:instrText xml:space="preserve"> PAGEREF _Toc60747252 \h </w:instrText>
        </w:r>
        <w:r w:rsidRPr="007F2BF4">
          <w:rPr>
            <w:noProof/>
            <w:webHidden/>
          </w:rPr>
        </w:r>
        <w:r w:rsidRPr="007F2BF4">
          <w:rPr>
            <w:noProof/>
            <w:webHidden/>
          </w:rPr>
          <w:fldChar w:fldCharType="separate"/>
        </w:r>
        <w:r w:rsidR="003C566F">
          <w:rPr>
            <w:noProof/>
            <w:webHidden/>
          </w:rPr>
          <w:t>41</w:t>
        </w:r>
        <w:r w:rsidRPr="007F2BF4">
          <w:rPr>
            <w:noProof/>
            <w:webHidden/>
          </w:rPr>
          <w:fldChar w:fldCharType="end"/>
        </w:r>
      </w:hyperlink>
    </w:p>
    <w:p w14:paraId="6658231B" w14:textId="77777777" w:rsidR="009F66DE" w:rsidRPr="007F2BF4" w:rsidRDefault="009F66DE">
      <w:pPr>
        <w:pStyle w:val="TOC3"/>
        <w:rPr>
          <w:rFonts w:asciiTheme="minorHAnsi" w:eastAsiaTheme="minorEastAsia" w:hAnsiTheme="minorHAnsi" w:cstheme="minorBidi"/>
          <w:noProof/>
          <w:sz w:val="22"/>
          <w:szCs w:val="22"/>
        </w:rPr>
      </w:pPr>
      <w:hyperlink w:anchor="_Toc60747253" w:history="1">
        <w:r w:rsidRPr="007F2BF4">
          <w:rPr>
            <w:rStyle w:val="Hyperlink"/>
            <w:bCs/>
            <w:noProof/>
          </w:rPr>
          <w:t>4.1.3 Storage requirements</w:t>
        </w:r>
        <w:r w:rsidRPr="007F2BF4">
          <w:rPr>
            <w:noProof/>
            <w:webHidden/>
          </w:rPr>
          <w:tab/>
        </w:r>
        <w:r w:rsidRPr="007F2BF4">
          <w:rPr>
            <w:noProof/>
            <w:webHidden/>
          </w:rPr>
          <w:fldChar w:fldCharType="begin"/>
        </w:r>
        <w:r w:rsidRPr="007F2BF4">
          <w:rPr>
            <w:noProof/>
            <w:webHidden/>
          </w:rPr>
          <w:instrText xml:space="preserve"> PAGEREF _Toc60747253 \h </w:instrText>
        </w:r>
        <w:r w:rsidRPr="007F2BF4">
          <w:rPr>
            <w:noProof/>
            <w:webHidden/>
          </w:rPr>
        </w:r>
        <w:r w:rsidRPr="007F2BF4">
          <w:rPr>
            <w:noProof/>
            <w:webHidden/>
          </w:rPr>
          <w:fldChar w:fldCharType="separate"/>
        </w:r>
        <w:r w:rsidR="003C566F">
          <w:rPr>
            <w:noProof/>
            <w:webHidden/>
          </w:rPr>
          <w:t>41</w:t>
        </w:r>
        <w:r w:rsidRPr="007F2BF4">
          <w:rPr>
            <w:noProof/>
            <w:webHidden/>
          </w:rPr>
          <w:fldChar w:fldCharType="end"/>
        </w:r>
      </w:hyperlink>
    </w:p>
    <w:p w14:paraId="5E47A663" w14:textId="77777777" w:rsidR="009F66DE" w:rsidRPr="007F2BF4" w:rsidRDefault="009F66DE">
      <w:pPr>
        <w:pStyle w:val="TOC2"/>
        <w:rPr>
          <w:rFonts w:asciiTheme="minorHAnsi" w:eastAsiaTheme="minorEastAsia" w:hAnsiTheme="minorHAnsi" w:cstheme="minorBidi"/>
          <w:b w:val="0"/>
          <w:sz w:val="22"/>
          <w:szCs w:val="22"/>
        </w:rPr>
      </w:pPr>
      <w:hyperlink w:anchor="_Toc60747254" w:history="1">
        <w:r w:rsidRPr="007F2BF4">
          <w:rPr>
            <w:rStyle w:val="Hyperlink"/>
            <w:b w:val="0"/>
            <w:bCs/>
          </w:rPr>
          <w:t>4.2 Use case diagram</w:t>
        </w:r>
        <w:r w:rsidRPr="007F2BF4">
          <w:rPr>
            <w:b w:val="0"/>
            <w:webHidden/>
          </w:rPr>
          <w:tab/>
        </w:r>
        <w:r w:rsidRPr="007F2BF4">
          <w:rPr>
            <w:b w:val="0"/>
            <w:webHidden/>
          </w:rPr>
          <w:fldChar w:fldCharType="begin"/>
        </w:r>
        <w:r w:rsidRPr="007F2BF4">
          <w:rPr>
            <w:b w:val="0"/>
            <w:webHidden/>
          </w:rPr>
          <w:instrText xml:space="preserve"> PAGEREF _Toc60747254 \h </w:instrText>
        </w:r>
        <w:r w:rsidRPr="007F2BF4">
          <w:rPr>
            <w:b w:val="0"/>
            <w:webHidden/>
          </w:rPr>
        </w:r>
        <w:r w:rsidRPr="007F2BF4">
          <w:rPr>
            <w:b w:val="0"/>
            <w:webHidden/>
          </w:rPr>
          <w:fldChar w:fldCharType="separate"/>
        </w:r>
        <w:r w:rsidR="003C566F">
          <w:rPr>
            <w:b w:val="0"/>
            <w:webHidden/>
          </w:rPr>
          <w:t>42</w:t>
        </w:r>
        <w:r w:rsidRPr="007F2BF4">
          <w:rPr>
            <w:b w:val="0"/>
            <w:webHidden/>
          </w:rPr>
          <w:fldChar w:fldCharType="end"/>
        </w:r>
      </w:hyperlink>
    </w:p>
    <w:p w14:paraId="7DC70D29" w14:textId="77777777" w:rsidR="009F66DE" w:rsidRPr="007F2BF4" w:rsidRDefault="009F66DE">
      <w:pPr>
        <w:pStyle w:val="TOC3"/>
        <w:rPr>
          <w:rFonts w:asciiTheme="minorHAnsi" w:eastAsiaTheme="minorEastAsia" w:hAnsiTheme="minorHAnsi" w:cstheme="minorBidi"/>
          <w:noProof/>
          <w:sz w:val="22"/>
          <w:szCs w:val="22"/>
        </w:rPr>
      </w:pPr>
      <w:hyperlink w:anchor="_Toc60747255" w:history="1">
        <w:r w:rsidRPr="007F2BF4">
          <w:rPr>
            <w:rStyle w:val="Hyperlink"/>
            <w:bCs/>
            <w:noProof/>
          </w:rPr>
          <w:t>4.2.1 General use case diagram</w:t>
        </w:r>
        <w:r w:rsidRPr="007F2BF4">
          <w:rPr>
            <w:noProof/>
            <w:webHidden/>
          </w:rPr>
          <w:tab/>
        </w:r>
        <w:r w:rsidRPr="007F2BF4">
          <w:rPr>
            <w:noProof/>
            <w:webHidden/>
          </w:rPr>
          <w:fldChar w:fldCharType="begin"/>
        </w:r>
        <w:r w:rsidRPr="007F2BF4">
          <w:rPr>
            <w:noProof/>
            <w:webHidden/>
          </w:rPr>
          <w:instrText xml:space="preserve"> PAGEREF _Toc60747255 \h </w:instrText>
        </w:r>
        <w:r w:rsidRPr="007F2BF4">
          <w:rPr>
            <w:noProof/>
            <w:webHidden/>
          </w:rPr>
        </w:r>
        <w:r w:rsidRPr="007F2BF4">
          <w:rPr>
            <w:noProof/>
            <w:webHidden/>
          </w:rPr>
          <w:fldChar w:fldCharType="separate"/>
        </w:r>
        <w:r w:rsidR="003C566F">
          <w:rPr>
            <w:noProof/>
            <w:webHidden/>
          </w:rPr>
          <w:t>42</w:t>
        </w:r>
        <w:r w:rsidRPr="007F2BF4">
          <w:rPr>
            <w:noProof/>
            <w:webHidden/>
          </w:rPr>
          <w:fldChar w:fldCharType="end"/>
        </w:r>
      </w:hyperlink>
    </w:p>
    <w:p w14:paraId="5850DEFF" w14:textId="77777777" w:rsidR="009F66DE" w:rsidRPr="007F2BF4" w:rsidRDefault="009F66DE">
      <w:pPr>
        <w:pStyle w:val="TOC3"/>
        <w:rPr>
          <w:rFonts w:asciiTheme="minorHAnsi" w:eastAsiaTheme="minorEastAsia" w:hAnsiTheme="minorHAnsi" w:cstheme="minorBidi"/>
          <w:noProof/>
          <w:sz w:val="22"/>
          <w:szCs w:val="22"/>
        </w:rPr>
      </w:pPr>
      <w:hyperlink w:anchor="_Toc60747256" w:history="1">
        <w:r w:rsidRPr="007F2BF4">
          <w:rPr>
            <w:rStyle w:val="Hyperlink"/>
            <w:bCs/>
            <w:noProof/>
            <w:shd w:val="clear" w:color="auto" w:fill="FFFFFF"/>
          </w:rPr>
          <w:t>4.2.2 List of use cases</w:t>
        </w:r>
        <w:r w:rsidRPr="007F2BF4">
          <w:rPr>
            <w:noProof/>
            <w:webHidden/>
          </w:rPr>
          <w:tab/>
        </w:r>
        <w:r w:rsidRPr="007F2BF4">
          <w:rPr>
            <w:noProof/>
            <w:webHidden/>
          </w:rPr>
          <w:fldChar w:fldCharType="begin"/>
        </w:r>
        <w:r w:rsidRPr="007F2BF4">
          <w:rPr>
            <w:noProof/>
            <w:webHidden/>
          </w:rPr>
          <w:instrText xml:space="preserve"> PAGEREF _Toc60747256 \h </w:instrText>
        </w:r>
        <w:r w:rsidRPr="007F2BF4">
          <w:rPr>
            <w:noProof/>
            <w:webHidden/>
          </w:rPr>
        </w:r>
        <w:r w:rsidRPr="007F2BF4">
          <w:rPr>
            <w:noProof/>
            <w:webHidden/>
          </w:rPr>
          <w:fldChar w:fldCharType="separate"/>
        </w:r>
        <w:r w:rsidR="003C566F">
          <w:rPr>
            <w:noProof/>
            <w:webHidden/>
          </w:rPr>
          <w:t>43</w:t>
        </w:r>
        <w:r w:rsidRPr="007F2BF4">
          <w:rPr>
            <w:noProof/>
            <w:webHidden/>
          </w:rPr>
          <w:fldChar w:fldCharType="end"/>
        </w:r>
      </w:hyperlink>
    </w:p>
    <w:p w14:paraId="3187B547" w14:textId="77777777" w:rsidR="009F66DE" w:rsidRPr="007F2BF4" w:rsidRDefault="009F66DE">
      <w:pPr>
        <w:pStyle w:val="TOC2"/>
        <w:rPr>
          <w:rFonts w:asciiTheme="minorHAnsi" w:eastAsiaTheme="minorEastAsia" w:hAnsiTheme="minorHAnsi" w:cstheme="minorBidi"/>
          <w:b w:val="0"/>
          <w:sz w:val="22"/>
          <w:szCs w:val="22"/>
        </w:rPr>
      </w:pPr>
      <w:hyperlink w:anchor="_Toc60747257" w:history="1">
        <w:r w:rsidRPr="007F2BF4">
          <w:rPr>
            <w:rStyle w:val="Hyperlink"/>
            <w:b w:val="0"/>
            <w:bCs/>
          </w:rPr>
          <w:t>4.3 Main activity diagram</w:t>
        </w:r>
        <w:r w:rsidRPr="007F2BF4">
          <w:rPr>
            <w:b w:val="0"/>
            <w:webHidden/>
          </w:rPr>
          <w:tab/>
        </w:r>
        <w:r w:rsidRPr="007F2BF4">
          <w:rPr>
            <w:b w:val="0"/>
            <w:webHidden/>
          </w:rPr>
          <w:fldChar w:fldCharType="begin"/>
        </w:r>
        <w:r w:rsidRPr="007F2BF4">
          <w:rPr>
            <w:b w:val="0"/>
            <w:webHidden/>
          </w:rPr>
          <w:instrText xml:space="preserve"> PAGEREF _Toc60747257 \h </w:instrText>
        </w:r>
        <w:r w:rsidRPr="007F2BF4">
          <w:rPr>
            <w:b w:val="0"/>
            <w:webHidden/>
          </w:rPr>
        </w:r>
        <w:r w:rsidRPr="007F2BF4">
          <w:rPr>
            <w:b w:val="0"/>
            <w:webHidden/>
          </w:rPr>
          <w:fldChar w:fldCharType="separate"/>
        </w:r>
        <w:r w:rsidR="003C566F">
          <w:rPr>
            <w:b w:val="0"/>
            <w:webHidden/>
          </w:rPr>
          <w:t>44</w:t>
        </w:r>
        <w:r w:rsidRPr="007F2BF4">
          <w:rPr>
            <w:b w:val="0"/>
            <w:webHidden/>
          </w:rPr>
          <w:fldChar w:fldCharType="end"/>
        </w:r>
      </w:hyperlink>
    </w:p>
    <w:p w14:paraId="3E423A10" w14:textId="77777777" w:rsidR="009F66DE" w:rsidRPr="007F2BF4" w:rsidRDefault="009F66DE">
      <w:pPr>
        <w:pStyle w:val="TOC3"/>
        <w:rPr>
          <w:rFonts w:asciiTheme="minorHAnsi" w:eastAsiaTheme="minorEastAsia" w:hAnsiTheme="minorHAnsi" w:cstheme="minorBidi"/>
          <w:noProof/>
          <w:sz w:val="22"/>
          <w:szCs w:val="22"/>
        </w:rPr>
      </w:pPr>
      <w:hyperlink w:anchor="_Toc60747258" w:history="1">
        <w:r w:rsidRPr="007F2BF4">
          <w:rPr>
            <w:rStyle w:val="Hyperlink"/>
            <w:bCs/>
            <w:noProof/>
          </w:rPr>
          <w:t>4.3.1 Import invigilator dataset</w:t>
        </w:r>
        <w:r w:rsidRPr="007F2BF4">
          <w:rPr>
            <w:noProof/>
            <w:webHidden/>
          </w:rPr>
          <w:tab/>
        </w:r>
        <w:r w:rsidRPr="007F2BF4">
          <w:rPr>
            <w:noProof/>
            <w:webHidden/>
          </w:rPr>
          <w:fldChar w:fldCharType="begin"/>
        </w:r>
        <w:r w:rsidRPr="007F2BF4">
          <w:rPr>
            <w:noProof/>
            <w:webHidden/>
          </w:rPr>
          <w:instrText xml:space="preserve"> PAGEREF _Toc60747258 \h </w:instrText>
        </w:r>
        <w:r w:rsidRPr="007F2BF4">
          <w:rPr>
            <w:noProof/>
            <w:webHidden/>
          </w:rPr>
        </w:r>
        <w:r w:rsidRPr="007F2BF4">
          <w:rPr>
            <w:noProof/>
            <w:webHidden/>
          </w:rPr>
          <w:fldChar w:fldCharType="separate"/>
        </w:r>
        <w:r w:rsidR="003C566F">
          <w:rPr>
            <w:noProof/>
            <w:webHidden/>
          </w:rPr>
          <w:t>44</w:t>
        </w:r>
        <w:r w:rsidRPr="007F2BF4">
          <w:rPr>
            <w:noProof/>
            <w:webHidden/>
          </w:rPr>
          <w:fldChar w:fldCharType="end"/>
        </w:r>
      </w:hyperlink>
    </w:p>
    <w:p w14:paraId="0DBA466A" w14:textId="77777777" w:rsidR="009F66DE" w:rsidRPr="007F2BF4" w:rsidRDefault="009F66DE">
      <w:pPr>
        <w:pStyle w:val="TOC3"/>
        <w:rPr>
          <w:rFonts w:asciiTheme="minorHAnsi" w:eastAsiaTheme="minorEastAsia" w:hAnsiTheme="minorHAnsi" w:cstheme="minorBidi"/>
          <w:noProof/>
          <w:sz w:val="22"/>
          <w:szCs w:val="22"/>
        </w:rPr>
      </w:pPr>
      <w:hyperlink w:anchor="_Toc60747259" w:history="1">
        <w:r w:rsidRPr="007F2BF4">
          <w:rPr>
            <w:rStyle w:val="Hyperlink"/>
            <w:bCs/>
            <w:noProof/>
          </w:rPr>
          <w:t>4.3.2 Import exam schedule dataset</w:t>
        </w:r>
        <w:r w:rsidRPr="007F2BF4">
          <w:rPr>
            <w:noProof/>
            <w:webHidden/>
          </w:rPr>
          <w:tab/>
        </w:r>
        <w:r w:rsidRPr="007F2BF4">
          <w:rPr>
            <w:noProof/>
            <w:webHidden/>
          </w:rPr>
          <w:fldChar w:fldCharType="begin"/>
        </w:r>
        <w:r w:rsidRPr="007F2BF4">
          <w:rPr>
            <w:noProof/>
            <w:webHidden/>
          </w:rPr>
          <w:instrText xml:space="preserve"> PAGEREF _Toc60747259 \h </w:instrText>
        </w:r>
        <w:r w:rsidRPr="007F2BF4">
          <w:rPr>
            <w:noProof/>
            <w:webHidden/>
          </w:rPr>
        </w:r>
        <w:r w:rsidRPr="007F2BF4">
          <w:rPr>
            <w:noProof/>
            <w:webHidden/>
          </w:rPr>
          <w:fldChar w:fldCharType="separate"/>
        </w:r>
        <w:r w:rsidR="003C566F">
          <w:rPr>
            <w:noProof/>
            <w:webHidden/>
          </w:rPr>
          <w:t>45</w:t>
        </w:r>
        <w:r w:rsidRPr="007F2BF4">
          <w:rPr>
            <w:noProof/>
            <w:webHidden/>
          </w:rPr>
          <w:fldChar w:fldCharType="end"/>
        </w:r>
      </w:hyperlink>
    </w:p>
    <w:p w14:paraId="3E2C18BD" w14:textId="77777777" w:rsidR="009F66DE" w:rsidRPr="007F2BF4" w:rsidRDefault="009F66DE">
      <w:pPr>
        <w:pStyle w:val="TOC3"/>
        <w:rPr>
          <w:rFonts w:asciiTheme="minorHAnsi" w:eastAsiaTheme="minorEastAsia" w:hAnsiTheme="minorHAnsi" w:cstheme="minorBidi"/>
          <w:noProof/>
          <w:sz w:val="22"/>
          <w:szCs w:val="22"/>
        </w:rPr>
      </w:pPr>
      <w:hyperlink w:anchor="_Toc60747260" w:history="1">
        <w:r w:rsidRPr="007F2BF4">
          <w:rPr>
            <w:rStyle w:val="Hyperlink"/>
            <w:bCs/>
            <w:noProof/>
          </w:rPr>
          <w:t>4.3.3 Arrange roster for invigilator</w:t>
        </w:r>
        <w:r w:rsidRPr="007F2BF4">
          <w:rPr>
            <w:noProof/>
            <w:webHidden/>
          </w:rPr>
          <w:tab/>
        </w:r>
        <w:r w:rsidRPr="007F2BF4">
          <w:rPr>
            <w:noProof/>
            <w:webHidden/>
          </w:rPr>
          <w:fldChar w:fldCharType="begin"/>
        </w:r>
        <w:r w:rsidRPr="007F2BF4">
          <w:rPr>
            <w:noProof/>
            <w:webHidden/>
          </w:rPr>
          <w:instrText xml:space="preserve"> PAGEREF _Toc60747260 \h </w:instrText>
        </w:r>
        <w:r w:rsidRPr="007F2BF4">
          <w:rPr>
            <w:noProof/>
            <w:webHidden/>
          </w:rPr>
        </w:r>
        <w:r w:rsidRPr="007F2BF4">
          <w:rPr>
            <w:noProof/>
            <w:webHidden/>
          </w:rPr>
          <w:fldChar w:fldCharType="separate"/>
        </w:r>
        <w:r w:rsidR="003C566F">
          <w:rPr>
            <w:noProof/>
            <w:webHidden/>
          </w:rPr>
          <w:t>46</w:t>
        </w:r>
        <w:r w:rsidRPr="007F2BF4">
          <w:rPr>
            <w:noProof/>
            <w:webHidden/>
          </w:rPr>
          <w:fldChar w:fldCharType="end"/>
        </w:r>
      </w:hyperlink>
    </w:p>
    <w:p w14:paraId="3CBDE865" w14:textId="77777777" w:rsidR="009F66DE" w:rsidRPr="007F2BF4" w:rsidRDefault="009F66DE">
      <w:pPr>
        <w:pStyle w:val="TOC3"/>
        <w:rPr>
          <w:rFonts w:asciiTheme="minorHAnsi" w:eastAsiaTheme="minorEastAsia" w:hAnsiTheme="minorHAnsi" w:cstheme="minorBidi"/>
          <w:noProof/>
          <w:sz w:val="22"/>
          <w:szCs w:val="22"/>
        </w:rPr>
      </w:pPr>
      <w:hyperlink w:anchor="_Toc60747261" w:history="1">
        <w:r w:rsidRPr="007F2BF4">
          <w:rPr>
            <w:rStyle w:val="Hyperlink"/>
            <w:bCs/>
            <w:noProof/>
          </w:rPr>
          <w:t>4.3.4 View data</w:t>
        </w:r>
        <w:r w:rsidRPr="007F2BF4">
          <w:rPr>
            <w:noProof/>
            <w:webHidden/>
          </w:rPr>
          <w:tab/>
        </w:r>
        <w:r w:rsidRPr="007F2BF4">
          <w:rPr>
            <w:noProof/>
            <w:webHidden/>
          </w:rPr>
          <w:fldChar w:fldCharType="begin"/>
        </w:r>
        <w:r w:rsidRPr="007F2BF4">
          <w:rPr>
            <w:noProof/>
            <w:webHidden/>
          </w:rPr>
          <w:instrText xml:space="preserve"> PAGEREF _Toc60747261 \h </w:instrText>
        </w:r>
        <w:r w:rsidRPr="007F2BF4">
          <w:rPr>
            <w:noProof/>
            <w:webHidden/>
          </w:rPr>
        </w:r>
        <w:r w:rsidRPr="007F2BF4">
          <w:rPr>
            <w:noProof/>
            <w:webHidden/>
          </w:rPr>
          <w:fldChar w:fldCharType="separate"/>
        </w:r>
        <w:r w:rsidR="003C566F">
          <w:rPr>
            <w:noProof/>
            <w:webHidden/>
          </w:rPr>
          <w:t>47</w:t>
        </w:r>
        <w:r w:rsidRPr="007F2BF4">
          <w:rPr>
            <w:noProof/>
            <w:webHidden/>
          </w:rPr>
          <w:fldChar w:fldCharType="end"/>
        </w:r>
      </w:hyperlink>
    </w:p>
    <w:p w14:paraId="5C894D72" w14:textId="77777777" w:rsidR="009F66DE" w:rsidRPr="007F2BF4" w:rsidRDefault="009F66DE">
      <w:pPr>
        <w:pStyle w:val="TOC2"/>
        <w:rPr>
          <w:rFonts w:asciiTheme="minorHAnsi" w:eastAsiaTheme="minorEastAsia" w:hAnsiTheme="minorHAnsi" w:cstheme="minorBidi"/>
          <w:b w:val="0"/>
          <w:sz w:val="22"/>
          <w:szCs w:val="22"/>
        </w:rPr>
      </w:pPr>
      <w:hyperlink w:anchor="_Toc60747262" w:history="1">
        <w:r w:rsidRPr="007F2BF4">
          <w:rPr>
            <w:rStyle w:val="Hyperlink"/>
            <w:b w:val="0"/>
            <w:bCs/>
          </w:rPr>
          <w:t>4.4 Database design</w:t>
        </w:r>
        <w:r w:rsidRPr="007F2BF4">
          <w:rPr>
            <w:b w:val="0"/>
            <w:webHidden/>
          </w:rPr>
          <w:tab/>
        </w:r>
        <w:r w:rsidRPr="007F2BF4">
          <w:rPr>
            <w:b w:val="0"/>
            <w:webHidden/>
          </w:rPr>
          <w:fldChar w:fldCharType="begin"/>
        </w:r>
        <w:r w:rsidRPr="007F2BF4">
          <w:rPr>
            <w:b w:val="0"/>
            <w:webHidden/>
          </w:rPr>
          <w:instrText xml:space="preserve"> PAGEREF _Toc60747262 \h </w:instrText>
        </w:r>
        <w:r w:rsidRPr="007F2BF4">
          <w:rPr>
            <w:b w:val="0"/>
            <w:webHidden/>
          </w:rPr>
        </w:r>
        <w:r w:rsidRPr="007F2BF4">
          <w:rPr>
            <w:b w:val="0"/>
            <w:webHidden/>
          </w:rPr>
          <w:fldChar w:fldCharType="separate"/>
        </w:r>
        <w:r w:rsidR="003C566F">
          <w:rPr>
            <w:b w:val="0"/>
            <w:webHidden/>
          </w:rPr>
          <w:t>48</w:t>
        </w:r>
        <w:r w:rsidRPr="007F2BF4">
          <w:rPr>
            <w:b w:val="0"/>
            <w:webHidden/>
          </w:rPr>
          <w:fldChar w:fldCharType="end"/>
        </w:r>
      </w:hyperlink>
    </w:p>
    <w:p w14:paraId="1A6CF7B1" w14:textId="77777777" w:rsidR="009F66DE" w:rsidRPr="007F2BF4" w:rsidRDefault="009F66DE">
      <w:pPr>
        <w:pStyle w:val="TOC3"/>
        <w:rPr>
          <w:rFonts w:asciiTheme="minorHAnsi" w:eastAsiaTheme="minorEastAsia" w:hAnsiTheme="minorHAnsi" w:cstheme="minorBidi"/>
          <w:noProof/>
          <w:sz w:val="22"/>
          <w:szCs w:val="22"/>
        </w:rPr>
      </w:pPr>
      <w:hyperlink w:anchor="_Toc60747263" w:history="1">
        <w:r w:rsidRPr="007F2BF4">
          <w:rPr>
            <w:rStyle w:val="Hyperlink"/>
            <w:bCs/>
            <w:noProof/>
          </w:rPr>
          <w:t>4.4.1 Entity relationship diagram</w:t>
        </w:r>
        <w:r w:rsidRPr="007F2BF4">
          <w:rPr>
            <w:noProof/>
            <w:webHidden/>
          </w:rPr>
          <w:tab/>
        </w:r>
        <w:r w:rsidRPr="007F2BF4">
          <w:rPr>
            <w:noProof/>
            <w:webHidden/>
          </w:rPr>
          <w:fldChar w:fldCharType="begin"/>
        </w:r>
        <w:r w:rsidRPr="007F2BF4">
          <w:rPr>
            <w:noProof/>
            <w:webHidden/>
          </w:rPr>
          <w:instrText xml:space="preserve"> PAGEREF _Toc60747263 \h </w:instrText>
        </w:r>
        <w:r w:rsidRPr="007F2BF4">
          <w:rPr>
            <w:noProof/>
            <w:webHidden/>
          </w:rPr>
        </w:r>
        <w:r w:rsidRPr="007F2BF4">
          <w:rPr>
            <w:noProof/>
            <w:webHidden/>
          </w:rPr>
          <w:fldChar w:fldCharType="separate"/>
        </w:r>
        <w:r w:rsidR="003C566F">
          <w:rPr>
            <w:noProof/>
            <w:webHidden/>
          </w:rPr>
          <w:t>48</w:t>
        </w:r>
        <w:r w:rsidRPr="007F2BF4">
          <w:rPr>
            <w:noProof/>
            <w:webHidden/>
          </w:rPr>
          <w:fldChar w:fldCharType="end"/>
        </w:r>
      </w:hyperlink>
    </w:p>
    <w:p w14:paraId="6166FCA4" w14:textId="77777777" w:rsidR="009F66DE" w:rsidRPr="007F2BF4" w:rsidRDefault="009F66DE">
      <w:pPr>
        <w:pStyle w:val="TOC3"/>
        <w:rPr>
          <w:rFonts w:asciiTheme="minorHAnsi" w:eastAsiaTheme="minorEastAsia" w:hAnsiTheme="minorHAnsi" w:cstheme="minorBidi"/>
          <w:noProof/>
          <w:sz w:val="22"/>
          <w:szCs w:val="22"/>
        </w:rPr>
      </w:pPr>
      <w:hyperlink w:anchor="_Toc60747264" w:history="1">
        <w:r w:rsidRPr="007F2BF4">
          <w:rPr>
            <w:rStyle w:val="Hyperlink"/>
            <w:bCs/>
            <w:noProof/>
          </w:rPr>
          <w:t>4.4.2 Tables description</w:t>
        </w:r>
        <w:r w:rsidRPr="007F2BF4">
          <w:rPr>
            <w:noProof/>
            <w:webHidden/>
          </w:rPr>
          <w:tab/>
        </w:r>
        <w:r w:rsidRPr="007F2BF4">
          <w:rPr>
            <w:noProof/>
            <w:webHidden/>
          </w:rPr>
          <w:fldChar w:fldCharType="begin"/>
        </w:r>
        <w:r w:rsidRPr="007F2BF4">
          <w:rPr>
            <w:noProof/>
            <w:webHidden/>
          </w:rPr>
          <w:instrText xml:space="preserve"> PAGEREF _Toc60747264 \h </w:instrText>
        </w:r>
        <w:r w:rsidRPr="007F2BF4">
          <w:rPr>
            <w:noProof/>
            <w:webHidden/>
          </w:rPr>
        </w:r>
        <w:r w:rsidRPr="007F2BF4">
          <w:rPr>
            <w:noProof/>
            <w:webHidden/>
          </w:rPr>
          <w:fldChar w:fldCharType="separate"/>
        </w:r>
        <w:r w:rsidR="003C566F">
          <w:rPr>
            <w:noProof/>
            <w:webHidden/>
          </w:rPr>
          <w:t>49</w:t>
        </w:r>
        <w:r w:rsidRPr="007F2BF4">
          <w:rPr>
            <w:noProof/>
            <w:webHidden/>
          </w:rPr>
          <w:fldChar w:fldCharType="end"/>
        </w:r>
      </w:hyperlink>
    </w:p>
    <w:p w14:paraId="46F71A63"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65" w:history="1">
        <w:r w:rsidRPr="007F2BF4">
          <w:rPr>
            <w:rStyle w:val="Hyperlink"/>
            <w:bCs/>
            <w:noProof/>
          </w:rPr>
          <w:t>4.4.2.1 invigilator_db table</w:t>
        </w:r>
        <w:r w:rsidRPr="007F2BF4">
          <w:rPr>
            <w:noProof/>
            <w:webHidden/>
          </w:rPr>
          <w:tab/>
        </w:r>
        <w:r w:rsidRPr="007F2BF4">
          <w:rPr>
            <w:noProof/>
            <w:webHidden/>
          </w:rPr>
          <w:fldChar w:fldCharType="begin"/>
        </w:r>
        <w:r w:rsidRPr="007F2BF4">
          <w:rPr>
            <w:noProof/>
            <w:webHidden/>
          </w:rPr>
          <w:instrText xml:space="preserve"> PAGEREF _Toc60747265 \h </w:instrText>
        </w:r>
        <w:r w:rsidRPr="007F2BF4">
          <w:rPr>
            <w:noProof/>
            <w:webHidden/>
          </w:rPr>
        </w:r>
        <w:r w:rsidRPr="007F2BF4">
          <w:rPr>
            <w:noProof/>
            <w:webHidden/>
          </w:rPr>
          <w:fldChar w:fldCharType="separate"/>
        </w:r>
        <w:r w:rsidR="003C566F">
          <w:rPr>
            <w:noProof/>
            <w:webHidden/>
          </w:rPr>
          <w:t>49</w:t>
        </w:r>
        <w:r w:rsidRPr="007F2BF4">
          <w:rPr>
            <w:noProof/>
            <w:webHidden/>
          </w:rPr>
          <w:fldChar w:fldCharType="end"/>
        </w:r>
      </w:hyperlink>
    </w:p>
    <w:p w14:paraId="10BC16A5"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66" w:history="1">
        <w:r w:rsidRPr="007F2BF4">
          <w:rPr>
            <w:rStyle w:val="Hyperlink"/>
            <w:bCs/>
            <w:noProof/>
          </w:rPr>
          <w:t>4.4.2.2 schedule_db table</w:t>
        </w:r>
        <w:r w:rsidRPr="007F2BF4">
          <w:rPr>
            <w:noProof/>
            <w:webHidden/>
          </w:rPr>
          <w:tab/>
        </w:r>
        <w:r w:rsidRPr="007F2BF4">
          <w:rPr>
            <w:noProof/>
            <w:webHidden/>
          </w:rPr>
          <w:fldChar w:fldCharType="begin"/>
        </w:r>
        <w:r w:rsidRPr="007F2BF4">
          <w:rPr>
            <w:noProof/>
            <w:webHidden/>
          </w:rPr>
          <w:instrText xml:space="preserve"> PAGEREF _Toc60747266 \h </w:instrText>
        </w:r>
        <w:r w:rsidRPr="007F2BF4">
          <w:rPr>
            <w:noProof/>
            <w:webHidden/>
          </w:rPr>
        </w:r>
        <w:r w:rsidRPr="007F2BF4">
          <w:rPr>
            <w:noProof/>
            <w:webHidden/>
          </w:rPr>
          <w:fldChar w:fldCharType="separate"/>
        </w:r>
        <w:r w:rsidR="003C566F">
          <w:rPr>
            <w:noProof/>
            <w:webHidden/>
          </w:rPr>
          <w:t>49</w:t>
        </w:r>
        <w:r w:rsidRPr="007F2BF4">
          <w:rPr>
            <w:noProof/>
            <w:webHidden/>
          </w:rPr>
          <w:fldChar w:fldCharType="end"/>
        </w:r>
      </w:hyperlink>
    </w:p>
    <w:p w14:paraId="1ABD60C8"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67" w:history="1">
        <w:r w:rsidRPr="007F2BF4">
          <w:rPr>
            <w:rStyle w:val="Hyperlink"/>
            <w:bCs/>
            <w:noProof/>
            <w:shd w:val="clear" w:color="auto" w:fill="FFFFFF"/>
          </w:rPr>
          <w:t>4.4.2.3 assign_db table</w:t>
        </w:r>
        <w:r w:rsidRPr="007F2BF4">
          <w:rPr>
            <w:noProof/>
            <w:webHidden/>
          </w:rPr>
          <w:tab/>
        </w:r>
        <w:r w:rsidRPr="007F2BF4">
          <w:rPr>
            <w:noProof/>
            <w:webHidden/>
          </w:rPr>
          <w:fldChar w:fldCharType="begin"/>
        </w:r>
        <w:r w:rsidRPr="007F2BF4">
          <w:rPr>
            <w:noProof/>
            <w:webHidden/>
          </w:rPr>
          <w:instrText xml:space="preserve"> PAGEREF _Toc60747267 \h </w:instrText>
        </w:r>
        <w:r w:rsidRPr="007F2BF4">
          <w:rPr>
            <w:noProof/>
            <w:webHidden/>
          </w:rPr>
        </w:r>
        <w:r w:rsidRPr="007F2BF4">
          <w:rPr>
            <w:noProof/>
            <w:webHidden/>
          </w:rPr>
          <w:fldChar w:fldCharType="separate"/>
        </w:r>
        <w:r w:rsidR="003C566F">
          <w:rPr>
            <w:noProof/>
            <w:webHidden/>
          </w:rPr>
          <w:t>50</w:t>
        </w:r>
        <w:r w:rsidRPr="007F2BF4">
          <w:rPr>
            <w:noProof/>
            <w:webHidden/>
          </w:rPr>
          <w:fldChar w:fldCharType="end"/>
        </w:r>
      </w:hyperlink>
    </w:p>
    <w:p w14:paraId="6E368BE8"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68" w:history="1">
        <w:r w:rsidRPr="007F2BF4">
          <w:rPr>
            <w:rStyle w:val="Hyperlink"/>
            <w:bCs/>
            <w:noProof/>
            <w:shd w:val="clear" w:color="auto" w:fill="FFFFFF"/>
          </w:rPr>
          <w:t>4.4.2.4 convert_ShiftOD table</w:t>
        </w:r>
        <w:r w:rsidRPr="007F2BF4">
          <w:rPr>
            <w:noProof/>
            <w:webHidden/>
          </w:rPr>
          <w:tab/>
        </w:r>
        <w:r w:rsidRPr="007F2BF4">
          <w:rPr>
            <w:noProof/>
            <w:webHidden/>
          </w:rPr>
          <w:fldChar w:fldCharType="begin"/>
        </w:r>
        <w:r w:rsidRPr="007F2BF4">
          <w:rPr>
            <w:noProof/>
            <w:webHidden/>
          </w:rPr>
          <w:instrText xml:space="preserve"> PAGEREF _Toc60747268 \h </w:instrText>
        </w:r>
        <w:r w:rsidRPr="007F2BF4">
          <w:rPr>
            <w:noProof/>
            <w:webHidden/>
          </w:rPr>
        </w:r>
        <w:r w:rsidRPr="007F2BF4">
          <w:rPr>
            <w:noProof/>
            <w:webHidden/>
          </w:rPr>
          <w:fldChar w:fldCharType="separate"/>
        </w:r>
        <w:r w:rsidR="003C566F">
          <w:rPr>
            <w:noProof/>
            <w:webHidden/>
          </w:rPr>
          <w:t>50</w:t>
        </w:r>
        <w:r w:rsidRPr="007F2BF4">
          <w:rPr>
            <w:noProof/>
            <w:webHidden/>
          </w:rPr>
          <w:fldChar w:fldCharType="end"/>
        </w:r>
      </w:hyperlink>
    </w:p>
    <w:p w14:paraId="3DA22669" w14:textId="77777777" w:rsidR="009F66DE" w:rsidRPr="007F2BF4" w:rsidRDefault="009F66DE">
      <w:pPr>
        <w:pStyle w:val="TOC2"/>
        <w:rPr>
          <w:rFonts w:asciiTheme="minorHAnsi" w:eastAsiaTheme="minorEastAsia" w:hAnsiTheme="minorHAnsi" w:cstheme="minorBidi"/>
          <w:b w:val="0"/>
          <w:sz w:val="22"/>
          <w:szCs w:val="22"/>
        </w:rPr>
      </w:pPr>
      <w:hyperlink w:anchor="_Toc60747269" w:history="1">
        <w:r w:rsidRPr="007F2BF4">
          <w:rPr>
            <w:rStyle w:val="Hyperlink"/>
            <w:b w:val="0"/>
            <w:bCs/>
          </w:rPr>
          <w:t>4.5 Application implementation</w:t>
        </w:r>
        <w:r w:rsidRPr="007F2BF4">
          <w:rPr>
            <w:b w:val="0"/>
            <w:webHidden/>
          </w:rPr>
          <w:tab/>
        </w:r>
        <w:r w:rsidRPr="007F2BF4">
          <w:rPr>
            <w:b w:val="0"/>
            <w:webHidden/>
          </w:rPr>
          <w:fldChar w:fldCharType="begin"/>
        </w:r>
        <w:r w:rsidRPr="007F2BF4">
          <w:rPr>
            <w:b w:val="0"/>
            <w:webHidden/>
          </w:rPr>
          <w:instrText xml:space="preserve"> PAGEREF _Toc60747269 \h </w:instrText>
        </w:r>
        <w:r w:rsidRPr="007F2BF4">
          <w:rPr>
            <w:b w:val="0"/>
            <w:webHidden/>
          </w:rPr>
        </w:r>
        <w:r w:rsidRPr="007F2BF4">
          <w:rPr>
            <w:b w:val="0"/>
            <w:webHidden/>
          </w:rPr>
          <w:fldChar w:fldCharType="separate"/>
        </w:r>
        <w:r w:rsidR="003C566F">
          <w:rPr>
            <w:b w:val="0"/>
            <w:webHidden/>
          </w:rPr>
          <w:t>50</w:t>
        </w:r>
        <w:r w:rsidRPr="007F2BF4">
          <w:rPr>
            <w:b w:val="0"/>
            <w:webHidden/>
          </w:rPr>
          <w:fldChar w:fldCharType="end"/>
        </w:r>
      </w:hyperlink>
    </w:p>
    <w:p w14:paraId="10A86FFA" w14:textId="77777777" w:rsidR="009F66DE" w:rsidRPr="007F2BF4" w:rsidRDefault="009F66DE">
      <w:pPr>
        <w:pStyle w:val="TOC3"/>
        <w:rPr>
          <w:rFonts w:asciiTheme="minorHAnsi" w:eastAsiaTheme="minorEastAsia" w:hAnsiTheme="minorHAnsi" w:cstheme="minorBidi"/>
          <w:noProof/>
          <w:sz w:val="22"/>
          <w:szCs w:val="22"/>
        </w:rPr>
      </w:pPr>
      <w:hyperlink w:anchor="_Toc60747270" w:history="1">
        <w:r w:rsidRPr="007F2BF4">
          <w:rPr>
            <w:rStyle w:val="Hyperlink"/>
            <w:bCs/>
            <w:noProof/>
          </w:rPr>
          <w:t>4.5.1 Application components</w:t>
        </w:r>
        <w:r w:rsidRPr="007F2BF4">
          <w:rPr>
            <w:noProof/>
            <w:webHidden/>
          </w:rPr>
          <w:tab/>
        </w:r>
        <w:r w:rsidRPr="007F2BF4">
          <w:rPr>
            <w:noProof/>
            <w:webHidden/>
          </w:rPr>
          <w:fldChar w:fldCharType="begin"/>
        </w:r>
        <w:r w:rsidRPr="007F2BF4">
          <w:rPr>
            <w:noProof/>
            <w:webHidden/>
          </w:rPr>
          <w:instrText xml:space="preserve"> PAGEREF _Toc60747270 \h </w:instrText>
        </w:r>
        <w:r w:rsidRPr="007F2BF4">
          <w:rPr>
            <w:noProof/>
            <w:webHidden/>
          </w:rPr>
        </w:r>
        <w:r w:rsidRPr="007F2BF4">
          <w:rPr>
            <w:noProof/>
            <w:webHidden/>
          </w:rPr>
          <w:fldChar w:fldCharType="separate"/>
        </w:r>
        <w:r w:rsidR="003C566F">
          <w:rPr>
            <w:noProof/>
            <w:webHidden/>
          </w:rPr>
          <w:t>51</w:t>
        </w:r>
        <w:r w:rsidRPr="007F2BF4">
          <w:rPr>
            <w:noProof/>
            <w:webHidden/>
          </w:rPr>
          <w:fldChar w:fldCharType="end"/>
        </w:r>
      </w:hyperlink>
    </w:p>
    <w:p w14:paraId="28DC7787" w14:textId="77777777" w:rsidR="009F66DE" w:rsidRPr="007F2BF4" w:rsidRDefault="009F66DE">
      <w:pPr>
        <w:pStyle w:val="TOC3"/>
        <w:rPr>
          <w:rFonts w:asciiTheme="minorHAnsi" w:eastAsiaTheme="minorEastAsia" w:hAnsiTheme="minorHAnsi" w:cstheme="minorBidi"/>
          <w:noProof/>
          <w:sz w:val="22"/>
          <w:szCs w:val="22"/>
        </w:rPr>
      </w:pPr>
      <w:hyperlink w:anchor="_Toc60747271" w:history="1">
        <w:r w:rsidRPr="007F2BF4">
          <w:rPr>
            <w:rStyle w:val="Hyperlink"/>
            <w:bCs/>
            <w:noProof/>
          </w:rPr>
          <w:t>4.5.2 Graphic User Interface</w:t>
        </w:r>
        <w:r w:rsidRPr="007F2BF4">
          <w:rPr>
            <w:noProof/>
            <w:webHidden/>
          </w:rPr>
          <w:tab/>
        </w:r>
        <w:r w:rsidRPr="007F2BF4">
          <w:rPr>
            <w:noProof/>
            <w:webHidden/>
          </w:rPr>
          <w:fldChar w:fldCharType="begin"/>
        </w:r>
        <w:r w:rsidRPr="007F2BF4">
          <w:rPr>
            <w:noProof/>
            <w:webHidden/>
          </w:rPr>
          <w:instrText xml:space="preserve"> PAGEREF _Toc60747271 \h </w:instrText>
        </w:r>
        <w:r w:rsidRPr="007F2BF4">
          <w:rPr>
            <w:noProof/>
            <w:webHidden/>
          </w:rPr>
        </w:r>
        <w:r w:rsidRPr="007F2BF4">
          <w:rPr>
            <w:noProof/>
            <w:webHidden/>
          </w:rPr>
          <w:fldChar w:fldCharType="separate"/>
        </w:r>
        <w:r w:rsidR="003C566F">
          <w:rPr>
            <w:noProof/>
            <w:webHidden/>
          </w:rPr>
          <w:t>52</w:t>
        </w:r>
        <w:r w:rsidRPr="007F2BF4">
          <w:rPr>
            <w:noProof/>
            <w:webHidden/>
          </w:rPr>
          <w:fldChar w:fldCharType="end"/>
        </w:r>
      </w:hyperlink>
    </w:p>
    <w:p w14:paraId="2CE2483E"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2" w:history="1">
        <w:r w:rsidRPr="007F2BF4">
          <w:rPr>
            <w:rStyle w:val="Hyperlink"/>
            <w:bCs/>
            <w:noProof/>
          </w:rPr>
          <w:t>4.5.2.1 Welcome UI</w:t>
        </w:r>
        <w:r w:rsidRPr="007F2BF4">
          <w:rPr>
            <w:noProof/>
            <w:webHidden/>
          </w:rPr>
          <w:tab/>
        </w:r>
        <w:r w:rsidRPr="007F2BF4">
          <w:rPr>
            <w:noProof/>
            <w:webHidden/>
          </w:rPr>
          <w:fldChar w:fldCharType="begin"/>
        </w:r>
        <w:r w:rsidRPr="007F2BF4">
          <w:rPr>
            <w:noProof/>
            <w:webHidden/>
          </w:rPr>
          <w:instrText xml:space="preserve"> PAGEREF _Toc60747272 \h </w:instrText>
        </w:r>
        <w:r w:rsidRPr="007F2BF4">
          <w:rPr>
            <w:noProof/>
            <w:webHidden/>
          </w:rPr>
        </w:r>
        <w:r w:rsidRPr="007F2BF4">
          <w:rPr>
            <w:noProof/>
            <w:webHidden/>
          </w:rPr>
          <w:fldChar w:fldCharType="separate"/>
        </w:r>
        <w:r w:rsidR="003C566F">
          <w:rPr>
            <w:noProof/>
            <w:webHidden/>
          </w:rPr>
          <w:t>52</w:t>
        </w:r>
        <w:r w:rsidRPr="007F2BF4">
          <w:rPr>
            <w:noProof/>
            <w:webHidden/>
          </w:rPr>
          <w:fldChar w:fldCharType="end"/>
        </w:r>
      </w:hyperlink>
    </w:p>
    <w:p w14:paraId="7FFA2FF6"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3" w:history="1">
        <w:r w:rsidRPr="007F2BF4">
          <w:rPr>
            <w:rStyle w:val="Hyperlink"/>
            <w:bCs/>
            <w:noProof/>
            <w:shd w:val="clear" w:color="auto" w:fill="FFFFFF"/>
          </w:rPr>
          <w:t>4.5.2.2 Home UI</w:t>
        </w:r>
        <w:r w:rsidRPr="007F2BF4">
          <w:rPr>
            <w:noProof/>
            <w:webHidden/>
          </w:rPr>
          <w:tab/>
        </w:r>
        <w:r w:rsidRPr="007F2BF4">
          <w:rPr>
            <w:noProof/>
            <w:webHidden/>
          </w:rPr>
          <w:fldChar w:fldCharType="begin"/>
        </w:r>
        <w:r w:rsidRPr="007F2BF4">
          <w:rPr>
            <w:noProof/>
            <w:webHidden/>
          </w:rPr>
          <w:instrText xml:space="preserve"> PAGEREF _Toc60747273 \h </w:instrText>
        </w:r>
        <w:r w:rsidRPr="007F2BF4">
          <w:rPr>
            <w:noProof/>
            <w:webHidden/>
          </w:rPr>
        </w:r>
        <w:r w:rsidRPr="007F2BF4">
          <w:rPr>
            <w:noProof/>
            <w:webHidden/>
          </w:rPr>
          <w:fldChar w:fldCharType="separate"/>
        </w:r>
        <w:r w:rsidR="003C566F">
          <w:rPr>
            <w:noProof/>
            <w:webHidden/>
          </w:rPr>
          <w:t>53</w:t>
        </w:r>
        <w:r w:rsidRPr="007F2BF4">
          <w:rPr>
            <w:noProof/>
            <w:webHidden/>
          </w:rPr>
          <w:fldChar w:fldCharType="end"/>
        </w:r>
      </w:hyperlink>
    </w:p>
    <w:p w14:paraId="3C0EEE79"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4" w:history="1">
        <w:r w:rsidRPr="007F2BF4">
          <w:rPr>
            <w:rStyle w:val="Hyperlink"/>
            <w:bCs/>
            <w:noProof/>
          </w:rPr>
          <w:t>4.5.2.3 Review data UI</w:t>
        </w:r>
        <w:r w:rsidRPr="007F2BF4">
          <w:rPr>
            <w:noProof/>
            <w:webHidden/>
          </w:rPr>
          <w:tab/>
        </w:r>
        <w:r w:rsidRPr="007F2BF4">
          <w:rPr>
            <w:noProof/>
            <w:webHidden/>
          </w:rPr>
          <w:fldChar w:fldCharType="begin"/>
        </w:r>
        <w:r w:rsidRPr="007F2BF4">
          <w:rPr>
            <w:noProof/>
            <w:webHidden/>
          </w:rPr>
          <w:instrText xml:space="preserve"> PAGEREF _Toc60747274 \h </w:instrText>
        </w:r>
        <w:r w:rsidRPr="007F2BF4">
          <w:rPr>
            <w:noProof/>
            <w:webHidden/>
          </w:rPr>
        </w:r>
        <w:r w:rsidRPr="007F2BF4">
          <w:rPr>
            <w:noProof/>
            <w:webHidden/>
          </w:rPr>
          <w:fldChar w:fldCharType="separate"/>
        </w:r>
        <w:r w:rsidR="003C566F">
          <w:rPr>
            <w:noProof/>
            <w:webHidden/>
          </w:rPr>
          <w:t>54</w:t>
        </w:r>
        <w:r w:rsidRPr="007F2BF4">
          <w:rPr>
            <w:noProof/>
            <w:webHidden/>
          </w:rPr>
          <w:fldChar w:fldCharType="end"/>
        </w:r>
      </w:hyperlink>
    </w:p>
    <w:p w14:paraId="23DF6669"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5" w:history="1">
        <w:r w:rsidRPr="007F2BF4">
          <w:rPr>
            <w:rStyle w:val="Hyperlink"/>
            <w:bCs/>
            <w:noProof/>
            <w:shd w:val="clear" w:color="auto" w:fill="FFFFFF"/>
          </w:rPr>
          <w:t>4.5.2.4 Review teacher data UI</w:t>
        </w:r>
        <w:r w:rsidRPr="007F2BF4">
          <w:rPr>
            <w:noProof/>
            <w:webHidden/>
          </w:rPr>
          <w:tab/>
        </w:r>
        <w:r w:rsidRPr="007F2BF4">
          <w:rPr>
            <w:noProof/>
            <w:webHidden/>
          </w:rPr>
          <w:fldChar w:fldCharType="begin"/>
        </w:r>
        <w:r w:rsidRPr="007F2BF4">
          <w:rPr>
            <w:noProof/>
            <w:webHidden/>
          </w:rPr>
          <w:instrText xml:space="preserve"> PAGEREF _Toc60747275 \h </w:instrText>
        </w:r>
        <w:r w:rsidRPr="007F2BF4">
          <w:rPr>
            <w:noProof/>
            <w:webHidden/>
          </w:rPr>
        </w:r>
        <w:r w:rsidRPr="007F2BF4">
          <w:rPr>
            <w:noProof/>
            <w:webHidden/>
          </w:rPr>
          <w:fldChar w:fldCharType="separate"/>
        </w:r>
        <w:r w:rsidR="003C566F">
          <w:rPr>
            <w:noProof/>
            <w:webHidden/>
          </w:rPr>
          <w:t>55</w:t>
        </w:r>
        <w:r w:rsidRPr="007F2BF4">
          <w:rPr>
            <w:noProof/>
            <w:webHidden/>
          </w:rPr>
          <w:fldChar w:fldCharType="end"/>
        </w:r>
      </w:hyperlink>
    </w:p>
    <w:p w14:paraId="4C688470"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6" w:history="1">
        <w:r w:rsidRPr="007F2BF4">
          <w:rPr>
            <w:rStyle w:val="Hyperlink"/>
            <w:bCs/>
            <w:noProof/>
            <w:shd w:val="clear" w:color="auto" w:fill="FFFFFF"/>
          </w:rPr>
          <w:t>4.5.2.5 Review exam schedule data UI</w:t>
        </w:r>
        <w:r w:rsidRPr="007F2BF4">
          <w:rPr>
            <w:noProof/>
            <w:webHidden/>
          </w:rPr>
          <w:tab/>
        </w:r>
        <w:r w:rsidRPr="007F2BF4">
          <w:rPr>
            <w:noProof/>
            <w:webHidden/>
          </w:rPr>
          <w:fldChar w:fldCharType="begin"/>
        </w:r>
        <w:r w:rsidRPr="007F2BF4">
          <w:rPr>
            <w:noProof/>
            <w:webHidden/>
          </w:rPr>
          <w:instrText xml:space="preserve"> PAGEREF _Toc60747276 \h </w:instrText>
        </w:r>
        <w:r w:rsidRPr="007F2BF4">
          <w:rPr>
            <w:noProof/>
            <w:webHidden/>
          </w:rPr>
        </w:r>
        <w:r w:rsidRPr="007F2BF4">
          <w:rPr>
            <w:noProof/>
            <w:webHidden/>
          </w:rPr>
          <w:fldChar w:fldCharType="separate"/>
        </w:r>
        <w:r w:rsidR="003C566F">
          <w:rPr>
            <w:noProof/>
            <w:webHidden/>
          </w:rPr>
          <w:t>56</w:t>
        </w:r>
        <w:r w:rsidRPr="007F2BF4">
          <w:rPr>
            <w:noProof/>
            <w:webHidden/>
          </w:rPr>
          <w:fldChar w:fldCharType="end"/>
        </w:r>
      </w:hyperlink>
    </w:p>
    <w:p w14:paraId="60ADA2AA" w14:textId="77777777" w:rsidR="009F66DE" w:rsidRPr="007F2BF4" w:rsidRDefault="009F66DE">
      <w:pPr>
        <w:pStyle w:val="TOC4"/>
        <w:tabs>
          <w:tab w:val="right" w:leader="dot" w:pos="9111"/>
        </w:tabs>
        <w:rPr>
          <w:rFonts w:asciiTheme="minorHAnsi" w:eastAsiaTheme="minorEastAsia" w:hAnsiTheme="minorHAnsi" w:cstheme="minorBidi"/>
          <w:noProof/>
          <w:sz w:val="22"/>
          <w:szCs w:val="22"/>
        </w:rPr>
      </w:pPr>
      <w:hyperlink w:anchor="_Toc60747277" w:history="1">
        <w:r w:rsidRPr="007F2BF4">
          <w:rPr>
            <w:rStyle w:val="Hyperlink"/>
            <w:bCs/>
            <w:noProof/>
          </w:rPr>
          <w:t xml:space="preserve">4.5.2.6 </w:t>
        </w:r>
        <w:r w:rsidRPr="007F2BF4">
          <w:rPr>
            <w:rStyle w:val="Hyperlink"/>
            <w:bCs/>
            <w:noProof/>
            <w:bdr w:val="none" w:sz="0" w:space="0" w:color="auto" w:frame="1"/>
          </w:rPr>
          <w:t>Genetic Algorithm UI</w:t>
        </w:r>
        <w:r w:rsidRPr="007F2BF4">
          <w:rPr>
            <w:noProof/>
            <w:webHidden/>
          </w:rPr>
          <w:tab/>
        </w:r>
        <w:r w:rsidRPr="007F2BF4">
          <w:rPr>
            <w:noProof/>
            <w:webHidden/>
          </w:rPr>
          <w:fldChar w:fldCharType="begin"/>
        </w:r>
        <w:r w:rsidRPr="007F2BF4">
          <w:rPr>
            <w:noProof/>
            <w:webHidden/>
          </w:rPr>
          <w:instrText xml:space="preserve"> PAGEREF _Toc60747277 \h </w:instrText>
        </w:r>
        <w:r w:rsidRPr="007F2BF4">
          <w:rPr>
            <w:noProof/>
            <w:webHidden/>
          </w:rPr>
        </w:r>
        <w:r w:rsidRPr="007F2BF4">
          <w:rPr>
            <w:noProof/>
            <w:webHidden/>
          </w:rPr>
          <w:fldChar w:fldCharType="separate"/>
        </w:r>
        <w:r w:rsidR="003C566F">
          <w:rPr>
            <w:noProof/>
            <w:webHidden/>
          </w:rPr>
          <w:t>57</w:t>
        </w:r>
        <w:r w:rsidRPr="007F2BF4">
          <w:rPr>
            <w:noProof/>
            <w:webHidden/>
          </w:rPr>
          <w:fldChar w:fldCharType="end"/>
        </w:r>
      </w:hyperlink>
    </w:p>
    <w:p w14:paraId="004635C5" w14:textId="77777777" w:rsidR="009F66DE" w:rsidRDefault="009F66DE" w:rsidP="00C91566">
      <w:pPr>
        <w:pStyle w:val="TOC1"/>
        <w:rPr>
          <w:rFonts w:asciiTheme="minorHAnsi" w:eastAsiaTheme="minorEastAsia" w:hAnsiTheme="minorHAnsi" w:cstheme="minorBidi"/>
          <w:sz w:val="22"/>
          <w:szCs w:val="22"/>
        </w:rPr>
      </w:pPr>
      <w:hyperlink w:anchor="_Toc60747278" w:history="1">
        <w:r w:rsidRPr="006943B2">
          <w:rPr>
            <w:rStyle w:val="Hyperlink"/>
          </w:rPr>
          <w:t>Chapter 5: CONCLUSION AND FUTURE WORK</w:t>
        </w:r>
        <w:r>
          <w:rPr>
            <w:webHidden/>
          </w:rPr>
          <w:tab/>
        </w:r>
        <w:r>
          <w:rPr>
            <w:webHidden/>
          </w:rPr>
          <w:fldChar w:fldCharType="begin"/>
        </w:r>
        <w:r>
          <w:rPr>
            <w:webHidden/>
          </w:rPr>
          <w:instrText xml:space="preserve"> PAGEREF _Toc60747278 \h </w:instrText>
        </w:r>
        <w:r>
          <w:rPr>
            <w:webHidden/>
          </w:rPr>
        </w:r>
        <w:r>
          <w:rPr>
            <w:webHidden/>
          </w:rPr>
          <w:fldChar w:fldCharType="separate"/>
        </w:r>
        <w:r w:rsidR="003C566F">
          <w:rPr>
            <w:webHidden/>
          </w:rPr>
          <w:t>58</w:t>
        </w:r>
        <w:r>
          <w:rPr>
            <w:webHidden/>
          </w:rPr>
          <w:fldChar w:fldCharType="end"/>
        </w:r>
      </w:hyperlink>
    </w:p>
    <w:p w14:paraId="20896A29" w14:textId="77777777" w:rsidR="009F66DE" w:rsidRPr="007F2BF4" w:rsidRDefault="009F66DE">
      <w:pPr>
        <w:pStyle w:val="TOC2"/>
        <w:rPr>
          <w:rFonts w:asciiTheme="minorHAnsi" w:eastAsiaTheme="minorEastAsia" w:hAnsiTheme="minorHAnsi" w:cstheme="minorBidi"/>
          <w:b w:val="0"/>
          <w:sz w:val="22"/>
          <w:szCs w:val="22"/>
        </w:rPr>
      </w:pPr>
      <w:hyperlink w:anchor="_Toc60747279" w:history="1">
        <w:r w:rsidRPr="007F2BF4">
          <w:rPr>
            <w:rStyle w:val="Hyperlink"/>
            <w:b w:val="0"/>
            <w:bCs/>
          </w:rPr>
          <w:t>5.1 Results</w:t>
        </w:r>
        <w:r w:rsidRPr="007F2BF4">
          <w:rPr>
            <w:b w:val="0"/>
            <w:webHidden/>
          </w:rPr>
          <w:tab/>
        </w:r>
        <w:r w:rsidRPr="007F2BF4">
          <w:rPr>
            <w:b w:val="0"/>
            <w:webHidden/>
          </w:rPr>
          <w:fldChar w:fldCharType="begin"/>
        </w:r>
        <w:r w:rsidRPr="007F2BF4">
          <w:rPr>
            <w:b w:val="0"/>
            <w:webHidden/>
          </w:rPr>
          <w:instrText xml:space="preserve"> PAGEREF _Toc60747279 \h </w:instrText>
        </w:r>
        <w:r w:rsidRPr="007F2BF4">
          <w:rPr>
            <w:b w:val="0"/>
            <w:webHidden/>
          </w:rPr>
        </w:r>
        <w:r w:rsidRPr="007F2BF4">
          <w:rPr>
            <w:b w:val="0"/>
            <w:webHidden/>
          </w:rPr>
          <w:fldChar w:fldCharType="separate"/>
        </w:r>
        <w:r w:rsidR="003C566F">
          <w:rPr>
            <w:b w:val="0"/>
            <w:webHidden/>
          </w:rPr>
          <w:t>58</w:t>
        </w:r>
        <w:r w:rsidRPr="007F2BF4">
          <w:rPr>
            <w:b w:val="0"/>
            <w:webHidden/>
          </w:rPr>
          <w:fldChar w:fldCharType="end"/>
        </w:r>
      </w:hyperlink>
    </w:p>
    <w:p w14:paraId="52BA6516" w14:textId="77777777" w:rsidR="009F66DE" w:rsidRPr="007F2BF4" w:rsidRDefault="009F66DE">
      <w:pPr>
        <w:pStyle w:val="TOC2"/>
        <w:rPr>
          <w:rFonts w:asciiTheme="minorHAnsi" w:eastAsiaTheme="minorEastAsia" w:hAnsiTheme="minorHAnsi" w:cstheme="minorBidi"/>
          <w:b w:val="0"/>
          <w:sz w:val="22"/>
          <w:szCs w:val="22"/>
        </w:rPr>
      </w:pPr>
      <w:hyperlink w:anchor="_Toc60747280" w:history="1">
        <w:r w:rsidRPr="007F2BF4">
          <w:rPr>
            <w:rStyle w:val="Hyperlink"/>
            <w:b w:val="0"/>
            <w:bCs/>
          </w:rPr>
          <w:t>5.2 Strong points, drawbacks and future work</w:t>
        </w:r>
        <w:r w:rsidRPr="007F2BF4">
          <w:rPr>
            <w:b w:val="0"/>
            <w:webHidden/>
          </w:rPr>
          <w:tab/>
        </w:r>
        <w:r w:rsidRPr="007F2BF4">
          <w:rPr>
            <w:b w:val="0"/>
            <w:webHidden/>
          </w:rPr>
          <w:fldChar w:fldCharType="begin"/>
        </w:r>
        <w:r w:rsidRPr="007F2BF4">
          <w:rPr>
            <w:b w:val="0"/>
            <w:webHidden/>
          </w:rPr>
          <w:instrText xml:space="preserve"> PAGEREF _Toc60747280 \h </w:instrText>
        </w:r>
        <w:r w:rsidRPr="007F2BF4">
          <w:rPr>
            <w:b w:val="0"/>
            <w:webHidden/>
          </w:rPr>
        </w:r>
        <w:r w:rsidRPr="007F2BF4">
          <w:rPr>
            <w:b w:val="0"/>
            <w:webHidden/>
          </w:rPr>
          <w:fldChar w:fldCharType="separate"/>
        </w:r>
        <w:r w:rsidR="003C566F">
          <w:rPr>
            <w:b w:val="0"/>
            <w:webHidden/>
          </w:rPr>
          <w:t>58</w:t>
        </w:r>
        <w:r w:rsidRPr="007F2BF4">
          <w:rPr>
            <w:b w:val="0"/>
            <w:webHidden/>
          </w:rPr>
          <w:fldChar w:fldCharType="end"/>
        </w:r>
      </w:hyperlink>
    </w:p>
    <w:p w14:paraId="53C4DC13" w14:textId="77777777" w:rsidR="009F66DE" w:rsidRPr="007F2BF4" w:rsidRDefault="009F66DE">
      <w:pPr>
        <w:pStyle w:val="TOC3"/>
        <w:rPr>
          <w:rFonts w:asciiTheme="minorHAnsi" w:eastAsiaTheme="minorEastAsia" w:hAnsiTheme="minorHAnsi" w:cstheme="minorBidi"/>
          <w:noProof/>
          <w:sz w:val="22"/>
          <w:szCs w:val="22"/>
        </w:rPr>
      </w:pPr>
      <w:hyperlink w:anchor="_Toc60747281" w:history="1">
        <w:r w:rsidRPr="007F2BF4">
          <w:rPr>
            <w:rStyle w:val="Hyperlink"/>
            <w:bCs/>
            <w:noProof/>
          </w:rPr>
          <w:t>5.2.1 Strong points</w:t>
        </w:r>
        <w:r w:rsidRPr="007F2BF4">
          <w:rPr>
            <w:noProof/>
            <w:webHidden/>
          </w:rPr>
          <w:tab/>
        </w:r>
        <w:r w:rsidRPr="007F2BF4">
          <w:rPr>
            <w:noProof/>
            <w:webHidden/>
          </w:rPr>
          <w:fldChar w:fldCharType="begin"/>
        </w:r>
        <w:r w:rsidRPr="007F2BF4">
          <w:rPr>
            <w:noProof/>
            <w:webHidden/>
          </w:rPr>
          <w:instrText xml:space="preserve"> PAGEREF _Toc60747281 \h </w:instrText>
        </w:r>
        <w:r w:rsidRPr="007F2BF4">
          <w:rPr>
            <w:noProof/>
            <w:webHidden/>
          </w:rPr>
        </w:r>
        <w:r w:rsidRPr="007F2BF4">
          <w:rPr>
            <w:noProof/>
            <w:webHidden/>
          </w:rPr>
          <w:fldChar w:fldCharType="separate"/>
        </w:r>
        <w:r w:rsidR="003C566F">
          <w:rPr>
            <w:noProof/>
            <w:webHidden/>
          </w:rPr>
          <w:t>58</w:t>
        </w:r>
        <w:r w:rsidRPr="007F2BF4">
          <w:rPr>
            <w:noProof/>
            <w:webHidden/>
          </w:rPr>
          <w:fldChar w:fldCharType="end"/>
        </w:r>
      </w:hyperlink>
    </w:p>
    <w:p w14:paraId="423BB200" w14:textId="77777777" w:rsidR="009F66DE" w:rsidRPr="007F2BF4" w:rsidRDefault="009F66DE">
      <w:pPr>
        <w:pStyle w:val="TOC3"/>
        <w:rPr>
          <w:rFonts w:asciiTheme="minorHAnsi" w:eastAsiaTheme="minorEastAsia" w:hAnsiTheme="minorHAnsi" w:cstheme="minorBidi"/>
          <w:noProof/>
          <w:sz w:val="22"/>
          <w:szCs w:val="22"/>
        </w:rPr>
      </w:pPr>
      <w:hyperlink w:anchor="_Toc60747282" w:history="1">
        <w:r w:rsidRPr="007F2BF4">
          <w:rPr>
            <w:rStyle w:val="Hyperlink"/>
            <w:bCs/>
            <w:noProof/>
          </w:rPr>
          <w:t>5.2.2 Drawbacks</w:t>
        </w:r>
        <w:r w:rsidRPr="007F2BF4">
          <w:rPr>
            <w:noProof/>
            <w:webHidden/>
          </w:rPr>
          <w:tab/>
        </w:r>
        <w:r w:rsidRPr="007F2BF4">
          <w:rPr>
            <w:noProof/>
            <w:webHidden/>
          </w:rPr>
          <w:fldChar w:fldCharType="begin"/>
        </w:r>
        <w:r w:rsidRPr="007F2BF4">
          <w:rPr>
            <w:noProof/>
            <w:webHidden/>
          </w:rPr>
          <w:instrText xml:space="preserve"> PAGEREF _Toc60747282 \h </w:instrText>
        </w:r>
        <w:r w:rsidRPr="007F2BF4">
          <w:rPr>
            <w:noProof/>
            <w:webHidden/>
          </w:rPr>
        </w:r>
        <w:r w:rsidRPr="007F2BF4">
          <w:rPr>
            <w:noProof/>
            <w:webHidden/>
          </w:rPr>
          <w:fldChar w:fldCharType="separate"/>
        </w:r>
        <w:r w:rsidR="003C566F">
          <w:rPr>
            <w:noProof/>
            <w:webHidden/>
          </w:rPr>
          <w:t>58</w:t>
        </w:r>
        <w:r w:rsidRPr="007F2BF4">
          <w:rPr>
            <w:noProof/>
            <w:webHidden/>
          </w:rPr>
          <w:fldChar w:fldCharType="end"/>
        </w:r>
      </w:hyperlink>
    </w:p>
    <w:p w14:paraId="07286F76" w14:textId="77777777" w:rsidR="009F66DE" w:rsidRPr="007F2BF4" w:rsidRDefault="009F66DE">
      <w:pPr>
        <w:pStyle w:val="TOC3"/>
        <w:rPr>
          <w:rFonts w:asciiTheme="minorHAnsi" w:eastAsiaTheme="minorEastAsia" w:hAnsiTheme="minorHAnsi" w:cstheme="minorBidi"/>
          <w:noProof/>
          <w:sz w:val="22"/>
          <w:szCs w:val="22"/>
        </w:rPr>
      </w:pPr>
      <w:hyperlink w:anchor="_Toc60747283" w:history="1">
        <w:r w:rsidRPr="007F2BF4">
          <w:rPr>
            <w:rStyle w:val="Hyperlink"/>
            <w:bCs/>
            <w:noProof/>
          </w:rPr>
          <w:t>5.2.3 Future work</w:t>
        </w:r>
        <w:r w:rsidRPr="007F2BF4">
          <w:rPr>
            <w:noProof/>
            <w:webHidden/>
          </w:rPr>
          <w:tab/>
        </w:r>
        <w:r w:rsidRPr="007F2BF4">
          <w:rPr>
            <w:noProof/>
            <w:webHidden/>
          </w:rPr>
          <w:fldChar w:fldCharType="begin"/>
        </w:r>
        <w:r w:rsidRPr="007F2BF4">
          <w:rPr>
            <w:noProof/>
            <w:webHidden/>
          </w:rPr>
          <w:instrText xml:space="preserve"> PAGEREF _Toc60747283 \h </w:instrText>
        </w:r>
        <w:r w:rsidRPr="007F2BF4">
          <w:rPr>
            <w:noProof/>
            <w:webHidden/>
          </w:rPr>
        </w:r>
        <w:r w:rsidRPr="007F2BF4">
          <w:rPr>
            <w:noProof/>
            <w:webHidden/>
          </w:rPr>
          <w:fldChar w:fldCharType="separate"/>
        </w:r>
        <w:r w:rsidR="003C566F">
          <w:rPr>
            <w:noProof/>
            <w:webHidden/>
          </w:rPr>
          <w:t>59</w:t>
        </w:r>
        <w:r w:rsidRPr="007F2BF4">
          <w:rPr>
            <w:noProof/>
            <w:webHidden/>
          </w:rPr>
          <w:fldChar w:fldCharType="end"/>
        </w:r>
      </w:hyperlink>
    </w:p>
    <w:p w14:paraId="3548C3F4" w14:textId="77777777" w:rsidR="009F66DE" w:rsidRDefault="009F66DE" w:rsidP="00C91566">
      <w:pPr>
        <w:pStyle w:val="TOC1"/>
        <w:rPr>
          <w:rFonts w:asciiTheme="minorHAnsi" w:eastAsiaTheme="minorEastAsia" w:hAnsiTheme="minorHAnsi" w:cstheme="minorBidi"/>
          <w:sz w:val="22"/>
          <w:szCs w:val="22"/>
        </w:rPr>
      </w:pPr>
      <w:hyperlink w:anchor="_Toc60747284" w:history="1">
        <w:r w:rsidRPr="006943B2">
          <w:rPr>
            <w:rStyle w:val="Hyperlink"/>
          </w:rPr>
          <w:t>REFERENCES</w:t>
        </w:r>
        <w:r>
          <w:rPr>
            <w:webHidden/>
          </w:rPr>
          <w:tab/>
        </w:r>
        <w:r>
          <w:rPr>
            <w:webHidden/>
          </w:rPr>
          <w:fldChar w:fldCharType="begin"/>
        </w:r>
        <w:r>
          <w:rPr>
            <w:webHidden/>
          </w:rPr>
          <w:instrText xml:space="preserve"> PAGEREF _Toc60747284 \h </w:instrText>
        </w:r>
        <w:r>
          <w:rPr>
            <w:webHidden/>
          </w:rPr>
        </w:r>
        <w:r>
          <w:rPr>
            <w:webHidden/>
          </w:rPr>
          <w:fldChar w:fldCharType="separate"/>
        </w:r>
        <w:r w:rsidR="003C566F">
          <w:rPr>
            <w:webHidden/>
          </w:rPr>
          <w:t>60</w:t>
        </w:r>
        <w:r>
          <w:rPr>
            <w:webHidden/>
          </w:rPr>
          <w:fldChar w:fldCharType="end"/>
        </w:r>
      </w:hyperlink>
    </w:p>
    <w:p w14:paraId="53B1A5BD" w14:textId="67887FB5" w:rsidR="00C02026" w:rsidRPr="009C203C" w:rsidRDefault="00BF7B08" w:rsidP="00184E9F">
      <w:r>
        <w:fldChar w:fldCharType="end"/>
      </w:r>
      <w:commentRangeEnd w:id="186"/>
      <w:r w:rsidR="00386692">
        <w:rPr>
          <w:rStyle w:val="CommentReference"/>
        </w:rPr>
        <w:commentReference w:id="186"/>
      </w:r>
      <w:commentRangeEnd w:id="187"/>
      <w:r w:rsidR="00B1123B">
        <w:rPr>
          <w:rStyle w:val="CommentReference"/>
        </w:rPr>
        <w:commentReference w:id="187"/>
      </w:r>
      <w:commentRangeEnd w:id="188"/>
      <w:r w:rsidR="009F2C32">
        <w:rPr>
          <w:rStyle w:val="CommentReference"/>
        </w:rPr>
        <w:commentReference w:id="188"/>
      </w:r>
      <w:commentRangeEnd w:id="189"/>
      <w:r w:rsidR="00092DE5">
        <w:rPr>
          <w:rStyle w:val="CommentReference"/>
        </w:rPr>
        <w:commentReference w:id="189"/>
      </w:r>
      <w:commentRangeEnd w:id="190"/>
      <w:r w:rsidR="00941669">
        <w:rPr>
          <w:rStyle w:val="CommentReference"/>
        </w:rPr>
        <w:commentReference w:id="190"/>
      </w:r>
      <w:commentRangeEnd w:id="191"/>
      <w:r w:rsidR="00694E9E">
        <w:rPr>
          <w:rStyle w:val="CommentReference"/>
        </w:rPr>
        <w:commentReference w:id="191"/>
      </w:r>
      <w:commentRangeEnd w:id="192"/>
      <w:r w:rsidR="00876EE2">
        <w:rPr>
          <w:rStyle w:val="CommentReference"/>
        </w:rPr>
        <w:commentReference w:id="192"/>
      </w:r>
      <w:r w:rsidR="00C02026" w:rsidRPr="009C203C">
        <w:br w:type="page"/>
      </w:r>
    </w:p>
    <w:p w14:paraId="58C92C49" w14:textId="0CAA2DBF" w:rsidR="00EA348F" w:rsidRPr="00571978" w:rsidRDefault="00B765C6">
      <w:pPr>
        <w:pStyle w:val="Heading1"/>
        <w:rPr>
          <w:ins w:id="194" w:author="NGUYỄN HOÀNG LONG" w:date="2021-01-05T12:24:00Z"/>
          <w:b w:val="0"/>
          <w:sz w:val="28"/>
          <w:szCs w:val="22"/>
          <w:rPrChange w:id="195" w:author="NGUYỄN HOÀNG LONG" w:date="2021-01-05T12:40:00Z">
            <w:rPr>
              <w:ins w:id="196" w:author="NGUYỄN HOÀNG LONG" w:date="2021-01-05T12:24:00Z"/>
              <w:b/>
            </w:rPr>
          </w:rPrChange>
        </w:rPr>
        <w:pPrChange w:id="197" w:author="NGUYỄN HOÀNG LONG" w:date="2021-01-05T12:27:00Z">
          <w:pPr>
            <w:jc w:val="center"/>
          </w:pPr>
        </w:pPrChange>
      </w:pPr>
      <w:bookmarkStart w:id="198" w:name="_Toc60747214"/>
      <w:r w:rsidRPr="00571978">
        <w:rPr>
          <w:sz w:val="28"/>
          <w:szCs w:val="22"/>
          <w:rPrChange w:id="199" w:author="NGUYỄN HOÀNG LONG" w:date="2021-01-05T12:40:00Z">
            <w:rPr>
              <w:b/>
            </w:rPr>
          </w:rPrChange>
        </w:rPr>
        <w:t xml:space="preserve">LIST </w:t>
      </w:r>
      <w:r w:rsidRPr="00571978">
        <w:rPr>
          <w:rStyle w:val="Heading1Char"/>
          <w:rFonts w:eastAsiaTheme="minorHAnsi"/>
          <w:sz w:val="28"/>
          <w:szCs w:val="22"/>
          <w:rPrChange w:id="200" w:author="NGUYỄN HOÀNG LONG" w:date="2021-01-05T12:40:00Z">
            <w:rPr>
              <w:b/>
              <w:bCs/>
              <w:sz w:val="28"/>
              <w:szCs w:val="28"/>
            </w:rPr>
          </w:rPrChange>
        </w:rPr>
        <w:t>OF</w:t>
      </w:r>
      <w:r w:rsidRPr="00571978">
        <w:rPr>
          <w:sz w:val="28"/>
          <w:szCs w:val="22"/>
          <w:rPrChange w:id="201" w:author="NGUYỄN HOÀNG LONG" w:date="2021-01-05T12:40:00Z">
            <w:rPr>
              <w:b/>
            </w:rPr>
          </w:rPrChange>
        </w:rPr>
        <w:t xml:space="preserve"> TABLES</w:t>
      </w:r>
      <w:bookmarkEnd w:id="198"/>
    </w:p>
    <w:p w14:paraId="0F0C317C" w14:textId="7A419187" w:rsidR="00C30E93" w:rsidRPr="00C30E93" w:rsidRDefault="00C30E93" w:rsidP="00B765C6">
      <w:pPr>
        <w:jc w:val="center"/>
        <w:rPr>
          <w:rFonts w:asciiTheme="majorHAnsi" w:hAnsiTheme="majorHAnsi" w:cstheme="majorHAnsi"/>
          <w:sz w:val="24"/>
          <w:szCs w:val="24"/>
          <w:rPrChange w:id="202" w:author="NGUYỄN HOÀNG LONG" w:date="2021-01-05T12:24:00Z">
            <w:rPr>
              <w:b/>
              <w:bCs/>
              <w:sz w:val="28"/>
              <w:szCs w:val="28"/>
            </w:rPr>
          </w:rPrChange>
        </w:rPr>
      </w:pPr>
      <w:ins w:id="203" w:author="NGUYỄN HOÀNG LONG" w:date="2021-01-05T12:24:00Z">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ins>
    </w:p>
    <w:p w14:paraId="5D330B30" w14:textId="77777777" w:rsidR="009F66DE" w:rsidRPr="00CD0390" w:rsidRDefault="001901C2" w:rsidP="00C91566">
      <w:pPr>
        <w:pStyle w:val="TOC1"/>
        <w:rPr>
          <w:rFonts w:asciiTheme="minorHAnsi" w:eastAsiaTheme="minorEastAsia" w:hAnsiTheme="minorHAnsi" w:cstheme="minorBidi"/>
          <w:sz w:val="22"/>
          <w:szCs w:val="22"/>
        </w:rPr>
      </w:pPr>
      <w:r w:rsidRPr="00CD0390">
        <w:rPr>
          <w:bCs/>
          <w:sz w:val="28"/>
          <w:szCs w:val="28"/>
        </w:rPr>
        <w:fldChar w:fldCharType="begin"/>
      </w:r>
      <w:r w:rsidRPr="00CD0390">
        <w:rPr>
          <w:bCs/>
          <w:sz w:val="28"/>
          <w:szCs w:val="28"/>
        </w:rPr>
        <w:instrText xml:space="preserve"> TOC \h \z \t "table,1" </w:instrText>
      </w:r>
      <w:r w:rsidRPr="00CD0390">
        <w:rPr>
          <w:bCs/>
          <w:sz w:val="28"/>
          <w:szCs w:val="28"/>
        </w:rPr>
        <w:fldChar w:fldCharType="separate"/>
      </w:r>
      <w:hyperlink w:anchor="_Toc60747168" w:history="1">
        <w:r w:rsidR="009F66DE" w:rsidRPr="00CD0390">
          <w:rPr>
            <w:rStyle w:val="Hyperlink"/>
            <w:b w:val="0"/>
          </w:rPr>
          <w:t xml:space="preserve">Table 3.1 </w:t>
        </w:r>
        <w:r w:rsidR="009F66DE" w:rsidRPr="00CD0390">
          <w:rPr>
            <w:rStyle w:val="Hyperlink"/>
            <w:b w:val="0"/>
            <w:iCs/>
          </w:rPr>
          <w:t>Duration of each shift per day</w:t>
        </w:r>
        <w:r w:rsidR="009F66DE" w:rsidRPr="00CD0390">
          <w:rPr>
            <w:webHidden/>
          </w:rPr>
          <w:tab/>
        </w:r>
        <w:r w:rsidR="009F66DE" w:rsidRPr="00CD0390">
          <w:rPr>
            <w:webHidden/>
          </w:rPr>
          <w:fldChar w:fldCharType="begin"/>
        </w:r>
        <w:r w:rsidR="009F66DE" w:rsidRPr="00CD0390">
          <w:rPr>
            <w:webHidden/>
          </w:rPr>
          <w:instrText xml:space="preserve"> PAGEREF _Toc60747168 \h </w:instrText>
        </w:r>
        <w:r w:rsidR="009F66DE" w:rsidRPr="00CD0390">
          <w:rPr>
            <w:webHidden/>
          </w:rPr>
        </w:r>
        <w:r w:rsidR="009F66DE" w:rsidRPr="00CD0390">
          <w:rPr>
            <w:webHidden/>
          </w:rPr>
          <w:fldChar w:fldCharType="separate"/>
        </w:r>
        <w:r w:rsidR="003C566F">
          <w:rPr>
            <w:webHidden/>
          </w:rPr>
          <w:t>7</w:t>
        </w:r>
        <w:r w:rsidR="009F66DE" w:rsidRPr="00CD0390">
          <w:rPr>
            <w:webHidden/>
          </w:rPr>
          <w:fldChar w:fldCharType="end"/>
        </w:r>
      </w:hyperlink>
    </w:p>
    <w:p w14:paraId="0A411632" w14:textId="77777777" w:rsidR="009F66DE" w:rsidRPr="00CD0390" w:rsidRDefault="009F66DE" w:rsidP="00C91566">
      <w:pPr>
        <w:pStyle w:val="TOC1"/>
        <w:rPr>
          <w:rFonts w:asciiTheme="minorHAnsi" w:eastAsiaTheme="minorEastAsia" w:hAnsiTheme="minorHAnsi" w:cstheme="minorBidi"/>
          <w:sz w:val="22"/>
          <w:szCs w:val="22"/>
        </w:rPr>
      </w:pPr>
      <w:hyperlink w:anchor="_Toc60747169" w:history="1">
        <w:r w:rsidRPr="00CD0390">
          <w:rPr>
            <w:rStyle w:val="Hyperlink"/>
            <w:b w:val="0"/>
          </w:rPr>
          <w:t xml:space="preserve">Table 3.2 </w:t>
        </w:r>
        <w:r w:rsidRPr="00CD0390">
          <w:rPr>
            <w:rStyle w:val="Hyperlink"/>
            <w:b w:val="0"/>
            <w:iCs/>
          </w:rPr>
          <w:t>Two-dimensional array of each chromosome</w:t>
        </w:r>
        <w:r w:rsidRPr="00CD0390">
          <w:rPr>
            <w:webHidden/>
          </w:rPr>
          <w:tab/>
        </w:r>
        <w:r w:rsidRPr="00CD0390">
          <w:rPr>
            <w:webHidden/>
          </w:rPr>
          <w:fldChar w:fldCharType="begin"/>
        </w:r>
        <w:r w:rsidRPr="00CD0390">
          <w:rPr>
            <w:webHidden/>
          </w:rPr>
          <w:instrText xml:space="preserve"> PAGEREF _Toc60747169 \h </w:instrText>
        </w:r>
        <w:r w:rsidRPr="00CD0390">
          <w:rPr>
            <w:webHidden/>
          </w:rPr>
        </w:r>
        <w:r w:rsidRPr="00CD0390">
          <w:rPr>
            <w:webHidden/>
          </w:rPr>
          <w:fldChar w:fldCharType="separate"/>
        </w:r>
        <w:r w:rsidR="003C566F">
          <w:rPr>
            <w:webHidden/>
          </w:rPr>
          <w:t>10</w:t>
        </w:r>
        <w:r w:rsidRPr="00CD0390">
          <w:rPr>
            <w:webHidden/>
          </w:rPr>
          <w:fldChar w:fldCharType="end"/>
        </w:r>
      </w:hyperlink>
    </w:p>
    <w:p w14:paraId="7DFD22E6" w14:textId="77777777" w:rsidR="009F66DE" w:rsidRPr="00CD0390" w:rsidRDefault="009F66DE" w:rsidP="00C91566">
      <w:pPr>
        <w:pStyle w:val="TOC1"/>
        <w:rPr>
          <w:rFonts w:asciiTheme="minorHAnsi" w:eastAsiaTheme="minorEastAsia" w:hAnsiTheme="minorHAnsi" w:cstheme="minorBidi"/>
          <w:sz w:val="22"/>
          <w:szCs w:val="22"/>
        </w:rPr>
      </w:pPr>
      <w:hyperlink w:anchor="_Toc60747170" w:history="1">
        <w:r w:rsidRPr="00CD0390">
          <w:rPr>
            <w:rStyle w:val="Hyperlink"/>
            <w:b w:val="0"/>
          </w:rPr>
          <w:t>Table 4.1 List of use case table</w:t>
        </w:r>
        <w:r w:rsidRPr="00CD0390">
          <w:rPr>
            <w:webHidden/>
          </w:rPr>
          <w:tab/>
        </w:r>
        <w:r w:rsidRPr="00CD0390">
          <w:rPr>
            <w:webHidden/>
          </w:rPr>
          <w:fldChar w:fldCharType="begin"/>
        </w:r>
        <w:r w:rsidRPr="00CD0390">
          <w:rPr>
            <w:webHidden/>
          </w:rPr>
          <w:instrText xml:space="preserve"> PAGEREF _Toc60747170 \h </w:instrText>
        </w:r>
        <w:r w:rsidRPr="00CD0390">
          <w:rPr>
            <w:webHidden/>
          </w:rPr>
        </w:r>
        <w:r w:rsidRPr="00CD0390">
          <w:rPr>
            <w:webHidden/>
          </w:rPr>
          <w:fldChar w:fldCharType="separate"/>
        </w:r>
        <w:r w:rsidR="003C566F">
          <w:rPr>
            <w:webHidden/>
          </w:rPr>
          <w:t>43</w:t>
        </w:r>
        <w:r w:rsidRPr="00CD0390">
          <w:rPr>
            <w:webHidden/>
          </w:rPr>
          <w:fldChar w:fldCharType="end"/>
        </w:r>
      </w:hyperlink>
    </w:p>
    <w:p w14:paraId="7330CE3C" w14:textId="77777777" w:rsidR="009F66DE" w:rsidRPr="00CD0390" w:rsidRDefault="009F66DE" w:rsidP="00C91566">
      <w:pPr>
        <w:pStyle w:val="TOC1"/>
        <w:rPr>
          <w:rFonts w:asciiTheme="minorHAnsi" w:eastAsiaTheme="minorEastAsia" w:hAnsiTheme="minorHAnsi" w:cstheme="minorBidi"/>
          <w:sz w:val="22"/>
          <w:szCs w:val="22"/>
        </w:rPr>
      </w:pPr>
      <w:hyperlink w:anchor="_Toc60747171" w:history="1">
        <w:r w:rsidRPr="00CD0390">
          <w:rPr>
            <w:rStyle w:val="Hyperlink"/>
            <w:b w:val="0"/>
          </w:rPr>
          <w:t>Table 4.2 invigilator_db description table</w:t>
        </w:r>
        <w:r w:rsidRPr="00CD0390">
          <w:rPr>
            <w:webHidden/>
          </w:rPr>
          <w:tab/>
        </w:r>
        <w:r w:rsidRPr="00CD0390">
          <w:rPr>
            <w:webHidden/>
          </w:rPr>
          <w:fldChar w:fldCharType="begin"/>
        </w:r>
        <w:r w:rsidRPr="00CD0390">
          <w:rPr>
            <w:webHidden/>
          </w:rPr>
          <w:instrText xml:space="preserve"> PAGEREF _Toc60747171 \h </w:instrText>
        </w:r>
        <w:r w:rsidRPr="00CD0390">
          <w:rPr>
            <w:webHidden/>
          </w:rPr>
        </w:r>
        <w:r w:rsidRPr="00CD0390">
          <w:rPr>
            <w:webHidden/>
          </w:rPr>
          <w:fldChar w:fldCharType="separate"/>
        </w:r>
        <w:r w:rsidR="003C566F">
          <w:rPr>
            <w:webHidden/>
          </w:rPr>
          <w:t>49</w:t>
        </w:r>
        <w:r w:rsidRPr="00CD0390">
          <w:rPr>
            <w:webHidden/>
          </w:rPr>
          <w:fldChar w:fldCharType="end"/>
        </w:r>
      </w:hyperlink>
    </w:p>
    <w:p w14:paraId="3264B73A" w14:textId="77777777" w:rsidR="009F66DE" w:rsidRPr="00CD0390" w:rsidRDefault="009F66DE" w:rsidP="00C91566">
      <w:pPr>
        <w:pStyle w:val="TOC1"/>
        <w:rPr>
          <w:rFonts w:asciiTheme="minorHAnsi" w:eastAsiaTheme="minorEastAsia" w:hAnsiTheme="minorHAnsi" w:cstheme="minorBidi"/>
          <w:sz w:val="22"/>
          <w:szCs w:val="22"/>
        </w:rPr>
      </w:pPr>
      <w:hyperlink w:anchor="_Toc60747172" w:history="1">
        <w:r w:rsidRPr="00CD0390">
          <w:rPr>
            <w:rStyle w:val="Hyperlink"/>
            <w:b w:val="0"/>
          </w:rPr>
          <w:t>Table 4.3 schedule_db description table</w:t>
        </w:r>
        <w:r w:rsidRPr="00CD0390">
          <w:rPr>
            <w:webHidden/>
          </w:rPr>
          <w:tab/>
        </w:r>
        <w:r w:rsidRPr="00CD0390">
          <w:rPr>
            <w:webHidden/>
          </w:rPr>
          <w:fldChar w:fldCharType="begin"/>
        </w:r>
        <w:r w:rsidRPr="00CD0390">
          <w:rPr>
            <w:webHidden/>
          </w:rPr>
          <w:instrText xml:space="preserve"> PAGEREF _Toc60747172 \h </w:instrText>
        </w:r>
        <w:r w:rsidRPr="00CD0390">
          <w:rPr>
            <w:webHidden/>
          </w:rPr>
        </w:r>
        <w:r w:rsidRPr="00CD0390">
          <w:rPr>
            <w:webHidden/>
          </w:rPr>
          <w:fldChar w:fldCharType="separate"/>
        </w:r>
        <w:r w:rsidR="003C566F">
          <w:rPr>
            <w:webHidden/>
          </w:rPr>
          <w:t>49</w:t>
        </w:r>
        <w:r w:rsidRPr="00CD0390">
          <w:rPr>
            <w:webHidden/>
          </w:rPr>
          <w:fldChar w:fldCharType="end"/>
        </w:r>
      </w:hyperlink>
    </w:p>
    <w:p w14:paraId="5CD60768" w14:textId="77777777" w:rsidR="009F66DE" w:rsidRPr="00CD0390" w:rsidRDefault="009F66DE" w:rsidP="00C91566">
      <w:pPr>
        <w:pStyle w:val="TOC1"/>
        <w:rPr>
          <w:rFonts w:asciiTheme="minorHAnsi" w:eastAsiaTheme="minorEastAsia" w:hAnsiTheme="minorHAnsi" w:cstheme="minorBidi"/>
          <w:sz w:val="22"/>
          <w:szCs w:val="22"/>
        </w:rPr>
      </w:pPr>
      <w:hyperlink w:anchor="_Toc60747173" w:history="1">
        <w:r w:rsidRPr="00CD0390">
          <w:rPr>
            <w:rStyle w:val="Hyperlink"/>
            <w:b w:val="0"/>
          </w:rPr>
          <w:t>Table 4.4 assign_db description table</w:t>
        </w:r>
        <w:r w:rsidRPr="00CD0390">
          <w:rPr>
            <w:webHidden/>
          </w:rPr>
          <w:tab/>
        </w:r>
        <w:r w:rsidRPr="00CD0390">
          <w:rPr>
            <w:webHidden/>
          </w:rPr>
          <w:fldChar w:fldCharType="begin"/>
        </w:r>
        <w:r w:rsidRPr="00CD0390">
          <w:rPr>
            <w:webHidden/>
          </w:rPr>
          <w:instrText xml:space="preserve"> PAGEREF _Toc60747173 \h </w:instrText>
        </w:r>
        <w:r w:rsidRPr="00CD0390">
          <w:rPr>
            <w:webHidden/>
          </w:rPr>
        </w:r>
        <w:r w:rsidRPr="00CD0390">
          <w:rPr>
            <w:webHidden/>
          </w:rPr>
          <w:fldChar w:fldCharType="separate"/>
        </w:r>
        <w:r w:rsidR="003C566F">
          <w:rPr>
            <w:webHidden/>
          </w:rPr>
          <w:t>50</w:t>
        </w:r>
        <w:r w:rsidRPr="00CD0390">
          <w:rPr>
            <w:webHidden/>
          </w:rPr>
          <w:fldChar w:fldCharType="end"/>
        </w:r>
      </w:hyperlink>
    </w:p>
    <w:p w14:paraId="19E70ABC" w14:textId="77777777" w:rsidR="009F66DE" w:rsidRPr="00CD0390" w:rsidRDefault="009F66DE" w:rsidP="00C91566">
      <w:pPr>
        <w:pStyle w:val="TOC1"/>
        <w:rPr>
          <w:rFonts w:asciiTheme="minorHAnsi" w:eastAsiaTheme="minorEastAsia" w:hAnsiTheme="minorHAnsi" w:cstheme="minorBidi"/>
          <w:sz w:val="22"/>
          <w:szCs w:val="22"/>
        </w:rPr>
      </w:pPr>
      <w:hyperlink w:anchor="_Toc60747174" w:history="1">
        <w:r w:rsidRPr="00CD0390">
          <w:rPr>
            <w:rStyle w:val="Hyperlink"/>
            <w:b w:val="0"/>
          </w:rPr>
          <w:t>Table 4.5 covert_ShiftOD description table</w:t>
        </w:r>
        <w:r w:rsidRPr="00CD0390">
          <w:rPr>
            <w:webHidden/>
          </w:rPr>
          <w:tab/>
        </w:r>
        <w:r w:rsidRPr="00CD0390">
          <w:rPr>
            <w:webHidden/>
          </w:rPr>
          <w:fldChar w:fldCharType="begin"/>
        </w:r>
        <w:r w:rsidRPr="00CD0390">
          <w:rPr>
            <w:webHidden/>
          </w:rPr>
          <w:instrText xml:space="preserve"> PAGEREF _Toc60747174 \h </w:instrText>
        </w:r>
        <w:r w:rsidRPr="00CD0390">
          <w:rPr>
            <w:webHidden/>
          </w:rPr>
        </w:r>
        <w:r w:rsidRPr="00CD0390">
          <w:rPr>
            <w:webHidden/>
          </w:rPr>
          <w:fldChar w:fldCharType="separate"/>
        </w:r>
        <w:r w:rsidR="003C566F">
          <w:rPr>
            <w:webHidden/>
          </w:rPr>
          <w:t>50</w:t>
        </w:r>
        <w:r w:rsidRPr="00CD0390">
          <w:rPr>
            <w:webHidden/>
          </w:rPr>
          <w:fldChar w:fldCharType="end"/>
        </w:r>
      </w:hyperlink>
    </w:p>
    <w:p w14:paraId="42FC716A" w14:textId="0FA6538D" w:rsidR="00EA348F" w:rsidRPr="00B765C6" w:rsidRDefault="001901C2" w:rsidP="00EA348F">
      <w:pPr>
        <w:rPr>
          <w:b/>
          <w:bCs/>
          <w:sz w:val="28"/>
          <w:szCs w:val="28"/>
        </w:rPr>
      </w:pPr>
      <w:r w:rsidRPr="00CD0390">
        <w:rPr>
          <w:bCs/>
          <w:sz w:val="28"/>
          <w:szCs w:val="28"/>
        </w:rPr>
        <w:fldChar w:fldCharType="end"/>
      </w:r>
    </w:p>
    <w:p w14:paraId="06A5B3A7" w14:textId="77777777" w:rsidR="00B765C6" w:rsidRDefault="00B765C6">
      <w:pPr>
        <w:rPr>
          <w:b/>
          <w:bCs/>
        </w:rPr>
      </w:pPr>
      <w:r>
        <w:rPr>
          <w:b/>
          <w:bCs/>
        </w:rPr>
        <w:br w:type="page"/>
      </w:r>
    </w:p>
    <w:p w14:paraId="104F1DDA" w14:textId="6FFEE5DE" w:rsidR="00C90F3B" w:rsidRPr="00245F52" w:rsidRDefault="00BC71CA">
      <w:pPr>
        <w:pStyle w:val="Heading1"/>
        <w:rPr>
          <w:b w:val="0"/>
          <w:sz w:val="28"/>
          <w:szCs w:val="28"/>
          <w:rPrChange w:id="204" w:author="NGUYỄN HOÀNG LONG" w:date="2021-01-05T12:27:00Z">
            <w:rPr>
              <w:b/>
            </w:rPr>
          </w:rPrChange>
        </w:rPr>
        <w:pPrChange w:id="205" w:author="NGUYỄN HOÀNG LONG" w:date="2021-01-05T12:27:00Z">
          <w:pPr>
            <w:jc w:val="center"/>
          </w:pPr>
        </w:pPrChange>
      </w:pPr>
      <w:bookmarkStart w:id="206" w:name="_Toc60747215"/>
      <w:commentRangeStart w:id="207"/>
      <w:commentRangeStart w:id="208"/>
      <w:commentRangeStart w:id="209"/>
      <w:commentRangeStart w:id="210"/>
      <w:r w:rsidRPr="00245F52">
        <w:rPr>
          <w:sz w:val="28"/>
          <w:szCs w:val="28"/>
          <w:rPrChange w:id="211" w:author="NGUYỄN HOÀNG LONG" w:date="2021-01-05T12:27:00Z">
            <w:rPr>
              <w:b/>
            </w:rPr>
          </w:rPrChange>
        </w:rPr>
        <w:t>LIST OF FIGURES</w:t>
      </w:r>
      <w:commentRangeEnd w:id="207"/>
      <w:r w:rsidR="004951C2" w:rsidRPr="00CF364B">
        <w:rPr>
          <w:rStyle w:val="CommentReference"/>
          <w:sz w:val="28"/>
          <w:szCs w:val="28"/>
        </w:rPr>
        <w:commentReference w:id="207"/>
      </w:r>
      <w:commentRangeEnd w:id="208"/>
      <w:r w:rsidR="008277C0" w:rsidRPr="00136D1B">
        <w:rPr>
          <w:rStyle w:val="CommentReference"/>
          <w:sz w:val="28"/>
          <w:szCs w:val="28"/>
        </w:rPr>
        <w:commentReference w:id="208"/>
      </w:r>
      <w:commentRangeEnd w:id="209"/>
      <w:r w:rsidR="004B3403" w:rsidRPr="00136D1B">
        <w:rPr>
          <w:rStyle w:val="CommentReference"/>
          <w:sz w:val="28"/>
          <w:szCs w:val="28"/>
        </w:rPr>
        <w:commentReference w:id="209"/>
      </w:r>
      <w:commentRangeEnd w:id="210"/>
      <w:r w:rsidR="003F2A5C" w:rsidRPr="00245F52">
        <w:rPr>
          <w:rStyle w:val="CommentReference"/>
          <w:sz w:val="28"/>
          <w:szCs w:val="28"/>
          <w:rPrChange w:id="212" w:author="NGUYỄN HOÀNG LONG" w:date="2021-01-05T12:27:00Z">
            <w:rPr>
              <w:rStyle w:val="CommentReference"/>
            </w:rPr>
          </w:rPrChange>
        </w:rPr>
        <w:commentReference w:id="210"/>
      </w:r>
      <w:bookmarkEnd w:id="206"/>
    </w:p>
    <w:p w14:paraId="16BCFE5F" w14:textId="6BCDF6DA" w:rsidR="00EA348F" w:rsidRPr="00C30E93" w:rsidRDefault="00C30E93" w:rsidP="00B765C6">
      <w:pPr>
        <w:jc w:val="center"/>
        <w:rPr>
          <w:rFonts w:asciiTheme="majorHAnsi" w:hAnsiTheme="majorHAnsi" w:cstheme="majorHAnsi"/>
          <w:sz w:val="24"/>
          <w:szCs w:val="24"/>
          <w:rPrChange w:id="213" w:author="NGUYỄN HOÀNG LONG" w:date="2021-01-05T12:24:00Z">
            <w:rPr>
              <w:b/>
              <w:bCs/>
              <w:sz w:val="28"/>
              <w:szCs w:val="28"/>
            </w:rPr>
          </w:rPrChange>
        </w:rPr>
      </w:pPr>
      <w:ins w:id="214" w:author="NGUYỄN HOÀNG LONG" w:date="2021-01-05T12:24:00Z">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ins>
    </w:p>
    <w:p w14:paraId="3F6FBA54" w14:textId="77777777" w:rsidR="009F66DE" w:rsidRPr="00CD0390" w:rsidRDefault="004C3EF2" w:rsidP="00C91566">
      <w:pPr>
        <w:pStyle w:val="TOC1"/>
        <w:rPr>
          <w:rFonts w:asciiTheme="minorHAnsi" w:eastAsiaTheme="minorEastAsia" w:hAnsiTheme="minorHAnsi" w:cstheme="minorBidi"/>
          <w:sz w:val="22"/>
          <w:szCs w:val="22"/>
        </w:rPr>
      </w:pPr>
      <w:r w:rsidRPr="002D57BE">
        <w:rPr>
          <w:sz w:val="28"/>
          <w:szCs w:val="28"/>
        </w:rPr>
        <w:fldChar w:fldCharType="begin"/>
      </w:r>
      <w:r w:rsidRPr="002D57BE">
        <w:rPr>
          <w:sz w:val="28"/>
        </w:rPr>
        <w:instrText xml:space="preserve"> TOC \h \z \t "FIGURE,1" </w:instrText>
      </w:r>
      <w:r w:rsidRPr="002D57BE">
        <w:rPr>
          <w:sz w:val="28"/>
          <w:szCs w:val="28"/>
        </w:rPr>
        <w:fldChar w:fldCharType="separate"/>
      </w:r>
      <w:hyperlink w:anchor="_Toc60747175" w:history="1">
        <w:r w:rsidR="009F66DE" w:rsidRPr="00CD0390">
          <w:rPr>
            <w:rStyle w:val="Hyperlink"/>
            <w:b w:val="0"/>
          </w:rPr>
          <w:t>Figure 3.1 Weight compute function flowchart</w:t>
        </w:r>
        <w:r w:rsidR="009F66DE" w:rsidRPr="00CD0390">
          <w:rPr>
            <w:webHidden/>
          </w:rPr>
          <w:tab/>
        </w:r>
        <w:r w:rsidR="009F66DE" w:rsidRPr="00CD0390">
          <w:rPr>
            <w:webHidden/>
          </w:rPr>
          <w:fldChar w:fldCharType="begin"/>
        </w:r>
        <w:r w:rsidR="009F66DE" w:rsidRPr="00CD0390">
          <w:rPr>
            <w:webHidden/>
          </w:rPr>
          <w:instrText xml:space="preserve"> PAGEREF _Toc60747175 \h </w:instrText>
        </w:r>
        <w:r w:rsidR="009F66DE" w:rsidRPr="00CD0390">
          <w:rPr>
            <w:webHidden/>
          </w:rPr>
        </w:r>
        <w:r w:rsidR="009F66DE" w:rsidRPr="00CD0390">
          <w:rPr>
            <w:webHidden/>
          </w:rPr>
          <w:fldChar w:fldCharType="separate"/>
        </w:r>
        <w:r w:rsidR="003C566F">
          <w:rPr>
            <w:webHidden/>
          </w:rPr>
          <w:t>13</w:t>
        </w:r>
        <w:r w:rsidR="009F66DE" w:rsidRPr="00CD0390">
          <w:rPr>
            <w:webHidden/>
          </w:rPr>
          <w:fldChar w:fldCharType="end"/>
        </w:r>
      </w:hyperlink>
    </w:p>
    <w:p w14:paraId="3C4BF132" w14:textId="77777777" w:rsidR="009F66DE" w:rsidRPr="00CD0390" w:rsidRDefault="009F66DE" w:rsidP="00C91566">
      <w:pPr>
        <w:pStyle w:val="TOC1"/>
        <w:rPr>
          <w:rFonts w:asciiTheme="minorHAnsi" w:eastAsiaTheme="minorEastAsia" w:hAnsiTheme="minorHAnsi" w:cstheme="minorBidi"/>
          <w:sz w:val="22"/>
          <w:szCs w:val="22"/>
        </w:rPr>
      </w:pPr>
      <w:hyperlink w:anchor="_Toc60747176" w:history="1">
        <w:r w:rsidRPr="00CD0390">
          <w:rPr>
            <w:rStyle w:val="Hyperlink"/>
            <w:b w:val="0"/>
          </w:rPr>
          <w:t>Figure 3.2 Compute fitness function flowchart</w:t>
        </w:r>
        <w:r w:rsidRPr="00CD0390">
          <w:rPr>
            <w:webHidden/>
          </w:rPr>
          <w:tab/>
        </w:r>
        <w:r w:rsidRPr="00CD0390">
          <w:rPr>
            <w:webHidden/>
          </w:rPr>
          <w:fldChar w:fldCharType="begin"/>
        </w:r>
        <w:r w:rsidRPr="00CD0390">
          <w:rPr>
            <w:webHidden/>
          </w:rPr>
          <w:instrText xml:space="preserve"> PAGEREF _Toc60747176 \h </w:instrText>
        </w:r>
        <w:r w:rsidRPr="00CD0390">
          <w:rPr>
            <w:webHidden/>
          </w:rPr>
        </w:r>
        <w:r w:rsidRPr="00CD0390">
          <w:rPr>
            <w:webHidden/>
          </w:rPr>
          <w:fldChar w:fldCharType="separate"/>
        </w:r>
        <w:r w:rsidR="003C566F">
          <w:rPr>
            <w:webHidden/>
          </w:rPr>
          <w:t>15</w:t>
        </w:r>
        <w:r w:rsidRPr="00CD0390">
          <w:rPr>
            <w:webHidden/>
          </w:rPr>
          <w:fldChar w:fldCharType="end"/>
        </w:r>
      </w:hyperlink>
    </w:p>
    <w:p w14:paraId="4870EC59" w14:textId="77777777" w:rsidR="009F66DE" w:rsidRPr="00CD0390" w:rsidRDefault="009F66DE" w:rsidP="00C91566">
      <w:pPr>
        <w:pStyle w:val="TOC1"/>
        <w:rPr>
          <w:rFonts w:asciiTheme="minorHAnsi" w:eastAsiaTheme="minorEastAsia" w:hAnsiTheme="minorHAnsi" w:cstheme="minorBidi"/>
          <w:sz w:val="22"/>
          <w:szCs w:val="22"/>
        </w:rPr>
      </w:pPr>
      <w:hyperlink w:anchor="_Toc60747177" w:history="1">
        <w:r w:rsidRPr="00CD0390">
          <w:rPr>
            <w:rStyle w:val="Hyperlink"/>
            <w:b w:val="0"/>
          </w:rPr>
          <w:t>Figure 3.3 Check function flowchart</w:t>
        </w:r>
        <w:r w:rsidRPr="00CD0390">
          <w:rPr>
            <w:webHidden/>
          </w:rPr>
          <w:tab/>
        </w:r>
        <w:r w:rsidRPr="00CD0390">
          <w:rPr>
            <w:webHidden/>
          </w:rPr>
          <w:fldChar w:fldCharType="begin"/>
        </w:r>
        <w:r w:rsidRPr="00CD0390">
          <w:rPr>
            <w:webHidden/>
          </w:rPr>
          <w:instrText xml:space="preserve"> PAGEREF _Toc60747177 \h </w:instrText>
        </w:r>
        <w:r w:rsidRPr="00CD0390">
          <w:rPr>
            <w:webHidden/>
          </w:rPr>
        </w:r>
        <w:r w:rsidRPr="00CD0390">
          <w:rPr>
            <w:webHidden/>
          </w:rPr>
          <w:fldChar w:fldCharType="separate"/>
        </w:r>
        <w:r w:rsidR="003C566F">
          <w:rPr>
            <w:webHidden/>
          </w:rPr>
          <w:t>16</w:t>
        </w:r>
        <w:r w:rsidRPr="00CD0390">
          <w:rPr>
            <w:webHidden/>
          </w:rPr>
          <w:fldChar w:fldCharType="end"/>
        </w:r>
      </w:hyperlink>
    </w:p>
    <w:p w14:paraId="2F27DC5D" w14:textId="77777777" w:rsidR="009F66DE" w:rsidRPr="00CD0390" w:rsidRDefault="009F66DE" w:rsidP="00C91566">
      <w:pPr>
        <w:pStyle w:val="TOC1"/>
        <w:rPr>
          <w:rFonts w:asciiTheme="minorHAnsi" w:eastAsiaTheme="minorEastAsia" w:hAnsiTheme="minorHAnsi" w:cstheme="minorBidi"/>
          <w:sz w:val="22"/>
          <w:szCs w:val="22"/>
        </w:rPr>
      </w:pPr>
      <w:hyperlink w:anchor="_Toc60747178" w:history="1">
        <w:r w:rsidRPr="00CD0390">
          <w:rPr>
            <w:rStyle w:val="Hyperlink"/>
            <w:b w:val="0"/>
          </w:rPr>
          <w:t>Figure 3.4 Selection flowchart</w:t>
        </w:r>
        <w:r w:rsidRPr="00CD0390">
          <w:rPr>
            <w:webHidden/>
          </w:rPr>
          <w:tab/>
        </w:r>
        <w:r w:rsidRPr="00CD0390">
          <w:rPr>
            <w:webHidden/>
          </w:rPr>
          <w:fldChar w:fldCharType="begin"/>
        </w:r>
        <w:r w:rsidRPr="00CD0390">
          <w:rPr>
            <w:webHidden/>
          </w:rPr>
          <w:instrText xml:space="preserve"> PAGEREF _Toc60747178 \h </w:instrText>
        </w:r>
        <w:r w:rsidRPr="00CD0390">
          <w:rPr>
            <w:webHidden/>
          </w:rPr>
        </w:r>
        <w:r w:rsidRPr="00CD0390">
          <w:rPr>
            <w:webHidden/>
          </w:rPr>
          <w:fldChar w:fldCharType="separate"/>
        </w:r>
        <w:r w:rsidR="003C566F">
          <w:rPr>
            <w:webHidden/>
          </w:rPr>
          <w:t>18</w:t>
        </w:r>
        <w:r w:rsidRPr="00CD0390">
          <w:rPr>
            <w:webHidden/>
          </w:rPr>
          <w:fldChar w:fldCharType="end"/>
        </w:r>
      </w:hyperlink>
    </w:p>
    <w:p w14:paraId="273DA0F2" w14:textId="77777777" w:rsidR="009F66DE" w:rsidRPr="00CD0390" w:rsidRDefault="009F66DE" w:rsidP="00C91566">
      <w:pPr>
        <w:pStyle w:val="TOC1"/>
        <w:rPr>
          <w:rFonts w:asciiTheme="minorHAnsi" w:eastAsiaTheme="minorEastAsia" w:hAnsiTheme="minorHAnsi" w:cstheme="minorBidi"/>
          <w:sz w:val="22"/>
          <w:szCs w:val="22"/>
        </w:rPr>
      </w:pPr>
      <w:hyperlink w:anchor="_Toc60747179" w:history="1">
        <w:r w:rsidRPr="00CD0390">
          <w:rPr>
            <w:rStyle w:val="Hyperlink"/>
            <w:b w:val="0"/>
          </w:rPr>
          <w:t>Figure 3.5 Crossover flowchart</w:t>
        </w:r>
        <w:r w:rsidRPr="00CD0390">
          <w:rPr>
            <w:webHidden/>
          </w:rPr>
          <w:tab/>
        </w:r>
        <w:r w:rsidRPr="00CD0390">
          <w:rPr>
            <w:webHidden/>
          </w:rPr>
          <w:fldChar w:fldCharType="begin"/>
        </w:r>
        <w:r w:rsidRPr="00CD0390">
          <w:rPr>
            <w:webHidden/>
          </w:rPr>
          <w:instrText xml:space="preserve"> PAGEREF _Toc60747179 \h </w:instrText>
        </w:r>
        <w:r w:rsidRPr="00CD0390">
          <w:rPr>
            <w:webHidden/>
          </w:rPr>
        </w:r>
        <w:r w:rsidRPr="00CD0390">
          <w:rPr>
            <w:webHidden/>
          </w:rPr>
          <w:fldChar w:fldCharType="separate"/>
        </w:r>
        <w:r w:rsidR="003C566F">
          <w:rPr>
            <w:webHidden/>
          </w:rPr>
          <w:t>20</w:t>
        </w:r>
        <w:r w:rsidRPr="00CD0390">
          <w:rPr>
            <w:webHidden/>
          </w:rPr>
          <w:fldChar w:fldCharType="end"/>
        </w:r>
      </w:hyperlink>
    </w:p>
    <w:p w14:paraId="0254307F" w14:textId="77777777" w:rsidR="009F66DE" w:rsidRPr="00CD0390" w:rsidRDefault="009F66DE" w:rsidP="00C91566">
      <w:pPr>
        <w:pStyle w:val="TOC1"/>
        <w:rPr>
          <w:rFonts w:asciiTheme="minorHAnsi" w:eastAsiaTheme="minorEastAsia" w:hAnsiTheme="minorHAnsi" w:cstheme="minorBidi"/>
          <w:sz w:val="22"/>
          <w:szCs w:val="22"/>
        </w:rPr>
      </w:pPr>
      <w:hyperlink w:anchor="_Toc60747180" w:history="1">
        <w:r w:rsidRPr="00CD0390">
          <w:rPr>
            <w:rStyle w:val="Hyperlink"/>
            <w:b w:val="0"/>
          </w:rPr>
          <w:t>Figure 3.6 Mutation flowchart</w:t>
        </w:r>
        <w:r w:rsidRPr="00CD0390">
          <w:rPr>
            <w:webHidden/>
          </w:rPr>
          <w:tab/>
        </w:r>
        <w:r w:rsidRPr="00CD0390">
          <w:rPr>
            <w:webHidden/>
          </w:rPr>
          <w:fldChar w:fldCharType="begin"/>
        </w:r>
        <w:r w:rsidRPr="00CD0390">
          <w:rPr>
            <w:webHidden/>
          </w:rPr>
          <w:instrText xml:space="preserve"> PAGEREF _Toc60747180 \h </w:instrText>
        </w:r>
        <w:r w:rsidRPr="00CD0390">
          <w:rPr>
            <w:webHidden/>
          </w:rPr>
        </w:r>
        <w:r w:rsidRPr="00CD0390">
          <w:rPr>
            <w:webHidden/>
          </w:rPr>
          <w:fldChar w:fldCharType="separate"/>
        </w:r>
        <w:r w:rsidR="003C566F">
          <w:rPr>
            <w:webHidden/>
          </w:rPr>
          <w:t>22</w:t>
        </w:r>
        <w:r w:rsidRPr="00CD0390">
          <w:rPr>
            <w:webHidden/>
          </w:rPr>
          <w:fldChar w:fldCharType="end"/>
        </w:r>
      </w:hyperlink>
    </w:p>
    <w:p w14:paraId="72D51DAC" w14:textId="77777777" w:rsidR="009F66DE" w:rsidRPr="00CD0390" w:rsidRDefault="009F66DE" w:rsidP="00C91566">
      <w:pPr>
        <w:pStyle w:val="TOC1"/>
        <w:rPr>
          <w:rFonts w:asciiTheme="minorHAnsi" w:eastAsiaTheme="minorEastAsia" w:hAnsiTheme="minorHAnsi" w:cstheme="minorBidi"/>
          <w:sz w:val="22"/>
          <w:szCs w:val="22"/>
        </w:rPr>
      </w:pPr>
      <w:hyperlink w:anchor="_Toc60747181" w:history="1">
        <w:r w:rsidRPr="00CD0390">
          <w:rPr>
            <w:rStyle w:val="Hyperlink"/>
            <w:b w:val="0"/>
          </w:rPr>
          <w:t>Figure 3.7 Brute force search flowchart</w:t>
        </w:r>
        <w:r w:rsidRPr="00CD0390">
          <w:rPr>
            <w:webHidden/>
          </w:rPr>
          <w:tab/>
        </w:r>
        <w:r w:rsidRPr="00CD0390">
          <w:rPr>
            <w:webHidden/>
          </w:rPr>
          <w:fldChar w:fldCharType="begin"/>
        </w:r>
        <w:r w:rsidRPr="00CD0390">
          <w:rPr>
            <w:webHidden/>
          </w:rPr>
          <w:instrText xml:space="preserve"> PAGEREF _Toc60747181 \h </w:instrText>
        </w:r>
        <w:r w:rsidRPr="00CD0390">
          <w:rPr>
            <w:webHidden/>
          </w:rPr>
        </w:r>
        <w:r w:rsidRPr="00CD0390">
          <w:rPr>
            <w:webHidden/>
          </w:rPr>
          <w:fldChar w:fldCharType="separate"/>
        </w:r>
        <w:r w:rsidR="003C566F">
          <w:rPr>
            <w:webHidden/>
          </w:rPr>
          <w:t>25</w:t>
        </w:r>
        <w:r w:rsidRPr="00CD0390">
          <w:rPr>
            <w:webHidden/>
          </w:rPr>
          <w:fldChar w:fldCharType="end"/>
        </w:r>
      </w:hyperlink>
    </w:p>
    <w:p w14:paraId="74E04FC3" w14:textId="77777777" w:rsidR="009F66DE" w:rsidRPr="00CD0390" w:rsidRDefault="009F66DE" w:rsidP="00C91566">
      <w:pPr>
        <w:pStyle w:val="TOC1"/>
        <w:rPr>
          <w:rFonts w:asciiTheme="minorHAnsi" w:eastAsiaTheme="minorEastAsia" w:hAnsiTheme="minorHAnsi" w:cstheme="minorBidi"/>
          <w:sz w:val="22"/>
          <w:szCs w:val="22"/>
        </w:rPr>
      </w:pPr>
      <w:hyperlink w:anchor="_Toc60747182" w:history="1">
        <w:r w:rsidRPr="00CD0390">
          <w:rPr>
            <w:rStyle w:val="Hyperlink"/>
            <w:b w:val="0"/>
          </w:rPr>
          <w:t>Figure 3.8 Genetic algorithm flowchart</w:t>
        </w:r>
        <w:r w:rsidRPr="00CD0390">
          <w:rPr>
            <w:webHidden/>
          </w:rPr>
          <w:tab/>
        </w:r>
        <w:r w:rsidRPr="00CD0390">
          <w:rPr>
            <w:webHidden/>
          </w:rPr>
          <w:fldChar w:fldCharType="begin"/>
        </w:r>
        <w:r w:rsidRPr="00CD0390">
          <w:rPr>
            <w:webHidden/>
          </w:rPr>
          <w:instrText xml:space="preserve"> PAGEREF _Toc60747182 \h </w:instrText>
        </w:r>
        <w:r w:rsidRPr="00CD0390">
          <w:rPr>
            <w:webHidden/>
          </w:rPr>
        </w:r>
        <w:r w:rsidRPr="00CD0390">
          <w:rPr>
            <w:webHidden/>
          </w:rPr>
          <w:fldChar w:fldCharType="separate"/>
        </w:r>
        <w:r w:rsidR="003C566F">
          <w:rPr>
            <w:webHidden/>
          </w:rPr>
          <w:t>28</w:t>
        </w:r>
        <w:r w:rsidRPr="00CD0390">
          <w:rPr>
            <w:webHidden/>
          </w:rPr>
          <w:fldChar w:fldCharType="end"/>
        </w:r>
      </w:hyperlink>
    </w:p>
    <w:p w14:paraId="5C60DB8E" w14:textId="77777777" w:rsidR="009F66DE" w:rsidRPr="00CD0390" w:rsidRDefault="009F66DE" w:rsidP="00C91566">
      <w:pPr>
        <w:pStyle w:val="TOC1"/>
        <w:rPr>
          <w:rFonts w:asciiTheme="minorHAnsi" w:eastAsiaTheme="minorEastAsia" w:hAnsiTheme="minorHAnsi" w:cstheme="minorBidi"/>
          <w:sz w:val="22"/>
          <w:szCs w:val="22"/>
        </w:rPr>
      </w:pPr>
      <w:hyperlink w:anchor="_Toc60747183" w:history="1">
        <w:r w:rsidRPr="00CD0390">
          <w:rPr>
            <w:rStyle w:val="Hyperlink"/>
            <w:b w:val="0"/>
          </w:rPr>
          <w:t>Figure 3.9 Import pulb code</w:t>
        </w:r>
        <w:r w:rsidRPr="00CD0390">
          <w:rPr>
            <w:webHidden/>
          </w:rPr>
          <w:tab/>
        </w:r>
        <w:r w:rsidRPr="00CD0390">
          <w:rPr>
            <w:webHidden/>
          </w:rPr>
          <w:fldChar w:fldCharType="begin"/>
        </w:r>
        <w:r w:rsidRPr="00CD0390">
          <w:rPr>
            <w:webHidden/>
          </w:rPr>
          <w:instrText xml:space="preserve"> PAGEREF _Toc60747183 \h </w:instrText>
        </w:r>
        <w:r w:rsidRPr="00CD0390">
          <w:rPr>
            <w:webHidden/>
          </w:rPr>
        </w:r>
        <w:r w:rsidRPr="00CD0390">
          <w:rPr>
            <w:webHidden/>
          </w:rPr>
          <w:fldChar w:fldCharType="separate"/>
        </w:r>
        <w:r w:rsidR="003C566F">
          <w:rPr>
            <w:webHidden/>
          </w:rPr>
          <w:t>32</w:t>
        </w:r>
        <w:r w:rsidRPr="00CD0390">
          <w:rPr>
            <w:webHidden/>
          </w:rPr>
          <w:fldChar w:fldCharType="end"/>
        </w:r>
      </w:hyperlink>
    </w:p>
    <w:p w14:paraId="0AD3D033" w14:textId="77777777" w:rsidR="009F66DE" w:rsidRPr="00CD0390" w:rsidRDefault="009F66DE" w:rsidP="00C91566">
      <w:pPr>
        <w:pStyle w:val="TOC1"/>
        <w:rPr>
          <w:rFonts w:asciiTheme="minorHAnsi" w:eastAsiaTheme="minorEastAsia" w:hAnsiTheme="minorHAnsi" w:cstheme="minorBidi"/>
          <w:sz w:val="22"/>
          <w:szCs w:val="22"/>
        </w:rPr>
      </w:pPr>
      <w:hyperlink w:anchor="_Toc60747184" w:history="1">
        <w:r w:rsidRPr="00CD0390">
          <w:rPr>
            <w:rStyle w:val="Hyperlink"/>
            <w:b w:val="0"/>
          </w:rPr>
          <w:t>Figure 3.10 Define needed data</w:t>
        </w:r>
        <w:r w:rsidRPr="00CD0390">
          <w:rPr>
            <w:webHidden/>
          </w:rPr>
          <w:tab/>
        </w:r>
        <w:r w:rsidRPr="00CD0390">
          <w:rPr>
            <w:webHidden/>
          </w:rPr>
          <w:fldChar w:fldCharType="begin"/>
        </w:r>
        <w:r w:rsidRPr="00CD0390">
          <w:rPr>
            <w:webHidden/>
          </w:rPr>
          <w:instrText xml:space="preserve"> PAGEREF _Toc60747184 \h </w:instrText>
        </w:r>
        <w:r w:rsidRPr="00CD0390">
          <w:rPr>
            <w:webHidden/>
          </w:rPr>
        </w:r>
        <w:r w:rsidRPr="00CD0390">
          <w:rPr>
            <w:webHidden/>
          </w:rPr>
          <w:fldChar w:fldCharType="separate"/>
        </w:r>
        <w:r w:rsidR="003C566F">
          <w:rPr>
            <w:webHidden/>
          </w:rPr>
          <w:t>33</w:t>
        </w:r>
        <w:r w:rsidRPr="00CD0390">
          <w:rPr>
            <w:webHidden/>
          </w:rPr>
          <w:fldChar w:fldCharType="end"/>
        </w:r>
      </w:hyperlink>
    </w:p>
    <w:p w14:paraId="7AE6E06F" w14:textId="77777777" w:rsidR="009F66DE" w:rsidRPr="00CD0390" w:rsidRDefault="009F66DE" w:rsidP="00C91566">
      <w:pPr>
        <w:pStyle w:val="TOC1"/>
        <w:rPr>
          <w:rFonts w:asciiTheme="minorHAnsi" w:eastAsiaTheme="minorEastAsia" w:hAnsiTheme="minorHAnsi" w:cstheme="minorBidi"/>
          <w:sz w:val="22"/>
          <w:szCs w:val="22"/>
        </w:rPr>
      </w:pPr>
      <w:hyperlink w:anchor="_Toc60747185" w:history="1">
        <w:r w:rsidRPr="00CD0390">
          <w:rPr>
            <w:rStyle w:val="Hyperlink"/>
            <w:b w:val="0"/>
          </w:rPr>
          <w:t>Figure 3.11 Model initialization</w:t>
        </w:r>
        <w:r w:rsidRPr="00CD0390">
          <w:rPr>
            <w:webHidden/>
          </w:rPr>
          <w:tab/>
        </w:r>
        <w:r w:rsidRPr="00CD0390">
          <w:rPr>
            <w:webHidden/>
          </w:rPr>
          <w:fldChar w:fldCharType="begin"/>
        </w:r>
        <w:r w:rsidRPr="00CD0390">
          <w:rPr>
            <w:webHidden/>
          </w:rPr>
          <w:instrText xml:space="preserve"> PAGEREF _Toc60747185 \h </w:instrText>
        </w:r>
        <w:r w:rsidRPr="00CD0390">
          <w:rPr>
            <w:webHidden/>
          </w:rPr>
        </w:r>
        <w:r w:rsidRPr="00CD0390">
          <w:rPr>
            <w:webHidden/>
          </w:rPr>
          <w:fldChar w:fldCharType="separate"/>
        </w:r>
        <w:r w:rsidR="003C566F">
          <w:rPr>
            <w:webHidden/>
          </w:rPr>
          <w:t>33</w:t>
        </w:r>
        <w:r w:rsidRPr="00CD0390">
          <w:rPr>
            <w:webHidden/>
          </w:rPr>
          <w:fldChar w:fldCharType="end"/>
        </w:r>
      </w:hyperlink>
    </w:p>
    <w:p w14:paraId="063CED1A" w14:textId="77777777" w:rsidR="009F66DE" w:rsidRPr="00CD0390" w:rsidRDefault="009F66DE" w:rsidP="00C91566">
      <w:pPr>
        <w:pStyle w:val="TOC1"/>
        <w:rPr>
          <w:rFonts w:asciiTheme="minorHAnsi" w:eastAsiaTheme="minorEastAsia" w:hAnsiTheme="minorHAnsi" w:cstheme="minorBidi"/>
          <w:sz w:val="22"/>
          <w:szCs w:val="22"/>
        </w:rPr>
      </w:pPr>
      <w:hyperlink w:anchor="_Toc60747186" w:history="1">
        <w:r w:rsidRPr="00CD0390">
          <w:rPr>
            <w:rStyle w:val="Hyperlink"/>
            <w:b w:val="0"/>
          </w:rPr>
          <w:t>Figure 3.12 Create a one-dimensional array containing the variable MAX</w:t>
        </w:r>
        <w:r w:rsidRPr="00CD0390">
          <w:rPr>
            <w:webHidden/>
          </w:rPr>
          <w:tab/>
        </w:r>
        <w:r w:rsidRPr="00CD0390">
          <w:rPr>
            <w:webHidden/>
          </w:rPr>
          <w:fldChar w:fldCharType="begin"/>
        </w:r>
        <w:r w:rsidRPr="00CD0390">
          <w:rPr>
            <w:webHidden/>
          </w:rPr>
          <w:instrText xml:space="preserve"> PAGEREF _Toc60747186 \h </w:instrText>
        </w:r>
        <w:r w:rsidRPr="00CD0390">
          <w:rPr>
            <w:webHidden/>
          </w:rPr>
        </w:r>
        <w:r w:rsidRPr="00CD0390">
          <w:rPr>
            <w:webHidden/>
          </w:rPr>
          <w:fldChar w:fldCharType="separate"/>
        </w:r>
        <w:r w:rsidR="003C566F">
          <w:rPr>
            <w:webHidden/>
          </w:rPr>
          <w:t>34</w:t>
        </w:r>
        <w:r w:rsidRPr="00CD0390">
          <w:rPr>
            <w:webHidden/>
          </w:rPr>
          <w:fldChar w:fldCharType="end"/>
        </w:r>
      </w:hyperlink>
    </w:p>
    <w:p w14:paraId="6A60ABC6" w14:textId="77777777" w:rsidR="009F66DE" w:rsidRPr="00CD0390" w:rsidRDefault="009F66DE" w:rsidP="00C91566">
      <w:pPr>
        <w:pStyle w:val="TOC1"/>
        <w:rPr>
          <w:rFonts w:asciiTheme="minorHAnsi" w:eastAsiaTheme="minorEastAsia" w:hAnsiTheme="minorHAnsi" w:cstheme="minorBidi"/>
          <w:sz w:val="22"/>
          <w:szCs w:val="22"/>
        </w:rPr>
      </w:pPr>
      <w:hyperlink w:anchor="_Toc60747187" w:history="1">
        <w:r w:rsidRPr="00CD0390">
          <w:rPr>
            <w:rStyle w:val="Hyperlink"/>
            <w:b w:val="0"/>
          </w:rPr>
          <w:t>Figure 3.13 Create a one-dimensional array containing the variable MIN</w:t>
        </w:r>
        <w:r w:rsidRPr="00CD0390">
          <w:rPr>
            <w:webHidden/>
          </w:rPr>
          <w:tab/>
        </w:r>
        <w:r w:rsidRPr="00CD0390">
          <w:rPr>
            <w:webHidden/>
          </w:rPr>
          <w:fldChar w:fldCharType="begin"/>
        </w:r>
        <w:r w:rsidRPr="00CD0390">
          <w:rPr>
            <w:webHidden/>
          </w:rPr>
          <w:instrText xml:space="preserve"> PAGEREF _Toc60747187 \h </w:instrText>
        </w:r>
        <w:r w:rsidRPr="00CD0390">
          <w:rPr>
            <w:webHidden/>
          </w:rPr>
        </w:r>
        <w:r w:rsidRPr="00CD0390">
          <w:rPr>
            <w:webHidden/>
          </w:rPr>
          <w:fldChar w:fldCharType="separate"/>
        </w:r>
        <w:r w:rsidR="003C566F">
          <w:rPr>
            <w:webHidden/>
          </w:rPr>
          <w:t>35</w:t>
        </w:r>
        <w:r w:rsidRPr="00CD0390">
          <w:rPr>
            <w:webHidden/>
          </w:rPr>
          <w:fldChar w:fldCharType="end"/>
        </w:r>
      </w:hyperlink>
    </w:p>
    <w:p w14:paraId="19AAC703" w14:textId="77777777" w:rsidR="009F66DE" w:rsidRPr="00CD0390" w:rsidRDefault="009F66DE" w:rsidP="00C91566">
      <w:pPr>
        <w:pStyle w:val="TOC1"/>
        <w:rPr>
          <w:rFonts w:asciiTheme="minorHAnsi" w:eastAsiaTheme="minorEastAsia" w:hAnsiTheme="minorHAnsi" w:cstheme="minorBidi"/>
          <w:sz w:val="22"/>
          <w:szCs w:val="22"/>
        </w:rPr>
      </w:pPr>
      <w:hyperlink w:anchor="_Toc60747188" w:history="1">
        <w:r w:rsidRPr="00CD0390">
          <w:rPr>
            <w:rStyle w:val="Hyperlink"/>
            <w:b w:val="0"/>
          </w:rPr>
          <w:t>Figure 3.14 Create a two-dimensional array containing variable X</w:t>
        </w:r>
        <w:r w:rsidRPr="00CD0390">
          <w:rPr>
            <w:webHidden/>
          </w:rPr>
          <w:tab/>
        </w:r>
        <w:r w:rsidRPr="00CD0390">
          <w:rPr>
            <w:webHidden/>
          </w:rPr>
          <w:fldChar w:fldCharType="begin"/>
        </w:r>
        <w:r w:rsidRPr="00CD0390">
          <w:rPr>
            <w:webHidden/>
          </w:rPr>
          <w:instrText xml:space="preserve"> PAGEREF _Toc60747188 \h </w:instrText>
        </w:r>
        <w:r w:rsidRPr="00CD0390">
          <w:rPr>
            <w:webHidden/>
          </w:rPr>
        </w:r>
        <w:r w:rsidRPr="00CD0390">
          <w:rPr>
            <w:webHidden/>
          </w:rPr>
          <w:fldChar w:fldCharType="separate"/>
        </w:r>
        <w:r w:rsidR="003C566F">
          <w:rPr>
            <w:webHidden/>
          </w:rPr>
          <w:t>35</w:t>
        </w:r>
        <w:r w:rsidRPr="00CD0390">
          <w:rPr>
            <w:webHidden/>
          </w:rPr>
          <w:fldChar w:fldCharType="end"/>
        </w:r>
      </w:hyperlink>
    </w:p>
    <w:p w14:paraId="47A19023" w14:textId="77777777" w:rsidR="009F66DE" w:rsidRPr="00CD0390" w:rsidRDefault="009F66DE" w:rsidP="00C91566">
      <w:pPr>
        <w:pStyle w:val="TOC1"/>
        <w:rPr>
          <w:rFonts w:asciiTheme="minorHAnsi" w:eastAsiaTheme="minorEastAsia" w:hAnsiTheme="minorHAnsi" w:cstheme="minorBidi"/>
          <w:sz w:val="22"/>
          <w:szCs w:val="22"/>
        </w:rPr>
      </w:pPr>
      <w:hyperlink w:anchor="_Toc60747189" w:history="1">
        <w:r w:rsidRPr="00CD0390">
          <w:rPr>
            <w:rStyle w:val="Hyperlink"/>
            <w:b w:val="0"/>
          </w:rPr>
          <w:t>Figure 3.15 Objective function</w:t>
        </w:r>
        <w:r w:rsidRPr="00CD0390">
          <w:rPr>
            <w:webHidden/>
          </w:rPr>
          <w:tab/>
        </w:r>
        <w:r w:rsidRPr="00CD0390">
          <w:rPr>
            <w:webHidden/>
          </w:rPr>
          <w:fldChar w:fldCharType="begin"/>
        </w:r>
        <w:r w:rsidRPr="00CD0390">
          <w:rPr>
            <w:webHidden/>
          </w:rPr>
          <w:instrText xml:space="preserve"> PAGEREF _Toc60747189 \h </w:instrText>
        </w:r>
        <w:r w:rsidRPr="00CD0390">
          <w:rPr>
            <w:webHidden/>
          </w:rPr>
        </w:r>
        <w:r w:rsidRPr="00CD0390">
          <w:rPr>
            <w:webHidden/>
          </w:rPr>
          <w:fldChar w:fldCharType="separate"/>
        </w:r>
        <w:r w:rsidR="003C566F">
          <w:rPr>
            <w:webHidden/>
          </w:rPr>
          <w:t>36</w:t>
        </w:r>
        <w:r w:rsidRPr="00CD0390">
          <w:rPr>
            <w:webHidden/>
          </w:rPr>
          <w:fldChar w:fldCharType="end"/>
        </w:r>
      </w:hyperlink>
    </w:p>
    <w:p w14:paraId="1C236496" w14:textId="77777777" w:rsidR="009F66DE" w:rsidRPr="00CD0390" w:rsidRDefault="009F66DE" w:rsidP="00C91566">
      <w:pPr>
        <w:pStyle w:val="TOC1"/>
        <w:rPr>
          <w:rFonts w:asciiTheme="minorHAnsi" w:eastAsiaTheme="minorEastAsia" w:hAnsiTheme="minorHAnsi" w:cstheme="minorBidi"/>
          <w:sz w:val="22"/>
          <w:szCs w:val="22"/>
        </w:rPr>
      </w:pPr>
      <w:hyperlink w:anchor="_Toc60747190" w:history="1">
        <w:r w:rsidRPr="00CD0390">
          <w:rPr>
            <w:rStyle w:val="Hyperlink"/>
            <w:b w:val="0"/>
          </w:rPr>
          <w:t>Figure 3.16 Max constraints</w:t>
        </w:r>
        <w:r w:rsidRPr="00CD0390">
          <w:rPr>
            <w:webHidden/>
          </w:rPr>
          <w:tab/>
        </w:r>
        <w:r w:rsidRPr="00CD0390">
          <w:rPr>
            <w:webHidden/>
          </w:rPr>
          <w:fldChar w:fldCharType="begin"/>
        </w:r>
        <w:r w:rsidRPr="00CD0390">
          <w:rPr>
            <w:webHidden/>
          </w:rPr>
          <w:instrText xml:space="preserve"> PAGEREF _Toc60747190 \h </w:instrText>
        </w:r>
        <w:r w:rsidRPr="00CD0390">
          <w:rPr>
            <w:webHidden/>
          </w:rPr>
        </w:r>
        <w:r w:rsidRPr="00CD0390">
          <w:rPr>
            <w:webHidden/>
          </w:rPr>
          <w:fldChar w:fldCharType="separate"/>
        </w:r>
        <w:r w:rsidR="003C566F">
          <w:rPr>
            <w:webHidden/>
          </w:rPr>
          <w:t>36</w:t>
        </w:r>
        <w:r w:rsidRPr="00CD0390">
          <w:rPr>
            <w:webHidden/>
          </w:rPr>
          <w:fldChar w:fldCharType="end"/>
        </w:r>
      </w:hyperlink>
    </w:p>
    <w:p w14:paraId="14D6881D" w14:textId="77777777" w:rsidR="009F66DE" w:rsidRPr="00CD0390" w:rsidRDefault="009F66DE" w:rsidP="00C91566">
      <w:pPr>
        <w:pStyle w:val="TOC1"/>
        <w:rPr>
          <w:rFonts w:asciiTheme="minorHAnsi" w:eastAsiaTheme="minorEastAsia" w:hAnsiTheme="minorHAnsi" w:cstheme="minorBidi"/>
          <w:sz w:val="22"/>
          <w:szCs w:val="22"/>
        </w:rPr>
      </w:pPr>
      <w:hyperlink w:anchor="_Toc60747191" w:history="1">
        <w:r w:rsidRPr="00CD0390">
          <w:rPr>
            <w:rStyle w:val="Hyperlink"/>
            <w:b w:val="0"/>
          </w:rPr>
          <w:t>Figure 3.17 Output of max constraints</w:t>
        </w:r>
        <w:r w:rsidRPr="00CD0390">
          <w:rPr>
            <w:webHidden/>
          </w:rPr>
          <w:tab/>
        </w:r>
        <w:r w:rsidRPr="00CD0390">
          <w:rPr>
            <w:webHidden/>
          </w:rPr>
          <w:fldChar w:fldCharType="begin"/>
        </w:r>
        <w:r w:rsidRPr="00CD0390">
          <w:rPr>
            <w:webHidden/>
          </w:rPr>
          <w:instrText xml:space="preserve"> PAGEREF _Toc60747191 \h </w:instrText>
        </w:r>
        <w:r w:rsidRPr="00CD0390">
          <w:rPr>
            <w:webHidden/>
          </w:rPr>
        </w:r>
        <w:r w:rsidRPr="00CD0390">
          <w:rPr>
            <w:webHidden/>
          </w:rPr>
          <w:fldChar w:fldCharType="separate"/>
        </w:r>
        <w:r w:rsidR="003C566F">
          <w:rPr>
            <w:webHidden/>
          </w:rPr>
          <w:t>37</w:t>
        </w:r>
        <w:r w:rsidRPr="00CD0390">
          <w:rPr>
            <w:webHidden/>
          </w:rPr>
          <w:fldChar w:fldCharType="end"/>
        </w:r>
      </w:hyperlink>
    </w:p>
    <w:p w14:paraId="05308E2A" w14:textId="77777777" w:rsidR="009F66DE" w:rsidRPr="00CD0390" w:rsidRDefault="009F66DE" w:rsidP="00C91566">
      <w:pPr>
        <w:pStyle w:val="TOC1"/>
        <w:rPr>
          <w:rFonts w:asciiTheme="minorHAnsi" w:eastAsiaTheme="minorEastAsia" w:hAnsiTheme="minorHAnsi" w:cstheme="minorBidi"/>
          <w:sz w:val="22"/>
          <w:szCs w:val="22"/>
        </w:rPr>
      </w:pPr>
      <w:hyperlink w:anchor="_Toc60747192" w:history="1">
        <w:r w:rsidRPr="00CD0390">
          <w:rPr>
            <w:rStyle w:val="Hyperlink"/>
            <w:b w:val="0"/>
          </w:rPr>
          <w:t>Figure 3.18 Min constraints</w:t>
        </w:r>
        <w:r w:rsidRPr="00CD0390">
          <w:rPr>
            <w:webHidden/>
          </w:rPr>
          <w:tab/>
        </w:r>
        <w:r w:rsidRPr="00CD0390">
          <w:rPr>
            <w:webHidden/>
          </w:rPr>
          <w:fldChar w:fldCharType="begin"/>
        </w:r>
        <w:r w:rsidRPr="00CD0390">
          <w:rPr>
            <w:webHidden/>
          </w:rPr>
          <w:instrText xml:space="preserve"> PAGEREF _Toc60747192 \h </w:instrText>
        </w:r>
        <w:r w:rsidRPr="00CD0390">
          <w:rPr>
            <w:webHidden/>
          </w:rPr>
        </w:r>
        <w:r w:rsidRPr="00CD0390">
          <w:rPr>
            <w:webHidden/>
          </w:rPr>
          <w:fldChar w:fldCharType="separate"/>
        </w:r>
        <w:r w:rsidR="003C566F">
          <w:rPr>
            <w:webHidden/>
          </w:rPr>
          <w:t>37</w:t>
        </w:r>
        <w:r w:rsidRPr="00CD0390">
          <w:rPr>
            <w:webHidden/>
          </w:rPr>
          <w:fldChar w:fldCharType="end"/>
        </w:r>
      </w:hyperlink>
    </w:p>
    <w:p w14:paraId="32CA9BA1" w14:textId="77777777" w:rsidR="009F66DE" w:rsidRPr="00CD0390" w:rsidRDefault="009F66DE" w:rsidP="00C91566">
      <w:pPr>
        <w:pStyle w:val="TOC1"/>
        <w:rPr>
          <w:rFonts w:asciiTheme="minorHAnsi" w:eastAsiaTheme="minorEastAsia" w:hAnsiTheme="minorHAnsi" w:cstheme="minorBidi"/>
          <w:sz w:val="22"/>
          <w:szCs w:val="22"/>
        </w:rPr>
      </w:pPr>
      <w:hyperlink w:anchor="_Toc60747193" w:history="1">
        <w:r w:rsidRPr="00CD0390">
          <w:rPr>
            <w:rStyle w:val="Hyperlink"/>
            <w:b w:val="0"/>
          </w:rPr>
          <w:t>Figure 3.19 output of min constraint</w:t>
        </w:r>
        <w:r w:rsidRPr="00CD0390">
          <w:rPr>
            <w:webHidden/>
          </w:rPr>
          <w:tab/>
        </w:r>
        <w:r w:rsidRPr="00CD0390">
          <w:rPr>
            <w:webHidden/>
          </w:rPr>
          <w:fldChar w:fldCharType="begin"/>
        </w:r>
        <w:r w:rsidRPr="00CD0390">
          <w:rPr>
            <w:webHidden/>
          </w:rPr>
          <w:instrText xml:space="preserve"> PAGEREF _Toc60747193 \h </w:instrText>
        </w:r>
        <w:r w:rsidRPr="00CD0390">
          <w:rPr>
            <w:webHidden/>
          </w:rPr>
        </w:r>
        <w:r w:rsidRPr="00CD0390">
          <w:rPr>
            <w:webHidden/>
          </w:rPr>
          <w:fldChar w:fldCharType="separate"/>
        </w:r>
        <w:r w:rsidR="003C566F">
          <w:rPr>
            <w:webHidden/>
          </w:rPr>
          <w:t>38</w:t>
        </w:r>
        <w:r w:rsidRPr="00CD0390">
          <w:rPr>
            <w:webHidden/>
          </w:rPr>
          <w:fldChar w:fldCharType="end"/>
        </w:r>
      </w:hyperlink>
    </w:p>
    <w:p w14:paraId="21C13613" w14:textId="77777777" w:rsidR="009F66DE" w:rsidRPr="00CD0390" w:rsidRDefault="009F66DE" w:rsidP="00C91566">
      <w:pPr>
        <w:pStyle w:val="TOC1"/>
        <w:rPr>
          <w:rFonts w:asciiTheme="minorHAnsi" w:eastAsiaTheme="minorEastAsia" w:hAnsiTheme="minorHAnsi" w:cstheme="minorBidi"/>
          <w:sz w:val="22"/>
          <w:szCs w:val="22"/>
        </w:rPr>
      </w:pPr>
      <w:hyperlink w:anchor="_Toc60747194" w:history="1">
        <w:r w:rsidRPr="00CD0390">
          <w:rPr>
            <w:rStyle w:val="Hyperlink"/>
            <w:b w:val="0"/>
          </w:rPr>
          <w:t>Figure 3.20 Supply constraints</w:t>
        </w:r>
        <w:r w:rsidRPr="00CD0390">
          <w:rPr>
            <w:webHidden/>
          </w:rPr>
          <w:tab/>
        </w:r>
        <w:r w:rsidRPr="00CD0390">
          <w:rPr>
            <w:webHidden/>
          </w:rPr>
          <w:fldChar w:fldCharType="begin"/>
        </w:r>
        <w:r w:rsidRPr="00CD0390">
          <w:rPr>
            <w:webHidden/>
          </w:rPr>
          <w:instrText xml:space="preserve"> PAGEREF _Toc60747194 \h </w:instrText>
        </w:r>
        <w:r w:rsidRPr="00CD0390">
          <w:rPr>
            <w:webHidden/>
          </w:rPr>
        </w:r>
        <w:r w:rsidRPr="00CD0390">
          <w:rPr>
            <w:webHidden/>
          </w:rPr>
          <w:fldChar w:fldCharType="separate"/>
        </w:r>
        <w:r w:rsidR="003C566F">
          <w:rPr>
            <w:webHidden/>
          </w:rPr>
          <w:t>38</w:t>
        </w:r>
        <w:r w:rsidRPr="00CD0390">
          <w:rPr>
            <w:webHidden/>
          </w:rPr>
          <w:fldChar w:fldCharType="end"/>
        </w:r>
      </w:hyperlink>
    </w:p>
    <w:p w14:paraId="0C442E6D" w14:textId="77777777" w:rsidR="009F66DE" w:rsidRPr="00CD0390" w:rsidRDefault="009F66DE" w:rsidP="00C91566">
      <w:pPr>
        <w:pStyle w:val="TOC1"/>
        <w:rPr>
          <w:rFonts w:asciiTheme="minorHAnsi" w:eastAsiaTheme="minorEastAsia" w:hAnsiTheme="minorHAnsi" w:cstheme="minorBidi"/>
          <w:sz w:val="22"/>
          <w:szCs w:val="22"/>
        </w:rPr>
      </w:pPr>
      <w:hyperlink w:anchor="_Toc60747195" w:history="1">
        <w:r w:rsidRPr="00CD0390">
          <w:rPr>
            <w:rStyle w:val="Hyperlink"/>
            <w:b w:val="0"/>
          </w:rPr>
          <w:t>Figure 3.21 output of supply constraint</w:t>
        </w:r>
        <w:r w:rsidRPr="00CD0390">
          <w:rPr>
            <w:webHidden/>
          </w:rPr>
          <w:tab/>
        </w:r>
        <w:r w:rsidRPr="00CD0390">
          <w:rPr>
            <w:webHidden/>
          </w:rPr>
          <w:fldChar w:fldCharType="begin"/>
        </w:r>
        <w:r w:rsidRPr="00CD0390">
          <w:rPr>
            <w:webHidden/>
          </w:rPr>
          <w:instrText xml:space="preserve"> PAGEREF _Toc60747195 \h </w:instrText>
        </w:r>
        <w:r w:rsidRPr="00CD0390">
          <w:rPr>
            <w:webHidden/>
          </w:rPr>
        </w:r>
        <w:r w:rsidRPr="00CD0390">
          <w:rPr>
            <w:webHidden/>
          </w:rPr>
          <w:fldChar w:fldCharType="separate"/>
        </w:r>
        <w:r w:rsidR="003C566F">
          <w:rPr>
            <w:webHidden/>
          </w:rPr>
          <w:t>38</w:t>
        </w:r>
        <w:r w:rsidRPr="00CD0390">
          <w:rPr>
            <w:webHidden/>
          </w:rPr>
          <w:fldChar w:fldCharType="end"/>
        </w:r>
      </w:hyperlink>
    </w:p>
    <w:p w14:paraId="2EB5D5EE" w14:textId="77777777" w:rsidR="009F66DE" w:rsidRPr="00CD0390" w:rsidRDefault="009F66DE" w:rsidP="00C91566">
      <w:pPr>
        <w:pStyle w:val="TOC1"/>
        <w:rPr>
          <w:rFonts w:asciiTheme="minorHAnsi" w:eastAsiaTheme="minorEastAsia" w:hAnsiTheme="minorHAnsi" w:cstheme="minorBidi"/>
          <w:sz w:val="22"/>
          <w:szCs w:val="22"/>
        </w:rPr>
      </w:pPr>
      <w:hyperlink w:anchor="_Toc60747196" w:history="1">
        <w:r w:rsidRPr="00CD0390">
          <w:rPr>
            <w:rStyle w:val="Hyperlink"/>
            <w:b w:val="0"/>
          </w:rPr>
          <w:t>Figure 3.22 demand constraints</w:t>
        </w:r>
        <w:r w:rsidRPr="00CD0390">
          <w:rPr>
            <w:webHidden/>
          </w:rPr>
          <w:tab/>
        </w:r>
        <w:r w:rsidRPr="00CD0390">
          <w:rPr>
            <w:webHidden/>
          </w:rPr>
          <w:fldChar w:fldCharType="begin"/>
        </w:r>
        <w:r w:rsidRPr="00CD0390">
          <w:rPr>
            <w:webHidden/>
          </w:rPr>
          <w:instrText xml:space="preserve"> PAGEREF _Toc60747196 \h </w:instrText>
        </w:r>
        <w:r w:rsidRPr="00CD0390">
          <w:rPr>
            <w:webHidden/>
          </w:rPr>
        </w:r>
        <w:r w:rsidRPr="00CD0390">
          <w:rPr>
            <w:webHidden/>
          </w:rPr>
          <w:fldChar w:fldCharType="separate"/>
        </w:r>
        <w:r w:rsidR="003C566F">
          <w:rPr>
            <w:webHidden/>
          </w:rPr>
          <w:t>39</w:t>
        </w:r>
        <w:r w:rsidRPr="00CD0390">
          <w:rPr>
            <w:webHidden/>
          </w:rPr>
          <w:fldChar w:fldCharType="end"/>
        </w:r>
      </w:hyperlink>
    </w:p>
    <w:p w14:paraId="10DCC622" w14:textId="77777777" w:rsidR="009F66DE" w:rsidRPr="00CD0390" w:rsidRDefault="009F66DE" w:rsidP="00C91566">
      <w:pPr>
        <w:pStyle w:val="TOC1"/>
        <w:rPr>
          <w:rFonts w:asciiTheme="minorHAnsi" w:eastAsiaTheme="minorEastAsia" w:hAnsiTheme="minorHAnsi" w:cstheme="minorBidi"/>
          <w:sz w:val="22"/>
          <w:szCs w:val="22"/>
        </w:rPr>
      </w:pPr>
      <w:hyperlink w:anchor="_Toc60747197" w:history="1">
        <w:r w:rsidRPr="00CD0390">
          <w:rPr>
            <w:rStyle w:val="Hyperlink"/>
            <w:b w:val="0"/>
          </w:rPr>
          <w:t>Figure 3.23 output of demand constraints</w:t>
        </w:r>
        <w:r w:rsidRPr="00CD0390">
          <w:rPr>
            <w:webHidden/>
          </w:rPr>
          <w:tab/>
        </w:r>
        <w:r w:rsidRPr="00CD0390">
          <w:rPr>
            <w:webHidden/>
          </w:rPr>
          <w:fldChar w:fldCharType="begin"/>
        </w:r>
        <w:r w:rsidRPr="00CD0390">
          <w:rPr>
            <w:webHidden/>
          </w:rPr>
          <w:instrText xml:space="preserve"> PAGEREF _Toc60747197 \h </w:instrText>
        </w:r>
        <w:r w:rsidRPr="00CD0390">
          <w:rPr>
            <w:webHidden/>
          </w:rPr>
        </w:r>
        <w:r w:rsidRPr="00CD0390">
          <w:rPr>
            <w:webHidden/>
          </w:rPr>
          <w:fldChar w:fldCharType="separate"/>
        </w:r>
        <w:r w:rsidR="003C566F">
          <w:rPr>
            <w:webHidden/>
          </w:rPr>
          <w:t>39</w:t>
        </w:r>
        <w:r w:rsidRPr="00CD0390">
          <w:rPr>
            <w:webHidden/>
          </w:rPr>
          <w:fldChar w:fldCharType="end"/>
        </w:r>
      </w:hyperlink>
    </w:p>
    <w:p w14:paraId="00A9C273" w14:textId="77777777" w:rsidR="009F66DE" w:rsidRPr="00CD0390" w:rsidRDefault="009F66DE" w:rsidP="00C91566">
      <w:pPr>
        <w:pStyle w:val="TOC1"/>
        <w:rPr>
          <w:rFonts w:asciiTheme="minorHAnsi" w:eastAsiaTheme="minorEastAsia" w:hAnsiTheme="minorHAnsi" w:cstheme="minorBidi"/>
          <w:sz w:val="22"/>
          <w:szCs w:val="22"/>
        </w:rPr>
      </w:pPr>
      <w:hyperlink w:anchor="_Toc60747198" w:history="1">
        <w:r w:rsidRPr="00CD0390">
          <w:rPr>
            <w:rStyle w:val="Hyperlink"/>
            <w:b w:val="0"/>
          </w:rPr>
          <w:t>Figure 3.24 Solver code</w:t>
        </w:r>
        <w:r w:rsidRPr="00CD0390">
          <w:rPr>
            <w:webHidden/>
          </w:rPr>
          <w:tab/>
        </w:r>
        <w:r w:rsidRPr="00CD0390">
          <w:rPr>
            <w:webHidden/>
          </w:rPr>
          <w:fldChar w:fldCharType="begin"/>
        </w:r>
        <w:r w:rsidRPr="00CD0390">
          <w:rPr>
            <w:webHidden/>
          </w:rPr>
          <w:instrText xml:space="preserve"> PAGEREF _Toc60747198 \h </w:instrText>
        </w:r>
        <w:r w:rsidRPr="00CD0390">
          <w:rPr>
            <w:webHidden/>
          </w:rPr>
        </w:r>
        <w:r w:rsidRPr="00CD0390">
          <w:rPr>
            <w:webHidden/>
          </w:rPr>
          <w:fldChar w:fldCharType="separate"/>
        </w:r>
        <w:r w:rsidR="003C566F">
          <w:rPr>
            <w:webHidden/>
          </w:rPr>
          <w:t>40</w:t>
        </w:r>
        <w:r w:rsidRPr="00CD0390">
          <w:rPr>
            <w:webHidden/>
          </w:rPr>
          <w:fldChar w:fldCharType="end"/>
        </w:r>
      </w:hyperlink>
    </w:p>
    <w:p w14:paraId="0B955CD2" w14:textId="77777777" w:rsidR="009F66DE" w:rsidRPr="00CD0390" w:rsidRDefault="009F66DE" w:rsidP="00C91566">
      <w:pPr>
        <w:pStyle w:val="TOC1"/>
        <w:rPr>
          <w:rFonts w:asciiTheme="minorHAnsi" w:eastAsiaTheme="minorEastAsia" w:hAnsiTheme="minorHAnsi" w:cstheme="minorBidi"/>
          <w:sz w:val="22"/>
          <w:szCs w:val="22"/>
        </w:rPr>
      </w:pPr>
      <w:hyperlink w:anchor="_Toc60747199" w:history="1">
        <w:r w:rsidRPr="00CD0390">
          <w:rPr>
            <w:rStyle w:val="Hyperlink"/>
            <w:b w:val="0"/>
          </w:rPr>
          <w:t>Figure 3.25 Calculated result</w:t>
        </w:r>
        <w:r w:rsidRPr="00CD0390">
          <w:rPr>
            <w:webHidden/>
          </w:rPr>
          <w:tab/>
        </w:r>
        <w:r w:rsidRPr="00CD0390">
          <w:rPr>
            <w:webHidden/>
          </w:rPr>
          <w:fldChar w:fldCharType="begin"/>
        </w:r>
        <w:r w:rsidRPr="00CD0390">
          <w:rPr>
            <w:webHidden/>
          </w:rPr>
          <w:instrText xml:space="preserve"> PAGEREF _Toc60747199 \h </w:instrText>
        </w:r>
        <w:r w:rsidRPr="00CD0390">
          <w:rPr>
            <w:webHidden/>
          </w:rPr>
        </w:r>
        <w:r w:rsidRPr="00CD0390">
          <w:rPr>
            <w:webHidden/>
          </w:rPr>
          <w:fldChar w:fldCharType="separate"/>
        </w:r>
        <w:r w:rsidR="003C566F">
          <w:rPr>
            <w:webHidden/>
          </w:rPr>
          <w:t>40</w:t>
        </w:r>
        <w:r w:rsidRPr="00CD0390">
          <w:rPr>
            <w:webHidden/>
          </w:rPr>
          <w:fldChar w:fldCharType="end"/>
        </w:r>
      </w:hyperlink>
    </w:p>
    <w:p w14:paraId="7C1689C0" w14:textId="77777777" w:rsidR="009F66DE" w:rsidRPr="00CD0390" w:rsidRDefault="009F66DE" w:rsidP="00C91566">
      <w:pPr>
        <w:pStyle w:val="TOC1"/>
        <w:rPr>
          <w:rFonts w:asciiTheme="minorHAnsi" w:eastAsiaTheme="minorEastAsia" w:hAnsiTheme="minorHAnsi" w:cstheme="minorBidi"/>
          <w:sz w:val="22"/>
          <w:szCs w:val="22"/>
        </w:rPr>
      </w:pPr>
      <w:hyperlink w:anchor="_Toc60747200" w:history="1">
        <w:r w:rsidRPr="00CD0390">
          <w:rPr>
            <w:rStyle w:val="Hyperlink"/>
            <w:b w:val="0"/>
          </w:rPr>
          <w:t>Figure 3.26 output array of variables X</w:t>
        </w:r>
        <w:r w:rsidRPr="00CD0390">
          <w:rPr>
            <w:webHidden/>
          </w:rPr>
          <w:tab/>
        </w:r>
        <w:r w:rsidRPr="00CD0390">
          <w:rPr>
            <w:webHidden/>
          </w:rPr>
          <w:fldChar w:fldCharType="begin"/>
        </w:r>
        <w:r w:rsidRPr="00CD0390">
          <w:rPr>
            <w:webHidden/>
          </w:rPr>
          <w:instrText xml:space="preserve"> PAGEREF _Toc60747200 \h </w:instrText>
        </w:r>
        <w:r w:rsidRPr="00CD0390">
          <w:rPr>
            <w:webHidden/>
          </w:rPr>
        </w:r>
        <w:r w:rsidRPr="00CD0390">
          <w:rPr>
            <w:webHidden/>
          </w:rPr>
          <w:fldChar w:fldCharType="separate"/>
        </w:r>
        <w:r w:rsidR="003C566F">
          <w:rPr>
            <w:webHidden/>
          </w:rPr>
          <w:t>40</w:t>
        </w:r>
        <w:r w:rsidRPr="00CD0390">
          <w:rPr>
            <w:webHidden/>
          </w:rPr>
          <w:fldChar w:fldCharType="end"/>
        </w:r>
      </w:hyperlink>
    </w:p>
    <w:p w14:paraId="07AF8F90" w14:textId="77777777" w:rsidR="009F66DE" w:rsidRPr="00CD0390" w:rsidRDefault="009F66DE" w:rsidP="00C91566">
      <w:pPr>
        <w:pStyle w:val="TOC1"/>
        <w:rPr>
          <w:rFonts w:asciiTheme="minorHAnsi" w:eastAsiaTheme="minorEastAsia" w:hAnsiTheme="minorHAnsi" w:cstheme="minorBidi"/>
          <w:sz w:val="22"/>
          <w:szCs w:val="22"/>
        </w:rPr>
      </w:pPr>
      <w:hyperlink w:anchor="_Toc60747201" w:history="1">
        <w:r w:rsidRPr="00CD0390">
          <w:rPr>
            <w:rStyle w:val="Hyperlink"/>
            <w:b w:val="0"/>
          </w:rPr>
          <w:t>Figure 4.1 General use case diagram</w:t>
        </w:r>
        <w:r w:rsidRPr="00CD0390">
          <w:rPr>
            <w:webHidden/>
          </w:rPr>
          <w:tab/>
        </w:r>
        <w:r w:rsidRPr="00CD0390">
          <w:rPr>
            <w:webHidden/>
          </w:rPr>
          <w:fldChar w:fldCharType="begin"/>
        </w:r>
        <w:r w:rsidRPr="00CD0390">
          <w:rPr>
            <w:webHidden/>
          </w:rPr>
          <w:instrText xml:space="preserve"> PAGEREF _Toc60747201 \h </w:instrText>
        </w:r>
        <w:r w:rsidRPr="00CD0390">
          <w:rPr>
            <w:webHidden/>
          </w:rPr>
        </w:r>
        <w:r w:rsidRPr="00CD0390">
          <w:rPr>
            <w:webHidden/>
          </w:rPr>
          <w:fldChar w:fldCharType="separate"/>
        </w:r>
        <w:r w:rsidR="003C566F">
          <w:rPr>
            <w:webHidden/>
          </w:rPr>
          <w:t>42</w:t>
        </w:r>
        <w:r w:rsidRPr="00CD0390">
          <w:rPr>
            <w:webHidden/>
          </w:rPr>
          <w:fldChar w:fldCharType="end"/>
        </w:r>
      </w:hyperlink>
    </w:p>
    <w:p w14:paraId="75234C78" w14:textId="77777777" w:rsidR="009F66DE" w:rsidRPr="00CD0390" w:rsidRDefault="009F66DE" w:rsidP="00C91566">
      <w:pPr>
        <w:pStyle w:val="TOC1"/>
        <w:rPr>
          <w:rFonts w:asciiTheme="minorHAnsi" w:eastAsiaTheme="minorEastAsia" w:hAnsiTheme="minorHAnsi" w:cstheme="minorBidi"/>
          <w:sz w:val="22"/>
          <w:szCs w:val="22"/>
        </w:rPr>
      </w:pPr>
      <w:hyperlink w:anchor="_Toc60747202" w:history="1">
        <w:r w:rsidRPr="00CD0390">
          <w:rPr>
            <w:rStyle w:val="Hyperlink"/>
            <w:b w:val="0"/>
          </w:rPr>
          <w:t>Figure 4.2 Import invigilator dataset activity diagram</w:t>
        </w:r>
        <w:r w:rsidRPr="00CD0390">
          <w:rPr>
            <w:webHidden/>
          </w:rPr>
          <w:tab/>
        </w:r>
        <w:r w:rsidRPr="00CD0390">
          <w:rPr>
            <w:webHidden/>
          </w:rPr>
          <w:fldChar w:fldCharType="begin"/>
        </w:r>
        <w:r w:rsidRPr="00CD0390">
          <w:rPr>
            <w:webHidden/>
          </w:rPr>
          <w:instrText xml:space="preserve"> PAGEREF _Toc60747202 \h </w:instrText>
        </w:r>
        <w:r w:rsidRPr="00CD0390">
          <w:rPr>
            <w:webHidden/>
          </w:rPr>
        </w:r>
        <w:r w:rsidRPr="00CD0390">
          <w:rPr>
            <w:webHidden/>
          </w:rPr>
          <w:fldChar w:fldCharType="separate"/>
        </w:r>
        <w:r w:rsidR="003C566F">
          <w:rPr>
            <w:webHidden/>
          </w:rPr>
          <w:t>44</w:t>
        </w:r>
        <w:r w:rsidRPr="00CD0390">
          <w:rPr>
            <w:webHidden/>
          </w:rPr>
          <w:fldChar w:fldCharType="end"/>
        </w:r>
      </w:hyperlink>
    </w:p>
    <w:p w14:paraId="66398A88" w14:textId="77777777" w:rsidR="009F66DE" w:rsidRPr="00CD0390" w:rsidRDefault="009F66DE" w:rsidP="00C91566">
      <w:pPr>
        <w:pStyle w:val="TOC1"/>
        <w:rPr>
          <w:rFonts w:asciiTheme="minorHAnsi" w:eastAsiaTheme="minorEastAsia" w:hAnsiTheme="minorHAnsi" w:cstheme="minorBidi"/>
          <w:sz w:val="22"/>
          <w:szCs w:val="22"/>
        </w:rPr>
      </w:pPr>
      <w:hyperlink w:anchor="_Toc60747203" w:history="1">
        <w:r w:rsidRPr="00CD0390">
          <w:rPr>
            <w:rStyle w:val="Hyperlink"/>
            <w:b w:val="0"/>
          </w:rPr>
          <w:t>Figure 4.3 Import exam schedule dataset activity diagram</w:t>
        </w:r>
        <w:r w:rsidRPr="00CD0390">
          <w:rPr>
            <w:webHidden/>
          </w:rPr>
          <w:tab/>
        </w:r>
        <w:r w:rsidRPr="00CD0390">
          <w:rPr>
            <w:webHidden/>
          </w:rPr>
          <w:fldChar w:fldCharType="begin"/>
        </w:r>
        <w:r w:rsidRPr="00CD0390">
          <w:rPr>
            <w:webHidden/>
          </w:rPr>
          <w:instrText xml:space="preserve"> PAGEREF _Toc60747203 \h </w:instrText>
        </w:r>
        <w:r w:rsidRPr="00CD0390">
          <w:rPr>
            <w:webHidden/>
          </w:rPr>
        </w:r>
        <w:r w:rsidRPr="00CD0390">
          <w:rPr>
            <w:webHidden/>
          </w:rPr>
          <w:fldChar w:fldCharType="separate"/>
        </w:r>
        <w:r w:rsidR="003C566F">
          <w:rPr>
            <w:webHidden/>
          </w:rPr>
          <w:t>45</w:t>
        </w:r>
        <w:r w:rsidRPr="00CD0390">
          <w:rPr>
            <w:webHidden/>
          </w:rPr>
          <w:fldChar w:fldCharType="end"/>
        </w:r>
      </w:hyperlink>
    </w:p>
    <w:p w14:paraId="488475D2" w14:textId="77777777" w:rsidR="009F66DE" w:rsidRPr="00CD0390" w:rsidRDefault="009F66DE" w:rsidP="00C91566">
      <w:pPr>
        <w:pStyle w:val="TOC1"/>
        <w:rPr>
          <w:rFonts w:asciiTheme="minorHAnsi" w:eastAsiaTheme="minorEastAsia" w:hAnsiTheme="minorHAnsi" w:cstheme="minorBidi"/>
          <w:sz w:val="22"/>
          <w:szCs w:val="22"/>
        </w:rPr>
      </w:pPr>
      <w:hyperlink w:anchor="_Toc60747204" w:history="1">
        <w:r w:rsidRPr="00CD0390">
          <w:rPr>
            <w:rStyle w:val="Hyperlink"/>
            <w:b w:val="0"/>
          </w:rPr>
          <w:t>Figure 4.4 Arrange roster for invigilator activity diagram</w:t>
        </w:r>
        <w:r w:rsidRPr="00CD0390">
          <w:rPr>
            <w:webHidden/>
          </w:rPr>
          <w:tab/>
        </w:r>
        <w:r w:rsidRPr="00CD0390">
          <w:rPr>
            <w:webHidden/>
          </w:rPr>
          <w:fldChar w:fldCharType="begin"/>
        </w:r>
        <w:r w:rsidRPr="00CD0390">
          <w:rPr>
            <w:webHidden/>
          </w:rPr>
          <w:instrText xml:space="preserve"> PAGEREF _Toc60747204 \h </w:instrText>
        </w:r>
        <w:r w:rsidRPr="00CD0390">
          <w:rPr>
            <w:webHidden/>
          </w:rPr>
        </w:r>
        <w:r w:rsidRPr="00CD0390">
          <w:rPr>
            <w:webHidden/>
          </w:rPr>
          <w:fldChar w:fldCharType="separate"/>
        </w:r>
        <w:r w:rsidR="003C566F">
          <w:rPr>
            <w:webHidden/>
          </w:rPr>
          <w:t>46</w:t>
        </w:r>
        <w:r w:rsidRPr="00CD0390">
          <w:rPr>
            <w:webHidden/>
          </w:rPr>
          <w:fldChar w:fldCharType="end"/>
        </w:r>
      </w:hyperlink>
    </w:p>
    <w:p w14:paraId="1CA8E124" w14:textId="77777777" w:rsidR="009F66DE" w:rsidRPr="00CD0390" w:rsidRDefault="009F66DE" w:rsidP="00C91566">
      <w:pPr>
        <w:pStyle w:val="TOC1"/>
        <w:rPr>
          <w:rFonts w:asciiTheme="minorHAnsi" w:eastAsiaTheme="minorEastAsia" w:hAnsiTheme="minorHAnsi" w:cstheme="minorBidi"/>
          <w:sz w:val="22"/>
          <w:szCs w:val="22"/>
        </w:rPr>
      </w:pPr>
      <w:hyperlink w:anchor="_Toc60747205" w:history="1">
        <w:r w:rsidRPr="00CD0390">
          <w:rPr>
            <w:rStyle w:val="Hyperlink"/>
            <w:b w:val="0"/>
          </w:rPr>
          <w:t>Figure 4.5 View data activity diagram</w:t>
        </w:r>
        <w:r w:rsidRPr="00CD0390">
          <w:rPr>
            <w:webHidden/>
          </w:rPr>
          <w:tab/>
        </w:r>
        <w:r w:rsidRPr="00CD0390">
          <w:rPr>
            <w:webHidden/>
          </w:rPr>
          <w:fldChar w:fldCharType="begin"/>
        </w:r>
        <w:r w:rsidRPr="00CD0390">
          <w:rPr>
            <w:webHidden/>
          </w:rPr>
          <w:instrText xml:space="preserve"> PAGEREF _Toc60747205 \h </w:instrText>
        </w:r>
        <w:r w:rsidRPr="00CD0390">
          <w:rPr>
            <w:webHidden/>
          </w:rPr>
        </w:r>
        <w:r w:rsidRPr="00CD0390">
          <w:rPr>
            <w:webHidden/>
          </w:rPr>
          <w:fldChar w:fldCharType="separate"/>
        </w:r>
        <w:r w:rsidR="003C566F">
          <w:rPr>
            <w:webHidden/>
          </w:rPr>
          <w:t>47</w:t>
        </w:r>
        <w:r w:rsidRPr="00CD0390">
          <w:rPr>
            <w:webHidden/>
          </w:rPr>
          <w:fldChar w:fldCharType="end"/>
        </w:r>
      </w:hyperlink>
    </w:p>
    <w:p w14:paraId="15D1F27B" w14:textId="77777777" w:rsidR="009F66DE" w:rsidRPr="00CD0390" w:rsidRDefault="009F66DE" w:rsidP="00C91566">
      <w:pPr>
        <w:pStyle w:val="TOC1"/>
        <w:rPr>
          <w:rFonts w:asciiTheme="minorHAnsi" w:eastAsiaTheme="minorEastAsia" w:hAnsiTheme="minorHAnsi" w:cstheme="minorBidi"/>
          <w:sz w:val="22"/>
          <w:szCs w:val="22"/>
        </w:rPr>
      </w:pPr>
      <w:hyperlink w:anchor="_Toc60747206" w:history="1">
        <w:r w:rsidRPr="00CD0390">
          <w:rPr>
            <w:rStyle w:val="Hyperlink"/>
            <w:b w:val="0"/>
          </w:rPr>
          <w:t>Figure 4.6 Entity relationship diagram</w:t>
        </w:r>
        <w:r w:rsidRPr="00CD0390">
          <w:rPr>
            <w:webHidden/>
          </w:rPr>
          <w:tab/>
        </w:r>
        <w:r w:rsidRPr="00CD0390">
          <w:rPr>
            <w:webHidden/>
          </w:rPr>
          <w:fldChar w:fldCharType="begin"/>
        </w:r>
        <w:r w:rsidRPr="00CD0390">
          <w:rPr>
            <w:webHidden/>
          </w:rPr>
          <w:instrText xml:space="preserve"> PAGEREF _Toc60747206 \h </w:instrText>
        </w:r>
        <w:r w:rsidRPr="00CD0390">
          <w:rPr>
            <w:webHidden/>
          </w:rPr>
        </w:r>
        <w:r w:rsidRPr="00CD0390">
          <w:rPr>
            <w:webHidden/>
          </w:rPr>
          <w:fldChar w:fldCharType="separate"/>
        </w:r>
        <w:r w:rsidR="003C566F">
          <w:rPr>
            <w:webHidden/>
          </w:rPr>
          <w:t>48</w:t>
        </w:r>
        <w:r w:rsidRPr="00CD0390">
          <w:rPr>
            <w:webHidden/>
          </w:rPr>
          <w:fldChar w:fldCharType="end"/>
        </w:r>
      </w:hyperlink>
    </w:p>
    <w:p w14:paraId="32500857" w14:textId="77777777" w:rsidR="009F66DE" w:rsidRPr="00CD0390" w:rsidRDefault="009F66DE" w:rsidP="00C91566">
      <w:pPr>
        <w:pStyle w:val="TOC1"/>
        <w:rPr>
          <w:rFonts w:asciiTheme="minorHAnsi" w:eastAsiaTheme="minorEastAsia" w:hAnsiTheme="minorHAnsi" w:cstheme="minorBidi"/>
          <w:sz w:val="22"/>
          <w:szCs w:val="22"/>
        </w:rPr>
      </w:pPr>
      <w:hyperlink w:anchor="_Toc60747207" w:history="1">
        <w:r w:rsidRPr="00CD0390">
          <w:rPr>
            <w:rStyle w:val="Hyperlink"/>
            <w:b w:val="0"/>
          </w:rPr>
          <w:t>Figure 4.7 welcome UI</w:t>
        </w:r>
        <w:r w:rsidRPr="00CD0390">
          <w:rPr>
            <w:webHidden/>
          </w:rPr>
          <w:tab/>
        </w:r>
        <w:r w:rsidRPr="00CD0390">
          <w:rPr>
            <w:webHidden/>
          </w:rPr>
          <w:fldChar w:fldCharType="begin"/>
        </w:r>
        <w:r w:rsidRPr="00CD0390">
          <w:rPr>
            <w:webHidden/>
          </w:rPr>
          <w:instrText xml:space="preserve"> PAGEREF _Toc60747207 \h </w:instrText>
        </w:r>
        <w:r w:rsidRPr="00CD0390">
          <w:rPr>
            <w:webHidden/>
          </w:rPr>
        </w:r>
        <w:r w:rsidRPr="00CD0390">
          <w:rPr>
            <w:webHidden/>
          </w:rPr>
          <w:fldChar w:fldCharType="separate"/>
        </w:r>
        <w:r w:rsidR="003C566F">
          <w:rPr>
            <w:webHidden/>
          </w:rPr>
          <w:t>52</w:t>
        </w:r>
        <w:r w:rsidRPr="00CD0390">
          <w:rPr>
            <w:webHidden/>
          </w:rPr>
          <w:fldChar w:fldCharType="end"/>
        </w:r>
      </w:hyperlink>
    </w:p>
    <w:p w14:paraId="435CB92A" w14:textId="77777777" w:rsidR="009F66DE" w:rsidRPr="00CD0390" w:rsidRDefault="009F66DE" w:rsidP="00C91566">
      <w:pPr>
        <w:pStyle w:val="TOC1"/>
        <w:rPr>
          <w:rFonts w:asciiTheme="minorHAnsi" w:eastAsiaTheme="minorEastAsia" w:hAnsiTheme="minorHAnsi" w:cstheme="minorBidi"/>
          <w:sz w:val="22"/>
          <w:szCs w:val="22"/>
        </w:rPr>
      </w:pPr>
      <w:hyperlink w:anchor="_Toc60747208" w:history="1">
        <w:r w:rsidRPr="00CD0390">
          <w:rPr>
            <w:rStyle w:val="Hyperlink"/>
            <w:b w:val="0"/>
          </w:rPr>
          <w:t>Figure 4.8 Home UI</w:t>
        </w:r>
        <w:r w:rsidRPr="00CD0390">
          <w:rPr>
            <w:webHidden/>
          </w:rPr>
          <w:tab/>
        </w:r>
        <w:r w:rsidRPr="00CD0390">
          <w:rPr>
            <w:webHidden/>
          </w:rPr>
          <w:fldChar w:fldCharType="begin"/>
        </w:r>
        <w:r w:rsidRPr="00CD0390">
          <w:rPr>
            <w:webHidden/>
          </w:rPr>
          <w:instrText xml:space="preserve"> PAGEREF _Toc60747208 \h </w:instrText>
        </w:r>
        <w:r w:rsidRPr="00CD0390">
          <w:rPr>
            <w:webHidden/>
          </w:rPr>
        </w:r>
        <w:r w:rsidRPr="00CD0390">
          <w:rPr>
            <w:webHidden/>
          </w:rPr>
          <w:fldChar w:fldCharType="separate"/>
        </w:r>
        <w:r w:rsidR="003C566F">
          <w:rPr>
            <w:webHidden/>
          </w:rPr>
          <w:t>53</w:t>
        </w:r>
        <w:r w:rsidRPr="00CD0390">
          <w:rPr>
            <w:webHidden/>
          </w:rPr>
          <w:fldChar w:fldCharType="end"/>
        </w:r>
      </w:hyperlink>
    </w:p>
    <w:p w14:paraId="573845A4" w14:textId="77777777" w:rsidR="009F66DE" w:rsidRPr="00CD0390" w:rsidRDefault="009F66DE" w:rsidP="00C91566">
      <w:pPr>
        <w:pStyle w:val="TOC1"/>
        <w:rPr>
          <w:rFonts w:asciiTheme="minorHAnsi" w:eastAsiaTheme="minorEastAsia" w:hAnsiTheme="minorHAnsi" w:cstheme="minorBidi"/>
          <w:sz w:val="22"/>
          <w:szCs w:val="22"/>
        </w:rPr>
      </w:pPr>
      <w:hyperlink w:anchor="_Toc60747209" w:history="1">
        <w:r w:rsidRPr="00CD0390">
          <w:rPr>
            <w:rStyle w:val="Hyperlink"/>
            <w:b w:val="0"/>
          </w:rPr>
          <w:t>Figure 4.9 Review data UI</w:t>
        </w:r>
        <w:r w:rsidRPr="00CD0390">
          <w:rPr>
            <w:webHidden/>
          </w:rPr>
          <w:tab/>
        </w:r>
        <w:r w:rsidRPr="00CD0390">
          <w:rPr>
            <w:webHidden/>
          </w:rPr>
          <w:fldChar w:fldCharType="begin"/>
        </w:r>
        <w:r w:rsidRPr="00CD0390">
          <w:rPr>
            <w:webHidden/>
          </w:rPr>
          <w:instrText xml:space="preserve"> PAGEREF _Toc60747209 \h </w:instrText>
        </w:r>
        <w:r w:rsidRPr="00CD0390">
          <w:rPr>
            <w:webHidden/>
          </w:rPr>
        </w:r>
        <w:r w:rsidRPr="00CD0390">
          <w:rPr>
            <w:webHidden/>
          </w:rPr>
          <w:fldChar w:fldCharType="separate"/>
        </w:r>
        <w:r w:rsidR="003C566F">
          <w:rPr>
            <w:webHidden/>
          </w:rPr>
          <w:t>54</w:t>
        </w:r>
        <w:r w:rsidRPr="00CD0390">
          <w:rPr>
            <w:webHidden/>
          </w:rPr>
          <w:fldChar w:fldCharType="end"/>
        </w:r>
      </w:hyperlink>
    </w:p>
    <w:p w14:paraId="24D48610" w14:textId="77777777" w:rsidR="009F66DE" w:rsidRPr="00CD0390" w:rsidRDefault="009F66DE" w:rsidP="00C91566">
      <w:pPr>
        <w:pStyle w:val="TOC1"/>
        <w:rPr>
          <w:rFonts w:asciiTheme="minorHAnsi" w:eastAsiaTheme="minorEastAsia" w:hAnsiTheme="minorHAnsi" w:cstheme="minorBidi"/>
          <w:sz w:val="22"/>
          <w:szCs w:val="22"/>
        </w:rPr>
      </w:pPr>
      <w:hyperlink w:anchor="_Toc60747210" w:history="1">
        <w:r w:rsidRPr="00CD0390">
          <w:rPr>
            <w:rStyle w:val="Hyperlink"/>
            <w:b w:val="0"/>
          </w:rPr>
          <w:t>Figure 4.10 Review teacher data UI</w:t>
        </w:r>
        <w:r w:rsidRPr="00CD0390">
          <w:rPr>
            <w:webHidden/>
          </w:rPr>
          <w:tab/>
        </w:r>
        <w:r w:rsidRPr="00CD0390">
          <w:rPr>
            <w:webHidden/>
          </w:rPr>
          <w:fldChar w:fldCharType="begin"/>
        </w:r>
        <w:r w:rsidRPr="00CD0390">
          <w:rPr>
            <w:webHidden/>
          </w:rPr>
          <w:instrText xml:space="preserve"> PAGEREF _Toc60747210 \h </w:instrText>
        </w:r>
        <w:r w:rsidRPr="00CD0390">
          <w:rPr>
            <w:webHidden/>
          </w:rPr>
        </w:r>
        <w:r w:rsidRPr="00CD0390">
          <w:rPr>
            <w:webHidden/>
          </w:rPr>
          <w:fldChar w:fldCharType="separate"/>
        </w:r>
        <w:r w:rsidR="003C566F">
          <w:rPr>
            <w:webHidden/>
          </w:rPr>
          <w:t>55</w:t>
        </w:r>
        <w:r w:rsidRPr="00CD0390">
          <w:rPr>
            <w:webHidden/>
          </w:rPr>
          <w:fldChar w:fldCharType="end"/>
        </w:r>
      </w:hyperlink>
    </w:p>
    <w:p w14:paraId="0827D35B" w14:textId="77777777" w:rsidR="009F66DE" w:rsidRPr="00CD0390" w:rsidRDefault="009F66DE" w:rsidP="00C91566">
      <w:pPr>
        <w:pStyle w:val="TOC1"/>
        <w:rPr>
          <w:rFonts w:asciiTheme="minorHAnsi" w:eastAsiaTheme="minorEastAsia" w:hAnsiTheme="minorHAnsi" w:cstheme="minorBidi"/>
          <w:sz w:val="22"/>
          <w:szCs w:val="22"/>
        </w:rPr>
      </w:pPr>
      <w:hyperlink w:anchor="_Toc60747211" w:history="1">
        <w:r w:rsidRPr="00CD0390">
          <w:rPr>
            <w:rStyle w:val="Hyperlink"/>
            <w:b w:val="0"/>
          </w:rPr>
          <w:t>Figure 4.11 Review exam schedule data UI</w:t>
        </w:r>
        <w:r w:rsidRPr="00CD0390">
          <w:rPr>
            <w:webHidden/>
          </w:rPr>
          <w:tab/>
        </w:r>
        <w:r w:rsidRPr="00CD0390">
          <w:rPr>
            <w:webHidden/>
          </w:rPr>
          <w:fldChar w:fldCharType="begin"/>
        </w:r>
        <w:r w:rsidRPr="00CD0390">
          <w:rPr>
            <w:webHidden/>
          </w:rPr>
          <w:instrText xml:space="preserve"> PAGEREF _Toc60747211 \h </w:instrText>
        </w:r>
        <w:r w:rsidRPr="00CD0390">
          <w:rPr>
            <w:webHidden/>
          </w:rPr>
        </w:r>
        <w:r w:rsidRPr="00CD0390">
          <w:rPr>
            <w:webHidden/>
          </w:rPr>
          <w:fldChar w:fldCharType="separate"/>
        </w:r>
        <w:r w:rsidR="003C566F">
          <w:rPr>
            <w:webHidden/>
          </w:rPr>
          <w:t>56</w:t>
        </w:r>
        <w:r w:rsidRPr="00CD0390">
          <w:rPr>
            <w:webHidden/>
          </w:rPr>
          <w:fldChar w:fldCharType="end"/>
        </w:r>
      </w:hyperlink>
    </w:p>
    <w:p w14:paraId="7AE3FEBB" w14:textId="77777777" w:rsidR="009F66DE" w:rsidRDefault="009F66DE" w:rsidP="00C91566">
      <w:pPr>
        <w:pStyle w:val="TOC1"/>
        <w:rPr>
          <w:rFonts w:asciiTheme="minorHAnsi" w:eastAsiaTheme="minorEastAsia" w:hAnsiTheme="minorHAnsi" w:cstheme="minorBidi"/>
          <w:sz w:val="22"/>
          <w:szCs w:val="22"/>
        </w:rPr>
      </w:pPr>
      <w:hyperlink w:anchor="_Toc60747212" w:history="1">
        <w:r w:rsidRPr="00CD0390">
          <w:rPr>
            <w:rStyle w:val="Hyperlink"/>
            <w:b w:val="0"/>
          </w:rPr>
          <w:t>Figure 4.13 Genetic algorithm UI</w:t>
        </w:r>
        <w:r w:rsidRPr="00CD0390">
          <w:rPr>
            <w:webHidden/>
          </w:rPr>
          <w:tab/>
        </w:r>
        <w:r w:rsidRPr="00CD0390">
          <w:rPr>
            <w:webHidden/>
          </w:rPr>
          <w:fldChar w:fldCharType="begin"/>
        </w:r>
        <w:r w:rsidRPr="00CD0390">
          <w:rPr>
            <w:webHidden/>
          </w:rPr>
          <w:instrText xml:space="preserve"> PAGEREF _Toc60747212 \h </w:instrText>
        </w:r>
        <w:r w:rsidRPr="00CD0390">
          <w:rPr>
            <w:webHidden/>
          </w:rPr>
        </w:r>
        <w:r w:rsidRPr="00CD0390">
          <w:rPr>
            <w:webHidden/>
          </w:rPr>
          <w:fldChar w:fldCharType="separate"/>
        </w:r>
        <w:r w:rsidR="003C566F">
          <w:rPr>
            <w:webHidden/>
          </w:rPr>
          <w:t>57</w:t>
        </w:r>
        <w:r w:rsidRPr="00CD0390">
          <w:rPr>
            <w:webHidden/>
          </w:rPr>
          <w:fldChar w:fldCharType="end"/>
        </w:r>
      </w:hyperlink>
    </w:p>
    <w:p w14:paraId="6DB47A6A" w14:textId="21B9B5FE" w:rsidR="00C6455F" w:rsidRDefault="004C3EF2" w:rsidP="00022EAB">
      <w:pPr>
        <w:jc w:val="center"/>
        <w:rPr>
          <w:b/>
          <w:bCs/>
          <w:sz w:val="28"/>
          <w:szCs w:val="28"/>
        </w:rPr>
      </w:pPr>
      <w:r w:rsidRPr="002D57BE">
        <w:rPr>
          <w:bCs/>
          <w:sz w:val="28"/>
          <w:szCs w:val="28"/>
          <w:rPrChange w:id="215" w:author="NGUYỄN HOÀNG LONG" w:date="2021-01-05T12:30:00Z">
            <w:rPr>
              <w:b/>
              <w:bCs/>
              <w:sz w:val="28"/>
              <w:szCs w:val="28"/>
            </w:rPr>
          </w:rPrChange>
        </w:rPr>
        <w:fldChar w:fldCharType="end"/>
      </w:r>
    </w:p>
    <w:p w14:paraId="37DB0078" w14:textId="77777777" w:rsidR="009D75E5" w:rsidRPr="009D75E5" w:rsidRDefault="009D75E5" w:rsidP="009D75E5">
      <w:pPr>
        <w:rPr>
          <w:sz w:val="28"/>
          <w:szCs w:val="28"/>
        </w:rPr>
      </w:pPr>
    </w:p>
    <w:p w14:paraId="0F1360D7" w14:textId="77777777" w:rsidR="009D75E5" w:rsidRDefault="009D75E5" w:rsidP="009D75E5">
      <w:pPr>
        <w:rPr>
          <w:b/>
          <w:bCs/>
          <w:sz w:val="28"/>
          <w:szCs w:val="28"/>
        </w:rPr>
      </w:pPr>
    </w:p>
    <w:p w14:paraId="6312576D" w14:textId="1D0431FC" w:rsidR="009D75E5" w:rsidRDefault="009D75E5" w:rsidP="009D75E5">
      <w:pPr>
        <w:jc w:val="center"/>
        <w:rPr>
          <w:b/>
          <w:bCs/>
          <w:sz w:val="28"/>
          <w:szCs w:val="28"/>
        </w:rPr>
      </w:pPr>
    </w:p>
    <w:p w14:paraId="44FE619F" w14:textId="77777777" w:rsidR="009D75E5" w:rsidRDefault="009D75E5">
      <w:pPr>
        <w:rPr>
          <w:b/>
          <w:bCs/>
          <w:sz w:val="28"/>
          <w:szCs w:val="28"/>
        </w:rPr>
      </w:pPr>
      <w:r>
        <w:rPr>
          <w:b/>
          <w:bCs/>
          <w:sz w:val="28"/>
          <w:szCs w:val="28"/>
        </w:rPr>
        <w:br w:type="page"/>
      </w:r>
    </w:p>
    <w:p w14:paraId="3A93A389" w14:textId="45E31F2E" w:rsidR="00906BCC" w:rsidRPr="00245F52" w:rsidRDefault="009D75E5">
      <w:pPr>
        <w:pStyle w:val="Heading1"/>
        <w:rPr>
          <w:b w:val="0"/>
          <w:sz w:val="28"/>
          <w:szCs w:val="22"/>
          <w:rPrChange w:id="216" w:author="NGUYỄN HOÀNG LONG" w:date="2021-01-05T12:27:00Z">
            <w:rPr>
              <w:b/>
            </w:rPr>
          </w:rPrChange>
        </w:rPr>
        <w:pPrChange w:id="217" w:author="NGUYỄN HOÀNG LONG" w:date="2021-01-05T12:27:00Z">
          <w:pPr>
            <w:jc w:val="center"/>
          </w:pPr>
        </w:pPrChange>
      </w:pPr>
      <w:bookmarkStart w:id="218" w:name="_Toc60747216"/>
      <w:r w:rsidRPr="00245F52">
        <w:rPr>
          <w:bCs/>
          <w:sz w:val="28"/>
          <w:rPrChange w:id="219" w:author="NGUYỄN HOÀNG LONG" w:date="2021-01-05T12:27:00Z">
            <w:rPr>
              <w:b/>
              <w:bCs/>
              <w:szCs w:val="28"/>
            </w:rPr>
          </w:rPrChange>
        </w:rPr>
        <w:lastRenderedPageBreak/>
        <w:t xml:space="preserve">LIST OF </w:t>
      </w:r>
      <w:r w:rsidR="00906BCC" w:rsidRPr="00245F52">
        <w:rPr>
          <w:sz w:val="28"/>
          <w:szCs w:val="22"/>
          <w:rPrChange w:id="220" w:author="NGUYỄN HOÀNG LONG" w:date="2021-01-05T12:27:00Z">
            <w:rPr>
              <w:b/>
            </w:rPr>
          </w:rPrChange>
        </w:rPr>
        <w:t>ABBREVIATIONS</w:t>
      </w:r>
      <w:bookmarkEnd w:id="218"/>
    </w:p>
    <w:p w14:paraId="27E29B6E" w14:textId="0DA38B66" w:rsidR="008038CB" w:rsidRPr="00C30E93" w:rsidRDefault="00C30E93" w:rsidP="009D75E5">
      <w:pPr>
        <w:jc w:val="center"/>
        <w:rPr>
          <w:rFonts w:asciiTheme="majorHAnsi" w:hAnsiTheme="majorHAnsi" w:cstheme="majorHAnsi"/>
          <w:sz w:val="24"/>
          <w:szCs w:val="24"/>
          <w:rPrChange w:id="221" w:author="NGUYỄN HOÀNG LONG" w:date="2021-01-05T12:24:00Z">
            <w:rPr>
              <w:b/>
              <w:sz w:val="28"/>
            </w:rPr>
          </w:rPrChange>
        </w:rPr>
      </w:pPr>
      <w:ins w:id="222" w:author="NGUYỄN HOÀNG LONG" w:date="2021-01-05T12:24:00Z">
        <w:r w:rsidRPr="00DC0922">
          <w:rPr>
            <w:rFonts w:asciiTheme="majorHAnsi" w:eastAsia="Wingdings" w:hAnsiTheme="majorHAnsi" w:cstheme="majorHAnsi"/>
            <w:sz w:val="28"/>
            <w:szCs w:val="28"/>
          </w:rPr>
          <w:sym w:font="Wingdings" w:char="F096"/>
        </w:r>
        <w:r w:rsidRPr="00DC0922">
          <w:rPr>
            <w:rFonts w:asciiTheme="majorHAnsi" w:eastAsia="Wingdings" w:hAnsiTheme="majorHAnsi" w:cstheme="majorHAnsi"/>
            <w:sz w:val="28"/>
            <w:szCs w:val="28"/>
          </w:rPr>
          <w:sym w:font="Wingdings" w:char="F026"/>
        </w:r>
        <w:r w:rsidRPr="00DC0922">
          <w:rPr>
            <w:rFonts w:asciiTheme="majorHAnsi" w:eastAsia="Wingdings" w:hAnsiTheme="majorHAnsi" w:cstheme="majorHAnsi"/>
            <w:sz w:val="28"/>
            <w:szCs w:val="28"/>
          </w:rPr>
          <w:sym w:font="Wingdings" w:char="F097"/>
        </w:r>
      </w:ins>
    </w:p>
    <w:p w14:paraId="5B2F877E" w14:textId="77777777" w:rsidR="00CE7CF8" w:rsidRDefault="007F7382" w:rsidP="008038CB">
      <w:pPr>
        <w:pStyle w:val="ListParagraph"/>
        <w:spacing w:line="360" w:lineRule="auto"/>
        <w:ind w:left="2694" w:firstLine="0"/>
        <w:rPr>
          <w:bCs/>
          <w:sz w:val="26"/>
          <w:szCs w:val="26"/>
        </w:rPr>
      </w:pPr>
      <w:r w:rsidRPr="0030685B">
        <w:rPr>
          <w:bCs/>
          <w:sz w:val="26"/>
          <w:szCs w:val="26"/>
        </w:rPr>
        <w:t xml:space="preserve">GA </w:t>
      </w:r>
      <w:r w:rsidRPr="0030685B">
        <w:rPr>
          <w:bCs/>
          <w:sz w:val="26"/>
          <w:szCs w:val="26"/>
        </w:rPr>
        <w:tab/>
        <w:t xml:space="preserve"> </w:t>
      </w:r>
      <w:r w:rsidRPr="0030685B">
        <w:rPr>
          <w:bCs/>
          <w:sz w:val="26"/>
          <w:szCs w:val="26"/>
        </w:rPr>
        <w:tab/>
      </w:r>
      <w:r w:rsidR="002C7C46" w:rsidRPr="0030685B">
        <w:rPr>
          <w:bCs/>
          <w:sz w:val="26"/>
          <w:szCs w:val="26"/>
        </w:rPr>
        <w:t>Genetic algorithm</w:t>
      </w:r>
    </w:p>
    <w:p w14:paraId="7170F842" w14:textId="5553B037" w:rsidR="00291ED0" w:rsidRPr="0030685B" w:rsidRDefault="00291ED0" w:rsidP="008038CB">
      <w:pPr>
        <w:pStyle w:val="ListParagraph"/>
        <w:spacing w:line="360" w:lineRule="auto"/>
        <w:ind w:left="2694" w:firstLine="0"/>
        <w:rPr>
          <w:bCs/>
          <w:sz w:val="26"/>
          <w:szCs w:val="26"/>
        </w:rPr>
      </w:pPr>
      <w:r>
        <w:rPr>
          <w:bCs/>
          <w:sz w:val="26"/>
          <w:szCs w:val="26"/>
        </w:rPr>
        <w:t>LP</w:t>
      </w:r>
      <w:r>
        <w:rPr>
          <w:bCs/>
          <w:sz w:val="26"/>
          <w:szCs w:val="26"/>
        </w:rPr>
        <w:tab/>
      </w:r>
      <w:r>
        <w:rPr>
          <w:bCs/>
          <w:sz w:val="26"/>
          <w:szCs w:val="26"/>
        </w:rPr>
        <w:tab/>
        <w:t>Linear programing</w:t>
      </w:r>
    </w:p>
    <w:p w14:paraId="0E539FEB" w14:textId="15AE719F" w:rsidR="00906BCC" w:rsidRPr="0030685B" w:rsidRDefault="003C7388" w:rsidP="008038CB">
      <w:pPr>
        <w:pStyle w:val="ListParagraph"/>
        <w:spacing w:line="360" w:lineRule="auto"/>
        <w:ind w:left="2694" w:firstLine="0"/>
        <w:rPr>
          <w:bCs/>
          <w:sz w:val="26"/>
          <w:szCs w:val="26"/>
        </w:rPr>
      </w:pPr>
      <w:r w:rsidRPr="0030685B">
        <w:rPr>
          <w:bCs/>
          <w:sz w:val="26"/>
          <w:szCs w:val="26"/>
        </w:rPr>
        <w:t>UI</w:t>
      </w:r>
      <w:r w:rsidR="00837971" w:rsidRPr="0030685B">
        <w:rPr>
          <w:bCs/>
          <w:sz w:val="26"/>
          <w:szCs w:val="26"/>
        </w:rPr>
        <w:tab/>
      </w:r>
      <w:r w:rsidRPr="0030685B">
        <w:rPr>
          <w:bCs/>
          <w:sz w:val="26"/>
          <w:szCs w:val="26"/>
        </w:rPr>
        <w:tab/>
      </w:r>
      <w:r w:rsidR="00A93838" w:rsidRPr="0030685B">
        <w:rPr>
          <w:bCs/>
          <w:sz w:val="26"/>
          <w:szCs w:val="26"/>
        </w:rPr>
        <w:t>User Interface</w:t>
      </w:r>
    </w:p>
    <w:p w14:paraId="01E5788B" w14:textId="7FE7A290" w:rsidR="003C7388" w:rsidRPr="0030685B" w:rsidRDefault="003C7388" w:rsidP="008038CB">
      <w:pPr>
        <w:pStyle w:val="ListParagraph"/>
        <w:spacing w:line="360" w:lineRule="auto"/>
        <w:ind w:left="2694" w:firstLine="0"/>
        <w:rPr>
          <w:bCs/>
          <w:sz w:val="26"/>
          <w:szCs w:val="26"/>
        </w:rPr>
      </w:pPr>
      <w:r w:rsidRPr="0030685B">
        <w:rPr>
          <w:bCs/>
          <w:sz w:val="26"/>
          <w:szCs w:val="26"/>
        </w:rPr>
        <w:t>DB</w:t>
      </w:r>
      <w:r w:rsidRPr="0030685B">
        <w:rPr>
          <w:bCs/>
          <w:sz w:val="26"/>
          <w:szCs w:val="26"/>
        </w:rPr>
        <w:tab/>
      </w:r>
      <w:r w:rsidRPr="0030685B">
        <w:rPr>
          <w:bCs/>
          <w:sz w:val="26"/>
          <w:szCs w:val="26"/>
        </w:rPr>
        <w:tab/>
        <w:t>Database</w:t>
      </w:r>
    </w:p>
    <w:p w14:paraId="18CC34EB" w14:textId="77777777" w:rsidR="007F7382" w:rsidRPr="00906BCC" w:rsidRDefault="007F7382" w:rsidP="007F7382">
      <w:pPr>
        <w:pStyle w:val="ListParagraph"/>
        <w:ind w:left="720" w:firstLine="0"/>
        <w:jc w:val="both"/>
        <w:rPr>
          <w:b/>
          <w:sz w:val="28"/>
        </w:rPr>
      </w:pPr>
    </w:p>
    <w:p w14:paraId="7DA8DEDA" w14:textId="51EC5858" w:rsidR="00C6455F" w:rsidRPr="009D75E5" w:rsidRDefault="009D75E5" w:rsidP="009D75E5">
      <w:pPr>
        <w:tabs>
          <w:tab w:val="center" w:pos="4560"/>
        </w:tabs>
        <w:rPr>
          <w:sz w:val="28"/>
          <w:szCs w:val="28"/>
        </w:rPr>
        <w:sectPr w:rsidR="00C6455F" w:rsidRPr="009D75E5" w:rsidSect="00115C0E">
          <w:footerReference w:type="default" r:id="rId19"/>
          <w:pgSz w:w="12240" w:h="15840"/>
          <w:pgMar w:top="1701" w:right="1134" w:bottom="1985" w:left="1985" w:header="720" w:footer="720" w:gutter="0"/>
          <w:pgNumType w:fmt="lowerRoman" w:start="1"/>
          <w:cols w:space="720"/>
          <w:docGrid w:linePitch="360"/>
        </w:sectPr>
      </w:pPr>
      <w:r>
        <w:rPr>
          <w:sz w:val="28"/>
          <w:szCs w:val="28"/>
        </w:rPr>
        <w:tab/>
      </w:r>
    </w:p>
    <w:p w14:paraId="6B02D287" w14:textId="7DECBA02" w:rsidR="00B37A46" w:rsidRPr="00EB30F1" w:rsidRDefault="00077C46">
      <w:pPr>
        <w:pStyle w:val="Heading1"/>
        <w:rPr>
          <w:sz w:val="28"/>
          <w:szCs w:val="22"/>
          <w:rPrChange w:id="226" w:author="NGUYỄN HOÀNG LONG" w:date="2021-01-05T12:27:00Z">
            <w:rPr/>
          </w:rPrChange>
        </w:rPr>
        <w:pPrChange w:id="227" w:author="NGUYỄN HOÀNG LONG" w:date="2021-01-05T12:27:00Z">
          <w:pPr>
            <w:spacing w:before="160" w:beforeAutospacing="0" w:after="160"/>
            <w:jc w:val="center"/>
          </w:pPr>
        </w:pPrChange>
      </w:pPr>
      <w:bookmarkStart w:id="228" w:name="_Toc60747217"/>
      <w:r w:rsidRPr="00EB30F1">
        <w:rPr>
          <w:sz w:val="28"/>
          <w:szCs w:val="22"/>
          <w:rPrChange w:id="229" w:author="NGUYỄN HOÀNG LONG" w:date="2021-01-05T12:27:00Z">
            <w:rPr>
              <w:b/>
            </w:rPr>
          </w:rPrChange>
        </w:rPr>
        <w:lastRenderedPageBreak/>
        <w:t>ABSTRACT</w:t>
      </w:r>
      <w:bookmarkEnd w:id="228"/>
    </w:p>
    <w:p w14:paraId="54294F7D" w14:textId="20260661" w:rsidR="00077C46" w:rsidRPr="009C203C" w:rsidRDefault="00077C46" w:rsidP="005965C4">
      <w:pPr>
        <w:spacing w:before="160" w:beforeAutospacing="0" w:after="160"/>
        <w:jc w:val="both"/>
        <w:rPr>
          <w:rStyle w:val="normaltextrun"/>
          <w:color w:val="000000"/>
          <w:shd w:val="clear" w:color="auto" w:fill="FFFFFF"/>
        </w:rPr>
      </w:pPr>
      <w:r w:rsidRPr="009C203C">
        <w:rPr>
          <w:rStyle w:val="normaltextrun"/>
          <w:color w:val="000000"/>
          <w:shd w:val="clear" w:color="auto" w:fill="FFFFFF"/>
        </w:rPr>
        <w:t xml:space="preserve">We propose a model for a decision support problem: exam invigilator assignment problem. For this problem, a wide range of schedules will be </w:t>
      </w:r>
      <w:r w:rsidR="005521BD">
        <w:rPr>
          <w:rStyle w:val="normaltextrun"/>
          <w:color w:val="000000"/>
          <w:shd w:val="clear" w:color="auto" w:fill="FFFFFF"/>
        </w:rPr>
        <w:t>assigned</w:t>
      </w:r>
      <w:commentRangeStart w:id="230"/>
      <w:commentRangeEnd w:id="230"/>
      <w:r w:rsidR="00DE4838">
        <w:rPr>
          <w:rStyle w:val="CommentReference"/>
        </w:rPr>
        <w:commentReference w:id="230"/>
      </w:r>
      <w:r w:rsidR="006920F5">
        <w:rPr>
          <w:rStyle w:val="normaltextrun"/>
          <w:color w:val="000000"/>
          <w:shd w:val="clear" w:color="auto" w:fill="FFFFFF"/>
        </w:rPr>
        <w:t xml:space="preserve"> </w:t>
      </w:r>
      <w:r w:rsidRPr="009C203C">
        <w:rPr>
          <w:rStyle w:val="normaltextrun"/>
          <w:color w:val="000000"/>
          <w:shd w:val="clear" w:color="auto" w:fill="FFFFFF"/>
        </w:rPr>
        <w:t xml:space="preserve">for our </w:t>
      </w:r>
      <w:r w:rsidR="007961EA">
        <w:rPr>
          <w:rStyle w:val="normaltextrun"/>
          <w:color w:val="000000"/>
          <w:shd w:val="clear" w:color="auto" w:fill="FFFFFF"/>
        </w:rPr>
        <w:t>invigilator</w:t>
      </w:r>
      <w:r w:rsidRPr="009C203C">
        <w:rPr>
          <w:rStyle w:val="normaltextrun"/>
          <w:color w:val="000000"/>
          <w:shd w:val="clear" w:color="auto" w:fill="FFFFFF"/>
        </w:rPr>
        <w:t>s; each person only performs a single task at a certain point in time. Meanwhile, the distance between exam days, assigned to each invigilator, is as little as possible. </w:t>
      </w:r>
      <w:r w:rsidR="007961EA">
        <w:rPr>
          <w:rStyle w:val="normaltextrun"/>
          <w:color w:val="000000"/>
          <w:shd w:val="clear" w:color="auto" w:fill="FFFFFF"/>
        </w:rPr>
        <w:t>Regarding the solution, w</w:t>
      </w:r>
      <w:r w:rsidRPr="009C203C">
        <w:rPr>
          <w:rStyle w:val="normaltextrun"/>
          <w:color w:val="000000"/>
          <w:shd w:val="clear" w:color="auto" w:fill="FFFFFF"/>
        </w:rPr>
        <w:t xml:space="preserve">e first try to </w:t>
      </w:r>
      <w:r w:rsidR="007961EA">
        <w:rPr>
          <w:rStyle w:val="normaltextrun"/>
          <w:color w:val="000000"/>
          <w:shd w:val="clear" w:color="auto" w:fill="FFFFFF"/>
        </w:rPr>
        <w:t>derive</w:t>
      </w:r>
      <w:r w:rsidRPr="009C203C">
        <w:rPr>
          <w:rStyle w:val="normaltextrun"/>
          <w:color w:val="000000"/>
          <w:shd w:val="clear" w:color="auto" w:fill="FFFFFF"/>
        </w:rPr>
        <w:t xml:space="preserve"> the problem with 2 sets of constraints: hard constraint and soft constraint. Based on the </w:t>
      </w:r>
      <w:r w:rsidR="007961EA">
        <w:rPr>
          <w:rStyle w:val="normaltextrun"/>
          <w:color w:val="000000"/>
          <w:shd w:val="clear" w:color="auto" w:fill="FFFFFF"/>
        </w:rPr>
        <w:t>constraints</w:t>
      </w:r>
      <w:r w:rsidRPr="009C203C">
        <w:rPr>
          <w:rStyle w:val="normaltextrun"/>
          <w:color w:val="000000"/>
          <w:shd w:val="clear" w:color="auto" w:fill="FFFFFF"/>
        </w:rPr>
        <w:t>, we design a genetic algorithm for finding solutions for this problem.</w:t>
      </w:r>
      <w:r w:rsidR="007961EA">
        <w:rPr>
          <w:rStyle w:val="normaltextrun"/>
          <w:color w:val="000000"/>
          <w:shd w:val="clear" w:color="auto" w:fill="FFFFFF"/>
        </w:rPr>
        <w:t xml:space="preserve"> The results are compared with findings of linear programing.</w:t>
      </w:r>
      <w:r w:rsidRPr="009C203C">
        <w:rPr>
          <w:rStyle w:val="normaltextrun"/>
          <w:color w:val="000000"/>
          <w:shd w:val="clear" w:color="auto" w:fill="FFFFFF"/>
        </w:rPr>
        <w:t xml:space="preserve"> Finally, we build an application that can run </w:t>
      </w:r>
      <w:r w:rsidR="007961EA">
        <w:rPr>
          <w:rStyle w:val="normaltextrun"/>
          <w:color w:val="000000"/>
          <w:shd w:val="clear" w:color="auto" w:fill="FFFFFF"/>
        </w:rPr>
        <w:t>the algorithm</w:t>
      </w:r>
      <w:r w:rsidRPr="009C203C">
        <w:rPr>
          <w:rStyle w:val="normaltextrun"/>
          <w:color w:val="000000"/>
          <w:shd w:val="clear" w:color="auto" w:fill="FFFFFF"/>
        </w:rPr>
        <w:t xml:space="preserve"> and </w:t>
      </w:r>
      <w:r w:rsidR="007961EA">
        <w:rPr>
          <w:rStyle w:val="normaltextrun"/>
          <w:color w:val="000000"/>
          <w:shd w:val="clear" w:color="auto" w:fill="FFFFFF"/>
        </w:rPr>
        <w:t>display</w:t>
      </w:r>
      <w:r w:rsidRPr="009C203C">
        <w:rPr>
          <w:rStyle w:val="normaltextrun"/>
          <w:color w:val="000000"/>
          <w:shd w:val="clear" w:color="auto" w:fill="FFFFFF"/>
        </w:rPr>
        <w:t xml:space="preserve"> the accepta</w:t>
      </w:r>
      <w:r w:rsidR="007961EA">
        <w:rPr>
          <w:rStyle w:val="normaltextrun"/>
          <w:color w:val="000000"/>
          <w:shd w:val="clear" w:color="auto" w:fill="FFFFFF"/>
        </w:rPr>
        <w:t>ble</w:t>
      </w:r>
      <w:r w:rsidRPr="009C203C">
        <w:rPr>
          <w:rStyle w:val="normaltextrun"/>
          <w:color w:val="000000"/>
          <w:shd w:val="clear" w:color="auto" w:fill="FFFFFF"/>
        </w:rPr>
        <w:t xml:space="preserve"> results from the algorithm.</w:t>
      </w:r>
    </w:p>
    <w:p w14:paraId="6F84B842" w14:textId="77777777" w:rsidR="00077C46" w:rsidRPr="009C203C" w:rsidRDefault="00077C46" w:rsidP="00AA701D">
      <w:pPr>
        <w:spacing w:before="160" w:beforeAutospacing="0" w:after="160"/>
        <w:rPr>
          <w:rStyle w:val="normaltextrun"/>
          <w:color w:val="000000"/>
          <w:shd w:val="clear" w:color="auto" w:fill="FFFFFF"/>
        </w:rPr>
      </w:pPr>
      <w:r w:rsidRPr="009C203C">
        <w:rPr>
          <w:rStyle w:val="normaltextrun"/>
          <w:color w:val="000000"/>
          <w:shd w:val="clear" w:color="auto" w:fill="FFFFFF"/>
        </w:rPr>
        <w:br w:type="page"/>
      </w:r>
    </w:p>
    <w:p w14:paraId="5613DEDA" w14:textId="77777777" w:rsidR="00A14DE9" w:rsidRDefault="00A14DE9" w:rsidP="00AA701D">
      <w:pPr>
        <w:pStyle w:val="Heading1"/>
        <w:spacing w:before="160" w:after="160"/>
        <w:jc w:val="left"/>
        <w:rPr>
          <w:ins w:id="231" w:author="NGUYỄN HOÀNG LONG" w:date="2021-01-05T12:22:00Z"/>
          <w:sz w:val="28"/>
          <w:szCs w:val="22"/>
        </w:rPr>
        <w:sectPr w:rsidR="00A14DE9" w:rsidSect="009F66DE">
          <w:headerReference w:type="default" r:id="rId20"/>
          <w:footerReference w:type="default" r:id="rId21"/>
          <w:headerReference w:type="first" r:id="rId22"/>
          <w:pgSz w:w="12240" w:h="15840"/>
          <w:pgMar w:top="1701" w:right="1134" w:bottom="1985" w:left="1985" w:header="720" w:footer="720" w:gutter="0"/>
          <w:pgNumType w:fmt="lowerRoman" w:start="0"/>
          <w:cols w:space="720"/>
          <w:docGrid w:linePitch="360"/>
          <w:sectPrChange w:id="234" w:author="NGUYỄN HOÀNG LONG" w:date="2021-01-05T12:23:00Z">
            <w:sectPr w:rsidR="00A14DE9" w:rsidSect="009F66DE">
              <w:pgMar w:top="1701" w:right="1134" w:bottom="1985" w:left="1985" w:header="720" w:footer="720" w:gutter="0"/>
              <w:pgNumType w:fmt="decimal" w:start="0"/>
            </w:sectPr>
          </w:sectPrChange>
        </w:sectPr>
      </w:pPr>
    </w:p>
    <w:p w14:paraId="516E086D" w14:textId="5430254D" w:rsidR="00077C46" w:rsidRPr="009C203C" w:rsidRDefault="00EE25BD" w:rsidP="00AA701D">
      <w:pPr>
        <w:pStyle w:val="Heading1"/>
        <w:spacing w:before="160" w:after="160"/>
        <w:jc w:val="left"/>
        <w:rPr>
          <w:sz w:val="28"/>
          <w:szCs w:val="22"/>
        </w:rPr>
      </w:pPr>
      <w:bookmarkStart w:id="235" w:name="_Toc60747218"/>
      <w:r w:rsidRPr="009C203C">
        <w:rPr>
          <w:sz w:val="28"/>
          <w:szCs w:val="22"/>
        </w:rPr>
        <w:lastRenderedPageBreak/>
        <w:t>Chapter 1: INTRODUCTION</w:t>
      </w:r>
      <w:bookmarkEnd w:id="235"/>
    </w:p>
    <w:p w14:paraId="67CF2CA6" w14:textId="4121F034" w:rsidR="00D37269" w:rsidRPr="009C203C" w:rsidRDefault="002D5588" w:rsidP="00AA701D">
      <w:pPr>
        <w:pStyle w:val="Heading2"/>
        <w:spacing w:before="160" w:beforeAutospacing="0" w:after="160"/>
        <w:rPr>
          <w:rFonts w:ascii="Times New Roman" w:hAnsi="Times New Roman" w:cs="Times New Roman"/>
          <w:b/>
          <w:bCs/>
          <w:color w:val="auto"/>
        </w:rPr>
      </w:pPr>
      <w:bookmarkStart w:id="236" w:name="_Toc60747219"/>
      <w:r w:rsidRPr="009C203C">
        <w:rPr>
          <w:rFonts w:ascii="Times New Roman" w:hAnsi="Times New Roman" w:cs="Times New Roman"/>
          <w:b/>
          <w:bCs/>
          <w:color w:val="auto"/>
        </w:rPr>
        <w:t xml:space="preserve">1.1 </w:t>
      </w:r>
      <w:commentRangeStart w:id="237"/>
      <w:r w:rsidR="00301E2E" w:rsidRPr="009C203C">
        <w:rPr>
          <w:rFonts w:ascii="Times New Roman" w:hAnsi="Times New Roman" w:cs="Times New Roman"/>
          <w:b/>
          <w:bCs/>
          <w:color w:val="auto"/>
        </w:rPr>
        <w:t>Motivation</w:t>
      </w:r>
      <w:commentRangeEnd w:id="237"/>
      <w:r w:rsidR="00111771">
        <w:rPr>
          <w:rStyle w:val="CommentReference"/>
          <w:rFonts w:ascii="Times New Roman" w:eastAsiaTheme="minorHAnsi" w:hAnsi="Times New Roman" w:cs="Times New Roman"/>
          <w:color w:val="auto"/>
        </w:rPr>
        <w:commentReference w:id="237"/>
      </w:r>
      <w:bookmarkEnd w:id="236"/>
    </w:p>
    <w:p w14:paraId="162BE771" w14:textId="6880DE62" w:rsidR="005E74AC" w:rsidRPr="009C203C" w:rsidRDefault="002D5588" w:rsidP="005965C4">
      <w:pPr>
        <w:pStyle w:val="paragraph"/>
        <w:spacing w:before="160" w:beforeAutospacing="0" w:after="160" w:afterAutospacing="0" w:line="360" w:lineRule="auto"/>
        <w:jc w:val="both"/>
        <w:textAlignment w:val="baseline"/>
        <w:rPr>
          <w:rStyle w:val="normaltextrun"/>
          <w:sz w:val="26"/>
          <w:szCs w:val="26"/>
        </w:rPr>
      </w:pPr>
      <w:r w:rsidRPr="009C203C">
        <w:rPr>
          <w:rStyle w:val="normaltextrun"/>
          <w:sz w:val="26"/>
          <w:szCs w:val="26"/>
        </w:rPr>
        <w:t xml:space="preserve">In life we often encounter problems related to scheduling such as </w:t>
      </w:r>
      <w:commentRangeStart w:id="238"/>
      <w:r w:rsidRPr="009C203C">
        <w:rPr>
          <w:rStyle w:val="normaltextrun"/>
          <w:sz w:val="26"/>
          <w:szCs w:val="26"/>
        </w:rPr>
        <w:t>scheduling machine operation,</w:t>
      </w:r>
      <w:r w:rsidR="000056C1">
        <w:rPr>
          <w:rStyle w:val="normaltextrun"/>
          <w:sz w:val="26"/>
          <w:szCs w:val="26"/>
        </w:rPr>
        <w:t xml:space="preserve"> </w:t>
      </w:r>
      <w:r w:rsidRPr="009C203C">
        <w:rPr>
          <w:rStyle w:val="normaltextrun"/>
          <w:sz w:val="26"/>
          <w:szCs w:val="26"/>
        </w:rPr>
        <w:t>work</w:t>
      </w:r>
      <w:r w:rsidR="007961EA">
        <w:rPr>
          <w:rStyle w:val="normaltextrun"/>
          <w:sz w:val="26"/>
          <w:szCs w:val="26"/>
        </w:rPr>
        <w:t xml:space="preserve"> </w:t>
      </w:r>
      <w:r w:rsidRPr="009C203C">
        <w:rPr>
          <w:rStyle w:val="normaltextrun"/>
          <w:sz w:val="26"/>
          <w:szCs w:val="26"/>
        </w:rPr>
        <w:t>(staff) schedules, sports competitions,</w:t>
      </w:r>
      <w:r w:rsidR="000056C1">
        <w:rPr>
          <w:rStyle w:val="normaltextrun"/>
          <w:sz w:val="26"/>
          <w:szCs w:val="26"/>
        </w:rPr>
        <w:t xml:space="preserve"> and </w:t>
      </w:r>
      <w:r w:rsidR="000056C1" w:rsidRPr="009C203C">
        <w:rPr>
          <w:rStyle w:val="normaltextrun"/>
          <w:sz w:val="26"/>
          <w:szCs w:val="26"/>
        </w:rPr>
        <w:t>scheduling for the implementation of a project</w:t>
      </w:r>
      <w:r w:rsidRPr="009C203C">
        <w:rPr>
          <w:rStyle w:val="normaltextrun"/>
          <w:sz w:val="26"/>
          <w:szCs w:val="26"/>
        </w:rPr>
        <w:t xml:space="preserve"> </w:t>
      </w:r>
      <w:commentRangeEnd w:id="238"/>
      <w:r w:rsidR="009E7ACA">
        <w:rPr>
          <w:rStyle w:val="CommentReference"/>
          <w:rFonts w:eastAsiaTheme="minorHAnsi"/>
        </w:rPr>
        <w:commentReference w:id="238"/>
      </w:r>
      <w:r w:rsidRPr="009C203C">
        <w:rPr>
          <w:rStyle w:val="normaltextrun"/>
          <w:sz w:val="26"/>
          <w:szCs w:val="26"/>
        </w:rPr>
        <w:t>… With this kind of problems, we need to find a scheduling scheme that satisfies all constraints as well as efficiently exploits available resources, reducing implementation time and cost.</w:t>
      </w:r>
    </w:p>
    <w:p w14:paraId="0A55D7EB" w14:textId="5F001766" w:rsidR="00525380" w:rsidRPr="009C203C" w:rsidRDefault="00525380" w:rsidP="005965C4">
      <w:pPr>
        <w:pStyle w:val="paragraph"/>
        <w:spacing w:before="160" w:beforeAutospacing="0" w:after="160" w:afterAutospacing="0" w:line="360" w:lineRule="auto"/>
        <w:jc w:val="both"/>
        <w:textAlignment w:val="baseline"/>
        <w:rPr>
          <w:sz w:val="26"/>
          <w:szCs w:val="26"/>
        </w:rPr>
      </w:pPr>
      <w:r w:rsidRPr="009C203C">
        <w:rPr>
          <w:sz w:val="26"/>
          <w:szCs w:val="26"/>
        </w:rPr>
        <w:t>The scheduling problem belongs to the NP-complete problems, so it may not be possible to find the optimal solution. This is not</w:t>
      </w:r>
      <w:r w:rsidR="0032781F">
        <w:rPr>
          <w:sz w:val="26"/>
          <w:szCs w:val="26"/>
        </w:rPr>
        <w:t xml:space="preserve"> a</w:t>
      </w:r>
      <w:r w:rsidRPr="009C203C">
        <w:rPr>
          <w:sz w:val="26"/>
          <w:szCs w:val="26"/>
        </w:rPr>
        <w:t xml:space="preserve"> new problem and many algorithms have been introduced to solve such as hill climbing algorithm, graph coloring algorithm, approximation algorithm, ... However, these algorithms are often not generalized and only apply effectively on a small scale, with little data constraints.</w:t>
      </w:r>
    </w:p>
    <w:p w14:paraId="3034A0DF" w14:textId="5E00BC63" w:rsidR="008358C3" w:rsidRPr="009C203C" w:rsidRDefault="00525380" w:rsidP="00294CCC">
      <w:pPr>
        <w:spacing w:before="160" w:beforeAutospacing="0" w:after="160"/>
        <w:jc w:val="both"/>
        <w:rPr>
          <w:rStyle w:val="normaltextrun"/>
        </w:rPr>
      </w:pPr>
      <w:r w:rsidRPr="009C203C">
        <w:rPr>
          <w:rStyle w:val="normaltextrun"/>
        </w:rPr>
        <w:t>The problem of assignment or scheduling work, especially in a university, is one such problem. There are many constraints to consider in this problem such as constraints on participants (invigilators, students), time constraints (number of shifts, number of shifts each day).</w:t>
      </w:r>
      <w:r w:rsidR="008F6847">
        <w:t xml:space="preserve"> </w:t>
      </w:r>
      <w:r w:rsidR="00367A2F">
        <w:t>Assigning invigilators is possible, but the results will likely make the invigilators unhappy. The schedule assigned to the invigilators can take several days during the exam, so they  must be present at school only to supervise one or two subjects per day, which is time consuming, especially for those who far from school.</w:t>
      </w:r>
      <w:r w:rsidR="008F6847">
        <w:t xml:space="preserve"> </w:t>
      </w:r>
      <w:r w:rsidR="008F6847" w:rsidRPr="009C203C">
        <w:rPr>
          <w:rStyle w:val="normaltextrun"/>
        </w:rPr>
        <w:t xml:space="preserve">So, it is necessary to build a timetable that satisfies all the above constraints and at the same time </w:t>
      </w:r>
      <w:r w:rsidR="008F406D" w:rsidRPr="007A00C1">
        <w:t>minimize the number of days that invigilators have to come to school</w:t>
      </w:r>
      <w:r w:rsidR="008F406D" w:rsidRPr="009C203C">
        <w:rPr>
          <w:rStyle w:val="normaltextrun"/>
        </w:rPr>
        <w:t xml:space="preserve"> </w:t>
      </w:r>
      <w:r w:rsidR="008F406D">
        <w:rPr>
          <w:rStyle w:val="normaltextrun"/>
        </w:rPr>
        <w:t xml:space="preserve">and </w:t>
      </w:r>
      <w:r w:rsidR="008F6847" w:rsidRPr="009C203C">
        <w:rPr>
          <w:rStyle w:val="normaltextrun"/>
        </w:rPr>
        <w:t xml:space="preserve">effectively exploits the resources for </w:t>
      </w:r>
      <w:r w:rsidR="008F406D">
        <w:rPr>
          <w:rStyle w:val="normaltextrun"/>
        </w:rPr>
        <w:t xml:space="preserve">the </w:t>
      </w:r>
      <w:r w:rsidR="008F6847" w:rsidRPr="009C203C">
        <w:rPr>
          <w:rStyle w:val="normaltextrun"/>
        </w:rPr>
        <w:t>exam invigilator assignment</w:t>
      </w:r>
      <w:r w:rsidR="008F406D">
        <w:rPr>
          <w:rStyle w:val="normaltextrun"/>
        </w:rPr>
        <w:t xml:space="preserve"> problem</w:t>
      </w:r>
      <w:r w:rsidR="008F6847" w:rsidRPr="009C203C">
        <w:rPr>
          <w:rStyle w:val="normaltextrun"/>
        </w:rPr>
        <w:t>.</w:t>
      </w:r>
      <w:r w:rsidR="008F6847" w:rsidRPr="009C203C">
        <w:rPr>
          <w:rStyle w:val="eop"/>
        </w:rPr>
        <w:t> </w:t>
      </w:r>
    </w:p>
    <w:p w14:paraId="13D63902" w14:textId="713547C8" w:rsidR="002D5588" w:rsidRPr="009C203C" w:rsidRDefault="00301E2E" w:rsidP="00AA701D">
      <w:pPr>
        <w:pStyle w:val="Heading2"/>
        <w:spacing w:before="160" w:beforeAutospacing="0" w:after="160"/>
        <w:rPr>
          <w:rFonts w:ascii="Times New Roman" w:hAnsi="Times New Roman" w:cs="Times New Roman"/>
          <w:b/>
          <w:bCs/>
          <w:color w:val="auto"/>
        </w:rPr>
      </w:pPr>
      <w:bookmarkStart w:id="239" w:name="_Toc60747220"/>
      <w:r w:rsidRPr="009C203C">
        <w:rPr>
          <w:rFonts w:ascii="Times New Roman" w:hAnsi="Times New Roman" w:cs="Times New Roman"/>
          <w:b/>
          <w:bCs/>
          <w:color w:val="auto"/>
        </w:rPr>
        <w:lastRenderedPageBreak/>
        <w:t xml:space="preserve">1.2 </w:t>
      </w:r>
      <w:r w:rsidR="00AA4587" w:rsidRPr="009C203C">
        <w:rPr>
          <w:rFonts w:ascii="Times New Roman" w:hAnsi="Times New Roman" w:cs="Times New Roman"/>
          <w:b/>
          <w:bCs/>
          <w:color w:val="auto"/>
        </w:rPr>
        <w:t>O</w:t>
      </w:r>
      <w:r w:rsidRPr="009C203C">
        <w:rPr>
          <w:rFonts w:ascii="Times New Roman" w:hAnsi="Times New Roman" w:cs="Times New Roman"/>
          <w:b/>
          <w:bCs/>
          <w:color w:val="auto"/>
        </w:rPr>
        <w:t>bjectives</w:t>
      </w:r>
      <w:r w:rsidR="00AA4587" w:rsidRPr="009C203C">
        <w:rPr>
          <w:rFonts w:ascii="Times New Roman" w:hAnsi="Times New Roman" w:cs="Times New Roman"/>
          <w:b/>
          <w:bCs/>
          <w:color w:val="auto"/>
        </w:rPr>
        <w:t xml:space="preserve"> </w:t>
      </w:r>
      <w:r w:rsidR="00A8663A">
        <w:rPr>
          <w:rFonts w:ascii="Times New Roman" w:hAnsi="Times New Roman" w:cs="Times New Roman"/>
          <w:b/>
          <w:bCs/>
          <w:color w:val="auto"/>
        </w:rPr>
        <w:t>of the research</w:t>
      </w:r>
      <w:bookmarkEnd w:id="239"/>
    </w:p>
    <w:p w14:paraId="02911783" w14:textId="42B7BB1F" w:rsidR="00CD6773" w:rsidRPr="009C203C" w:rsidRDefault="00872363" w:rsidP="005965C4">
      <w:pPr>
        <w:spacing w:before="160" w:beforeAutospacing="0" w:after="160"/>
        <w:jc w:val="both"/>
      </w:pPr>
      <w:r w:rsidRPr="009C203C">
        <w:t>We focus on researching and applying genetic algorithm</w:t>
      </w:r>
      <w:r w:rsidR="00A9169A">
        <w:t xml:space="preserve"> and linear programing </w:t>
      </w:r>
      <w:r w:rsidRPr="009C203C">
        <w:t xml:space="preserve"> to exam invigilator assignment problem to propose an opti</w:t>
      </w:r>
      <w:r w:rsidR="00525380" w:rsidRPr="009C203C">
        <w:t>mal</w:t>
      </w:r>
      <w:r w:rsidRPr="009C203C">
        <w:t xml:space="preserve"> solution that satisfies the </w:t>
      </w:r>
      <w:commentRangeStart w:id="240"/>
      <w:r w:rsidRPr="009C203C">
        <w:t>constraint</w:t>
      </w:r>
      <w:r w:rsidR="007F4BD0">
        <w:t>s</w:t>
      </w:r>
      <w:r w:rsidRPr="009C203C">
        <w:t xml:space="preserve"> </w:t>
      </w:r>
      <w:commentRangeEnd w:id="240"/>
      <w:r w:rsidR="00E17F2A">
        <w:rPr>
          <w:rStyle w:val="CommentReference"/>
        </w:rPr>
        <w:commentReference w:id="240"/>
      </w:r>
      <w:r w:rsidRPr="009C203C">
        <w:t>and efficiently exploits human resources in a short time.</w:t>
      </w:r>
    </w:p>
    <w:p w14:paraId="20C9AE4E" w14:textId="2ABF28E8" w:rsidR="00872363" w:rsidRPr="009C203C" w:rsidRDefault="00872363" w:rsidP="005965C4">
      <w:pPr>
        <w:spacing w:before="160" w:beforeAutospacing="0" w:after="160"/>
        <w:jc w:val="both"/>
      </w:pPr>
      <w:r w:rsidRPr="009C203C">
        <w:t xml:space="preserve">To achieve the above-mentioned objectives, we concentrate on the following specific tasks: </w:t>
      </w:r>
    </w:p>
    <w:p w14:paraId="0905012B" w14:textId="747BF369" w:rsidR="00872363" w:rsidRPr="009C203C" w:rsidRDefault="00872363" w:rsidP="005965C4">
      <w:pPr>
        <w:pStyle w:val="ListParagraph"/>
        <w:numPr>
          <w:ilvl w:val="0"/>
          <w:numId w:val="11"/>
        </w:numPr>
        <w:spacing w:before="160" w:after="160" w:line="360" w:lineRule="auto"/>
        <w:jc w:val="both"/>
        <w:rPr>
          <w:sz w:val="26"/>
          <w:szCs w:val="26"/>
        </w:rPr>
      </w:pPr>
      <w:r w:rsidRPr="009C203C">
        <w:rPr>
          <w:sz w:val="26"/>
          <w:szCs w:val="26"/>
        </w:rPr>
        <w:t xml:space="preserve">Analyze the problem and then give reasonable solutions in building and implementing the system. </w:t>
      </w:r>
    </w:p>
    <w:p w14:paraId="4D19D72B" w14:textId="59A0D94B" w:rsidR="00872363" w:rsidRPr="009C203C" w:rsidRDefault="00872363" w:rsidP="005965C4">
      <w:pPr>
        <w:pStyle w:val="ListParagraph"/>
        <w:numPr>
          <w:ilvl w:val="0"/>
          <w:numId w:val="11"/>
        </w:numPr>
        <w:spacing w:before="160" w:after="160" w:line="360" w:lineRule="auto"/>
        <w:jc w:val="both"/>
        <w:rPr>
          <w:sz w:val="26"/>
          <w:szCs w:val="26"/>
        </w:rPr>
      </w:pPr>
      <w:r w:rsidRPr="009C203C">
        <w:rPr>
          <w:sz w:val="26"/>
          <w:szCs w:val="26"/>
        </w:rPr>
        <w:t xml:space="preserve">Research </w:t>
      </w:r>
      <w:r w:rsidR="00FB0A85">
        <w:rPr>
          <w:sz w:val="26"/>
          <w:szCs w:val="26"/>
        </w:rPr>
        <w:t>the</w:t>
      </w:r>
      <w:r w:rsidRPr="009C203C">
        <w:rPr>
          <w:sz w:val="26"/>
          <w:szCs w:val="26"/>
        </w:rPr>
        <w:t xml:space="preserve"> </w:t>
      </w:r>
      <w:r w:rsidR="00A60ED5">
        <w:rPr>
          <w:sz w:val="26"/>
          <w:szCs w:val="26"/>
        </w:rPr>
        <w:t xml:space="preserve">above </w:t>
      </w:r>
      <w:r w:rsidRPr="009C203C">
        <w:rPr>
          <w:sz w:val="26"/>
          <w:szCs w:val="26"/>
        </w:rPr>
        <w:t>algorithm</w:t>
      </w:r>
      <w:r w:rsidR="00FB0A85">
        <w:rPr>
          <w:sz w:val="26"/>
          <w:szCs w:val="26"/>
        </w:rPr>
        <w:t>s</w:t>
      </w:r>
      <w:r w:rsidRPr="009C203C">
        <w:rPr>
          <w:sz w:val="26"/>
          <w:szCs w:val="26"/>
        </w:rPr>
        <w:t xml:space="preserve"> and its applications to effectively solve the optimization problem. </w:t>
      </w:r>
    </w:p>
    <w:p w14:paraId="56023A9F" w14:textId="24E89003" w:rsidR="00872363" w:rsidRPr="009C203C" w:rsidRDefault="00872363" w:rsidP="005965C4">
      <w:pPr>
        <w:pStyle w:val="ListParagraph"/>
        <w:numPr>
          <w:ilvl w:val="0"/>
          <w:numId w:val="11"/>
        </w:numPr>
        <w:spacing w:before="160" w:after="160" w:line="360" w:lineRule="auto"/>
        <w:jc w:val="both"/>
        <w:rPr>
          <w:sz w:val="26"/>
          <w:szCs w:val="26"/>
        </w:rPr>
      </w:pPr>
      <w:r w:rsidRPr="009C203C">
        <w:rPr>
          <w:sz w:val="26"/>
          <w:szCs w:val="26"/>
        </w:rPr>
        <w:t xml:space="preserve">Apply </w:t>
      </w:r>
      <w:r w:rsidR="00A60ED5">
        <w:rPr>
          <w:sz w:val="26"/>
          <w:szCs w:val="26"/>
        </w:rPr>
        <w:t xml:space="preserve">the </w:t>
      </w:r>
      <w:r w:rsidRPr="009C203C">
        <w:rPr>
          <w:sz w:val="26"/>
          <w:szCs w:val="26"/>
        </w:rPr>
        <w:t>algorithm</w:t>
      </w:r>
      <w:r w:rsidR="00A60ED5">
        <w:rPr>
          <w:sz w:val="26"/>
          <w:szCs w:val="26"/>
        </w:rPr>
        <w:t>s</w:t>
      </w:r>
      <w:r w:rsidRPr="009C203C">
        <w:rPr>
          <w:sz w:val="26"/>
          <w:szCs w:val="26"/>
        </w:rPr>
        <w:t xml:space="preserve"> to the scheduling </w:t>
      </w:r>
      <w:r w:rsidR="005773AF">
        <w:rPr>
          <w:sz w:val="26"/>
          <w:szCs w:val="26"/>
        </w:rPr>
        <w:t xml:space="preserve">assignment </w:t>
      </w:r>
      <w:r w:rsidRPr="009C203C">
        <w:rPr>
          <w:sz w:val="26"/>
          <w:szCs w:val="26"/>
        </w:rPr>
        <w:t xml:space="preserve">problem for </w:t>
      </w:r>
      <w:r w:rsidR="005773AF">
        <w:rPr>
          <w:sz w:val="26"/>
          <w:szCs w:val="26"/>
        </w:rPr>
        <w:t>invigilators</w:t>
      </w:r>
      <w:r w:rsidRPr="009C203C">
        <w:rPr>
          <w:sz w:val="26"/>
          <w:szCs w:val="26"/>
        </w:rPr>
        <w:t xml:space="preserve">. </w:t>
      </w:r>
    </w:p>
    <w:p w14:paraId="79766034" w14:textId="44630689" w:rsidR="00301E2E" w:rsidRPr="009C203C" w:rsidRDefault="00872363" w:rsidP="005965C4">
      <w:pPr>
        <w:pStyle w:val="ListParagraph"/>
        <w:numPr>
          <w:ilvl w:val="0"/>
          <w:numId w:val="11"/>
        </w:numPr>
        <w:spacing w:before="160" w:after="160" w:line="360" w:lineRule="auto"/>
        <w:jc w:val="both"/>
        <w:rPr>
          <w:sz w:val="26"/>
          <w:szCs w:val="26"/>
        </w:rPr>
      </w:pPr>
      <w:r w:rsidRPr="009C203C">
        <w:rPr>
          <w:sz w:val="26"/>
          <w:szCs w:val="26"/>
        </w:rPr>
        <w:t xml:space="preserve">Analyze and evaluate </w:t>
      </w:r>
      <w:r w:rsidR="00A60ED5">
        <w:rPr>
          <w:sz w:val="26"/>
          <w:szCs w:val="26"/>
        </w:rPr>
        <w:t xml:space="preserve">and compare </w:t>
      </w:r>
      <w:r w:rsidRPr="009C203C">
        <w:rPr>
          <w:sz w:val="26"/>
          <w:szCs w:val="26"/>
        </w:rPr>
        <w:t>the results obtained after applying them to sample dataset.</w:t>
      </w:r>
    </w:p>
    <w:p w14:paraId="4E4C39CB" w14:textId="4F91619A" w:rsidR="0039799B" w:rsidRPr="009C203C" w:rsidRDefault="005E74AC" w:rsidP="00AA701D">
      <w:pPr>
        <w:pStyle w:val="Heading2"/>
        <w:spacing w:before="160" w:beforeAutospacing="0" w:after="160"/>
        <w:rPr>
          <w:rFonts w:ascii="Times New Roman" w:hAnsi="Times New Roman" w:cs="Times New Roman"/>
          <w:b/>
          <w:bCs/>
          <w:color w:val="auto"/>
        </w:rPr>
      </w:pPr>
      <w:bookmarkStart w:id="241" w:name="_Toc60747221"/>
      <w:r w:rsidRPr="009C203C">
        <w:rPr>
          <w:rFonts w:ascii="Times New Roman" w:hAnsi="Times New Roman" w:cs="Times New Roman"/>
          <w:b/>
          <w:bCs/>
          <w:color w:val="auto"/>
        </w:rPr>
        <w:t>1.3 Target and scope of the research</w:t>
      </w:r>
      <w:bookmarkEnd w:id="241"/>
    </w:p>
    <w:p w14:paraId="5C471DFF" w14:textId="376EBE33" w:rsidR="005E74AC" w:rsidRPr="009C203C" w:rsidRDefault="005E74AC" w:rsidP="004E0D95">
      <w:pPr>
        <w:spacing w:before="160" w:beforeAutospacing="0" w:after="160"/>
        <w:jc w:val="both"/>
      </w:pPr>
      <w:r w:rsidRPr="009C203C">
        <w:t>Study the characteristic features of genetic algorithms, basic components of genetic algorithm such as population initiation, evaluation of fitness function, and genetic operators (selection, crossover, mutation), stop conditions</w:t>
      </w:r>
      <w:r w:rsidR="007961EA">
        <w:t xml:space="preserve"> and then compare the findings with the results of linear programing.</w:t>
      </w:r>
    </w:p>
    <w:p w14:paraId="02CB656F" w14:textId="7380030C" w:rsidR="005E74AC" w:rsidRDefault="005E74AC" w:rsidP="004E0D95">
      <w:pPr>
        <w:spacing w:before="160" w:beforeAutospacing="0" w:after="160"/>
        <w:jc w:val="both"/>
      </w:pPr>
      <w:r w:rsidRPr="009C203C">
        <w:t>Apply genetic algorithm to the problem of assigning exam invigilators in universities with constraints and basic requirement</w:t>
      </w:r>
      <w:r w:rsidR="007961EA">
        <w:t xml:space="preserve"> and then build an application to display the acceptable results.</w:t>
      </w:r>
    </w:p>
    <w:p w14:paraId="0DBD491D" w14:textId="77777777" w:rsidR="00A8663A" w:rsidRPr="009C203C" w:rsidRDefault="00A8663A" w:rsidP="00A8663A">
      <w:pPr>
        <w:spacing w:before="160" w:beforeAutospacing="0" w:after="160"/>
        <w:jc w:val="both"/>
      </w:pPr>
      <w:r w:rsidRPr="009C203C">
        <w:t>Because of the limited time and knowledge about Technologies, in this thesis, we only used some technologies:</w:t>
      </w:r>
    </w:p>
    <w:p w14:paraId="31AA8A6B" w14:textId="77777777" w:rsidR="00A8663A" w:rsidRPr="009C203C" w:rsidRDefault="00A8663A" w:rsidP="00A8663A">
      <w:pPr>
        <w:pStyle w:val="ListParagraph"/>
        <w:numPr>
          <w:ilvl w:val="0"/>
          <w:numId w:val="10"/>
        </w:numPr>
        <w:spacing w:before="160" w:after="160" w:line="360" w:lineRule="auto"/>
        <w:jc w:val="both"/>
        <w:rPr>
          <w:sz w:val="28"/>
          <w:szCs w:val="28"/>
        </w:rPr>
      </w:pPr>
      <w:r w:rsidRPr="009C203C">
        <w:rPr>
          <w:sz w:val="28"/>
          <w:szCs w:val="28"/>
        </w:rPr>
        <w:lastRenderedPageBreak/>
        <w:t>Programing languages: Python</w:t>
      </w:r>
    </w:p>
    <w:p w14:paraId="768CFD24" w14:textId="77777777" w:rsidR="00A8663A" w:rsidRPr="009C203C" w:rsidRDefault="00A8663A" w:rsidP="00A8663A">
      <w:pPr>
        <w:pStyle w:val="ListParagraph"/>
        <w:numPr>
          <w:ilvl w:val="0"/>
          <w:numId w:val="10"/>
        </w:numPr>
        <w:spacing w:before="160" w:after="160" w:line="360" w:lineRule="auto"/>
        <w:jc w:val="both"/>
        <w:rPr>
          <w:sz w:val="28"/>
          <w:szCs w:val="28"/>
        </w:rPr>
      </w:pPr>
      <w:r w:rsidRPr="009C203C">
        <w:rPr>
          <w:sz w:val="28"/>
          <w:szCs w:val="28"/>
        </w:rPr>
        <w:t>Database System: SQLite</w:t>
      </w:r>
    </w:p>
    <w:p w14:paraId="7C8F409A" w14:textId="744BC0BF" w:rsidR="00A8663A" w:rsidRPr="00A8663A" w:rsidRDefault="00A8663A" w:rsidP="004E0D95">
      <w:pPr>
        <w:pStyle w:val="ListParagraph"/>
        <w:numPr>
          <w:ilvl w:val="0"/>
          <w:numId w:val="10"/>
        </w:numPr>
        <w:spacing w:before="160" w:after="160" w:line="360" w:lineRule="auto"/>
        <w:jc w:val="both"/>
        <w:rPr>
          <w:sz w:val="28"/>
          <w:szCs w:val="28"/>
        </w:rPr>
      </w:pPr>
      <w:r w:rsidRPr="009C203C">
        <w:rPr>
          <w:sz w:val="28"/>
          <w:szCs w:val="28"/>
        </w:rPr>
        <w:t>Software: PyCharm, Jupyter Notebook</w:t>
      </w:r>
    </w:p>
    <w:p w14:paraId="4048B9F5" w14:textId="0D5F612A" w:rsidR="00974B8D" w:rsidRPr="009C203C" w:rsidRDefault="00974B8D" w:rsidP="00AA701D">
      <w:pPr>
        <w:pStyle w:val="Heading2"/>
        <w:spacing w:before="160" w:beforeAutospacing="0" w:after="160"/>
        <w:rPr>
          <w:rFonts w:ascii="Times New Roman" w:hAnsi="Times New Roman" w:cs="Times New Roman"/>
          <w:b/>
          <w:bCs/>
          <w:color w:val="auto"/>
        </w:rPr>
      </w:pPr>
      <w:bookmarkStart w:id="242" w:name="_Toc60747222"/>
      <w:r w:rsidRPr="009C203C">
        <w:rPr>
          <w:rFonts w:ascii="Times New Roman" w:hAnsi="Times New Roman" w:cs="Times New Roman"/>
          <w:b/>
          <w:bCs/>
          <w:color w:val="auto"/>
        </w:rPr>
        <w:t xml:space="preserve">1.4 </w:t>
      </w:r>
      <w:commentRangeStart w:id="243"/>
      <w:r w:rsidRPr="009C203C">
        <w:rPr>
          <w:rFonts w:ascii="Times New Roman" w:hAnsi="Times New Roman" w:cs="Times New Roman"/>
          <w:b/>
          <w:bCs/>
          <w:color w:val="auto"/>
        </w:rPr>
        <w:t>Expected result</w:t>
      </w:r>
      <w:commentRangeEnd w:id="243"/>
      <w:r w:rsidR="00313035">
        <w:rPr>
          <w:rStyle w:val="CommentReference"/>
          <w:rFonts w:ascii="Times New Roman" w:eastAsiaTheme="minorHAnsi" w:hAnsi="Times New Roman" w:cs="Times New Roman"/>
          <w:color w:val="auto"/>
        </w:rPr>
        <w:commentReference w:id="243"/>
      </w:r>
      <w:bookmarkEnd w:id="242"/>
    </w:p>
    <w:p w14:paraId="5AF30410" w14:textId="7FAF9E7D" w:rsidR="00CC50A7" w:rsidRDefault="00783131" w:rsidP="004E0D95">
      <w:pPr>
        <w:spacing w:before="160" w:beforeAutospacing="0" w:after="160"/>
        <w:jc w:val="both"/>
        <w:rPr>
          <w:ins w:id="244" w:author="NGUYỄN HOÀNG LONG" w:date="2021-01-04T22:36:00Z"/>
        </w:rPr>
      </w:pPr>
      <w:r w:rsidRPr="009C203C">
        <w:t xml:space="preserve">Fully aware </w:t>
      </w:r>
      <w:del w:id="245" w:author="NGUYỄN HOÀNG LONG" w:date="2021-01-04T22:36:00Z">
        <w:r w:rsidRPr="009C203C" w:rsidDel="00CC50A7">
          <w:delText xml:space="preserve">of </w:delText>
        </w:r>
      </w:del>
      <w:ins w:id="246" w:author="NGUYỄN HOÀNG LONG" w:date="2021-01-04T22:36:00Z">
        <w:r w:rsidR="00CC50A7">
          <w:t>about</w:t>
        </w:r>
        <w:r w:rsidR="00CC50A7" w:rsidRPr="009C203C">
          <w:t xml:space="preserve"> </w:t>
        </w:r>
      </w:ins>
      <w:r w:rsidRPr="009C203C">
        <w:t xml:space="preserve">the </w:t>
      </w:r>
      <w:ins w:id="247" w:author="NGUYỄN HOÀNG LONG" w:date="2021-01-04T22:36:00Z">
        <w:r w:rsidR="00CC50A7">
          <w:t>ex</w:t>
        </w:r>
      </w:ins>
      <w:ins w:id="248" w:author="NGUYỄN HOÀNG LONG" w:date="2021-01-04T22:37:00Z">
        <w:r w:rsidR="00CC50A7">
          <w:t>am invigilator assignment problem.</w:t>
        </w:r>
      </w:ins>
    </w:p>
    <w:p w14:paraId="1F1F3092" w14:textId="5BB2AA63" w:rsidR="00783131" w:rsidRPr="009C203C" w:rsidRDefault="00783131" w:rsidP="004E0D95">
      <w:pPr>
        <w:spacing w:before="160" w:beforeAutospacing="0" w:after="160"/>
        <w:jc w:val="both"/>
        <w:rPr>
          <w:ins w:id="249" w:author="NGUYỄN HOÀNG LONG" w:date="2021-01-04T22:38:00Z"/>
        </w:rPr>
      </w:pPr>
      <w:ins w:id="250" w:author="NGUYỄN HOÀNG LONG" w:date="2021-01-04T22:38:00Z">
        <w:r w:rsidRPr="009C203C">
          <w:t xml:space="preserve">Fully aware of the </w:t>
        </w:r>
      </w:ins>
      <w:r w:rsidRPr="009C203C">
        <w:t>strengths of genetic algorithms</w:t>
      </w:r>
      <w:ins w:id="251" w:author="NGUYỄN HOÀNG LONG" w:date="2021-01-04T22:38:00Z">
        <w:r w:rsidRPr="009C203C">
          <w:t xml:space="preserve"> </w:t>
        </w:r>
        <w:r w:rsidR="00515E43">
          <w:t>and linear program</w:t>
        </w:r>
      </w:ins>
      <w:ins w:id="252" w:author="NGUYỄN HOÀNG LONG" w:date="2021-01-04T22:40:00Z">
        <w:r w:rsidR="006E6EE0">
          <w:t>m</w:t>
        </w:r>
      </w:ins>
      <w:ins w:id="253" w:author="NGUYỄN HOÀNG LONG" w:date="2021-01-04T22:38:00Z">
        <w:r w:rsidR="00515E43">
          <w:t>ing</w:t>
        </w:r>
      </w:ins>
      <w:r w:rsidRPr="009C203C">
        <w:t xml:space="preserve"> in solving optimization problems.</w:t>
      </w:r>
    </w:p>
    <w:p w14:paraId="78B3DB69" w14:textId="4BB3506A" w:rsidR="00AE6904" w:rsidRPr="009C203C" w:rsidRDefault="003666E9" w:rsidP="004E0D95">
      <w:pPr>
        <w:spacing w:before="160" w:beforeAutospacing="0" w:after="160"/>
        <w:jc w:val="both"/>
      </w:pPr>
      <w:ins w:id="254" w:author="NGUYỄN HOÀNG LONG" w:date="2021-01-04T22:39:00Z">
        <w:r>
          <w:t xml:space="preserve">Represent the problem in </w:t>
        </w:r>
        <w:r w:rsidR="00F37BF9">
          <w:t>the form of in</w:t>
        </w:r>
      </w:ins>
      <w:ins w:id="255" w:author="NGUYỄN HOÀNG LONG" w:date="2021-01-04T22:40:00Z">
        <w:r w:rsidR="00F37BF9">
          <w:t>teger programming</w:t>
        </w:r>
      </w:ins>
    </w:p>
    <w:p w14:paraId="571703F4" w14:textId="49C60156" w:rsidR="00783131" w:rsidRPr="009C203C" w:rsidRDefault="00783131" w:rsidP="004E0D95">
      <w:pPr>
        <w:spacing w:before="160" w:beforeAutospacing="0" w:after="160"/>
        <w:jc w:val="both"/>
      </w:pPr>
      <w:r w:rsidRPr="009C203C">
        <w:t>Successfully implement the genetic algorithm to a working application.</w:t>
      </w:r>
    </w:p>
    <w:p w14:paraId="4C2E0F24" w14:textId="46BC8292" w:rsidR="00783131" w:rsidRPr="009C203C" w:rsidRDefault="00783131" w:rsidP="00AA701D">
      <w:pPr>
        <w:pStyle w:val="Heading2"/>
        <w:spacing w:before="160" w:beforeAutospacing="0" w:after="160"/>
        <w:rPr>
          <w:rFonts w:ascii="Times New Roman" w:hAnsi="Times New Roman" w:cs="Times New Roman"/>
          <w:b/>
          <w:bCs/>
          <w:color w:val="auto"/>
        </w:rPr>
      </w:pPr>
      <w:bookmarkStart w:id="256" w:name="_Toc60747223"/>
      <w:r w:rsidRPr="009C203C">
        <w:rPr>
          <w:rFonts w:ascii="Times New Roman" w:hAnsi="Times New Roman" w:cs="Times New Roman"/>
          <w:b/>
          <w:bCs/>
          <w:color w:val="auto"/>
        </w:rPr>
        <w:t>1.5 Thesis structure</w:t>
      </w:r>
      <w:bookmarkEnd w:id="256"/>
    </w:p>
    <w:p w14:paraId="66C9C72A" w14:textId="689EBF57" w:rsidR="009C203C" w:rsidRDefault="00783131" w:rsidP="004E0D95">
      <w:pPr>
        <w:spacing w:before="160" w:beforeAutospacing="0" w:after="160"/>
        <w:jc w:val="both"/>
      </w:pPr>
      <w:r w:rsidRPr="009C203C">
        <w:t>The thesis is organized as follows. This introduct</w:t>
      </w:r>
      <w:r w:rsidR="00390E12" w:rsidRPr="009C203C">
        <w:t>ion</w:t>
      </w:r>
      <w:r w:rsidRPr="009C203C">
        <w:t xml:space="preserve"> summarized the motivation, </w:t>
      </w:r>
      <w:r w:rsidR="00390E12" w:rsidRPr="009C203C">
        <w:t>the objectives, the target,</w:t>
      </w:r>
      <w:r w:rsidR="009C203C">
        <w:t xml:space="preserve"> </w:t>
      </w:r>
      <w:ins w:id="257" w:author="NGUYỄN HOÀNG LONG" w:date="2021-01-04T23:52:00Z">
        <w:r w:rsidR="00B03DBA">
          <w:t xml:space="preserve">the </w:t>
        </w:r>
      </w:ins>
      <w:commentRangeStart w:id="258"/>
      <w:r w:rsidR="009C203C" w:rsidRPr="009C203C">
        <w:t>scope</w:t>
      </w:r>
      <w:commentRangeEnd w:id="258"/>
      <w:r w:rsidR="008B3F77">
        <w:rPr>
          <w:rStyle w:val="CommentReference"/>
        </w:rPr>
        <w:commentReference w:id="258"/>
      </w:r>
      <w:r w:rsidR="009C203C" w:rsidRPr="009C203C">
        <w:t>,</w:t>
      </w:r>
      <w:r w:rsidR="00390E12" w:rsidRPr="009C203C">
        <w:t xml:space="preserve"> </w:t>
      </w:r>
      <w:r w:rsidRPr="009C203C">
        <w:t xml:space="preserve">and the </w:t>
      </w:r>
      <w:r w:rsidR="00390E12" w:rsidRPr="009C203C">
        <w:t>expected result</w:t>
      </w:r>
      <w:r w:rsidRPr="009C203C">
        <w:t xml:space="preserve"> of this graduate thesis. Chapter 2 </w:t>
      </w:r>
      <w:commentRangeStart w:id="259"/>
      <w:r w:rsidRPr="009C203C">
        <w:t xml:space="preserve">describes the theoretical background </w:t>
      </w:r>
      <w:r w:rsidR="009C203C">
        <w:t xml:space="preserve">of the </w:t>
      </w:r>
      <w:ins w:id="260" w:author="NGUYỄN HOÀNG LONG" w:date="2021-01-04T23:50:00Z">
        <w:r w:rsidR="00233C9E">
          <w:t xml:space="preserve">assignment </w:t>
        </w:r>
      </w:ins>
      <w:r w:rsidR="009C203C">
        <w:t xml:space="preserve">problem that </w:t>
      </w:r>
      <w:r w:rsidRPr="009C203C">
        <w:t>we need to research</w:t>
      </w:r>
      <w:r w:rsidR="00D950C1">
        <w:t xml:space="preserve"> </w:t>
      </w:r>
      <w:r w:rsidR="00D950C1" w:rsidRPr="009C203C">
        <w:t xml:space="preserve">and discusses </w:t>
      </w:r>
      <w:ins w:id="261" w:author="NGUYỄN HOÀNG LONG" w:date="2021-01-04T23:51:00Z">
        <w:r w:rsidR="008A71FD">
          <w:t xml:space="preserve">about </w:t>
        </w:r>
      </w:ins>
      <w:r w:rsidR="00D950C1" w:rsidRPr="009C203C">
        <w:t xml:space="preserve">the </w:t>
      </w:r>
      <w:r w:rsidR="00D950C1">
        <w:t xml:space="preserve">method </w:t>
      </w:r>
      <w:r w:rsidR="00D950C1" w:rsidRPr="009C203C">
        <w:t>choices</w:t>
      </w:r>
      <w:commentRangeEnd w:id="259"/>
      <w:r w:rsidR="0091196D">
        <w:rPr>
          <w:rStyle w:val="CommentReference"/>
        </w:rPr>
        <w:commentReference w:id="259"/>
      </w:r>
      <w:r w:rsidR="00D950C1">
        <w:t xml:space="preserve">. </w:t>
      </w:r>
      <w:r w:rsidRPr="009C203C">
        <w:t xml:space="preserve">Chapter 3 proposes the </w:t>
      </w:r>
      <w:r w:rsidR="00390E12" w:rsidRPr="009C203C">
        <w:t xml:space="preserve">solutions </w:t>
      </w:r>
      <w:r w:rsidR="00D950C1">
        <w:t>for our</w:t>
      </w:r>
      <w:r w:rsidR="00390E12" w:rsidRPr="009C203C">
        <w:t xml:space="preserve"> problem</w:t>
      </w:r>
      <w:r w:rsidRPr="009C203C">
        <w:t xml:space="preserve"> with its components. Chapter 4 </w:t>
      </w:r>
      <w:commentRangeStart w:id="262"/>
      <w:r w:rsidRPr="009C203C">
        <w:t>explains the implementation detail</w:t>
      </w:r>
      <w:ins w:id="263" w:author="NGUYỄN HOÀNG LONG" w:date="2021-01-04T23:49:00Z">
        <w:r w:rsidR="003C67E3">
          <w:t xml:space="preserve"> of the application</w:t>
        </w:r>
      </w:ins>
      <w:r w:rsidRPr="009C203C">
        <w:t>, including the descriptions, inputs, output</w:t>
      </w:r>
      <w:del w:id="264" w:author="NGUYỄN HOÀNG LONG" w:date="2021-01-04T23:51:00Z">
        <w:r w:rsidRPr="009C203C">
          <w:delText xml:space="preserve"> of the </w:delText>
        </w:r>
      </w:del>
      <w:del w:id="265" w:author="NGUYỄN HOÀNG LONG" w:date="2021-01-04T23:49:00Z">
        <w:r w:rsidRPr="009C203C">
          <w:delText>services</w:delText>
        </w:r>
      </w:del>
      <w:r w:rsidRPr="009C203C">
        <w:t>, and the graphical user interface</w:t>
      </w:r>
      <w:commentRangeEnd w:id="262"/>
      <w:r w:rsidR="0021613C">
        <w:rPr>
          <w:rStyle w:val="CommentReference"/>
        </w:rPr>
        <w:commentReference w:id="262"/>
      </w:r>
      <w:ins w:id="266" w:author="NGUYỄN HOÀNG LONG" w:date="2021-01-04T23:51:00Z">
        <w:r w:rsidR="0046395F">
          <w:t xml:space="preserve"> </w:t>
        </w:r>
        <w:r w:rsidR="0046395F" w:rsidRPr="009C203C">
          <w:t xml:space="preserve">of the </w:t>
        </w:r>
        <w:r w:rsidR="0046395F">
          <w:t>apps</w:t>
        </w:r>
      </w:ins>
      <w:r w:rsidRPr="009C203C">
        <w:t xml:space="preserve">. Finally, Chapter 5 presents the conclusions of this graduate thesis and future developments that </w:t>
      </w:r>
      <w:commentRangeStart w:id="267"/>
      <w:r w:rsidRPr="009C203C">
        <w:t xml:space="preserve">we will do </w:t>
      </w:r>
      <w:del w:id="268" w:author="NGUYỄN HOÀNG LONG" w:date="2021-01-04T23:50:00Z">
        <w:r w:rsidRPr="009C203C">
          <w:delText>in the time to come</w:delText>
        </w:r>
        <w:commentRangeEnd w:id="267"/>
        <w:r w:rsidR="00CC3202">
          <w:rPr>
            <w:rStyle w:val="CommentReference"/>
          </w:rPr>
          <w:commentReference w:id="267"/>
        </w:r>
      </w:del>
      <w:ins w:id="269" w:author="NGUYỄN HOÀNG LONG" w:date="2021-01-04T23:50:00Z">
        <w:r w:rsidR="003C67E3">
          <w:t>in the fu</w:t>
        </w:r>
        <w:r w:rsidR="0006594E">
          <w:t>ture</w:t>
        </w:r>
      </w:ins>
      <w:r w:rsidR="00627815">
        <w:t>.</w:t>
      </w:r>
      <w:r w:rsidR="009C203C">
        <w:br w:type="page"/>
      </w:r>
    </w:p>
    <w:p w14:paraId="0834CC7F" w14:textId="6E96B998" w:rsidR="00783131" w:rsidRDefault="009C203C" w:rsidP="00AA701D">
      <w:pPr>
        <w:pStyle w:val="Heading1"/>
        <w:spacing w:before="160" w:after="160"/>
        <w:jc w:val="left"/>
      </w:pPr>
      <w:bookmarkStart w:id="270" w:name="_Toc60747224"/>
      <w:r>
        <w:lastRenderedPageBreak/>
        <w:t>Chapter 2: BACKGROUND AND THEORY</w:t>
      </w:r>
      <w:bookmarkEnd w:id="270"/>
    </w:p>
    <w:p w14:paraId="275AE917" w14:textId="023F0AE6" w:rsidR="009C203C" w:rsidRDefault="00E814D1" w:rsidP="00AA701D">
      <w:pPr>
        <w:pStyle w:val="Heading2"/>
        <w:spacing w:before="160" w:beforeAutospacing="0" w:after="160"/>
        <w:rPr>
          <w:rFonts w:ascii="Times New Roman" w:hAnsi="Times New Roman" w:cs="Times New Roman"/>
          <w:b/>
          <w:bCs/>
          <w:color w:val="auto"/>
        </w:rPr>
      </w:pPr>
      <w:bookmarkStart w:id="271" w:name="_Toc60747225"/>
      <w:r w:rsidRPr="00D32A5D">
        <w:rPr>
          <w:rFonts w:ascii="Times New Roman" w:hAnsi="Times New Roman" w:cs="Times New Roman"/>
          <w:b/>
          <w:bCs/>
          <w:color w:val="auto"/>
        </w:rPr>
        <w:t xml:space="preserve">2.1 </w:t>
      </w:r>
      <w:r w:rsidR="00E843B7">
        <w:rPr>
          <w:rFonts w:ascii="Times New Roman" w:hAnsi="Times New Roman" w:cs="Times New Roman"/>
          <w:b/>
          <w:bCs/>
          <w:color w:val="auto"/>
        </w:rPr>
        <w:t xml:space="preserve">Overview of assignment </w:t>
      </w:r>
      <w:r w:rsidR="005D4750">
        <w:rPr>
          <w:rFonts w:ascii="Times New Roman" w:hAnsi="Times New Roman" w:cs="Times New Roman"/>
          <w:b/>
          <w:bCs/>
          <w:color w:val="auto"/>
        </w:rPr>
        <w:t>problem</w:t>
      </w:r>
      <w:bookmarkEnd w:id="271"/>
    </w:p>
    <w:p w14:paraId="13ADD696" w14:textId="2FB42F6A" w:rsidR="00D32A5D" w:rsidRDefault="00D32A5D" w:rsidP="00910147">
      <w:pPr>
        <w:spacing w:before="160" w:beforeAutospacing="0" w:after="160"/>
        <w:jc w:val="both"/>
      </w:pPr>
      <w:r w:rsidRPr="00D32A5D">
        <w:t>Assignment or scheduling problems can be defined as a search for the optimal solution to perform various types of works or tasks bounded to a set of constraints. The main objective of these problems is to increase the appropriateness or satisfaction between resources and their assigned tasks under a number of constraints. Therefore, the scheduling problem is a very complex problem as the number of constraints that need to be satisfied increases.</w:t>
      </w:r>
    </w:p>
    <w:p w14:paraId="0484C6DB" w14:textId="214BA23E" w:rsidR="0007542A" w:rsidRPr="0007542A" w:rsidRDefault="0007542A" w:rsidP="00910147">
      <w:pPr>
        <w:spacing w:before="160" w:beforeAutospacing="0" w:after="160"/>
        <w:jc w:val="both"/>
      </w:pPr>
      <w:r w:rsidRPr="0007542A">
        <w:t>Properties of the assignment problem:</w:t>
      </w:r>
    </w:p>
    <w:p w14:paraId="74CD70DC" w14:textId="77777777" w:rsidR="0007542A" w:rsidRPr="0007542A" w:rsidRDefault="0007542A" w:rsidP="00910147">
      <w:pPr>
        <w:pStyle w:val="ListParagraph"/>
        <w:numPr>
          <w:ilvl w:val="0"/>
          <w:numId w:val="22"/>
        </w:numPr>
        <w:spacing w:before="160" w:after="160" w:line="360" w:lineRule="auto"/>
        <w:jc w:val="both"/>
        <w:rPr>
          <w:sz w:val="26"/>
          <w:szCs w:val="26"/>
        </w:rPr>
      </w:pPr>
      <w:r w:rsidRPr="0007542A">
        <w:rPr>
          <w:sz w:val="26"/>
          <w:szCs w:val="26"/>
        </w:rPr>
        <w:t xml:space="preserve">Resources: these are the input data of the problem. </w:t>
      </w:r>
    </w:p>
    <w:p w14:paraId="086F95B2" w14:textId="77777777" w:rsidR="0007542A" w:rsidRPr="0007542A" w:rsidRDefault="0007542A" w:rsidP="00910147">
      <w:pPr>
        <w:pStyle w:val="ListParagraph"/>
        <w:numPr>
          <w:ilvl w:val="0"/>
          <w:numId w:val="22"/>
        </w:numPr>
        <w:spacing w:before="160" w:after="160" w:line="360" w:lineRule="auto"/>
        <w:jc w:val="both"/>
        <w:rPr>
          <w:sz w:val="26"/>
          <w:szCs w:val="26"/>
        </w:rPr>
      </w:pPr>
      <w:r w:rsidRPr="0007542A">
        <w:rPr>
          <w:sz w:val="26"/>
          <w:szCs w:val="26"/>
        </w:rPr>
        <w:t xml:space="preserve">Tasks: assessed by performance criteria such as execution time, cost, resource consumption. </w:t>
      </w:r>
    </w:p>
    <w:p w14:paraId="3BCE8530" w14:textId="77777777" w:rsidR="0007542A" w:rsidRPr="0007542A" w:rsidRDefault="0007542A" w:rsidP="00910147">
      <w:pPr>
        <w:pStyle w:val="ListParagraph"/>
        <w:numPr>
          <w:ilvl w:val="0"/>
          <w:numId w:val="22"/>
        </w:numPr>
        <w:spacing w:before="160" w:after="160" w:line="360" w:lineRule="auto"/>
        <w:jc w:val="both"/>
        <w:rPr>
          <w:sz w:val="26"/>
          <w:szCs w:val="26"/>
        </w:rPr>
      </w:pPr>
      <w:r w:rsidRPr="0007542A">
        <w:rPr>
          <w:sz w:val="26"/>
          <w:szCs w:val="26"/>
        </w:rPr>
        <w:t xml:space="preserve">Constraints: These are the conditions that need to be met in order for the problem to give the best solution </w:t>
      </w:r>
    </w:p>
    <w:p w14:paraId="11D3C6F8" w14:textId="2BFB1A7F" w:rsidR="0007542A" w:rsidRDefault="0007542A" w:rsidP="00910147">
      <w:pPr>
        <w:pStyle w:val="ListParagraph"/>
        <w:numPr>
          <w:ilvl w:val="0"/>
          <w:numId w:val="22"/>
        </w:numPr>
        <w:spacing w:before="160" w:after="160" w:line="360" w:lineRule="auto"/>
        <w:jc w:val="both"/>
        <w:rPr>
          <w:sz w:val="26"/>
          <w:szCs w:val="26"/>
        </w:rPr>
      </w:pPr>
      <w:r w:rsidRPr="0007542A">
        <w:rPr>
          <w:sz w:val="26"/>
          <w:szCs w:val="26"/>
        </w:rPr>
        <w:t>Objective: to evaluate the optimal solution of the problem. When the goals are met, the constraints must also be fulfilled</w:t>
      </w:r>
    </w:p>
    <w:p w14:paraId="5B344B0F" w14:textId="356CB152" w:rsidR="005C7F95" w:rsidRPr="005C7F95" w:rsidRDefault="005C7F95" w:rsidP="00AA701D">
      <w:pPr>
        <w:pStyle w:val="Heading2"/>
        <w:spacing w:before="160" w:beforeAutospacing="0" w:after="160"/>
        <w:rPr>
          <w:rFonts w:ascii="Times New Roman" w:hAnsi="Times New Roman" w:cs="Times New Roman"/>
          <w:b/>
          <w:bCs/>
          <w:color w:val="auto"/>
        </w:rPr>
      </w:pPr>
      <w:bookmarkStart w:id="272" w:name="_Toc60747226"/>
      <w:r w:rsidRPr="005C7F95">
        <w:rPr>
          <w:rFonts w:ascii="Times New Roman" w:hAnsi="Times New Roman" w:cs="Times New Roman"/>
          <w:b/>
          <w:bCs/>
          <w:color w:val="auto"/>
        </w:rPr>
        <w:t>2.2 Exam invigilator assignment problem</w:t>
      </w:r>
      <w:bookmarkEnd w:id="272"/>
    </w:p>
    <w:p w14:paraId="37086B4B" w14:textId="65398217" w:rsidR="0052005E" w:rsidRDefault="005C7F95" w:rsidP="00E04C35">
      <w:pPr>
        <w:spacing w:before="160" w:beforeAutospacing="0" w:after="160"/>
        <w:jc w:val="both"/>
        <w:rPr>
          <w:del w:id="273" w:author="NGUYỄN HOÀNG LONG" w:date="2021-01-05T00:52:00Z"/>
          <w:rStyle w:val="normaltextrun"/>
        </w:rPr>
      </w:pPr>
      <w:r w:rsidRPr="00E95BDE">
        <w:t xml:space="preserve">We are dealing with the </w:t>
      </w:r>
      <w:commentRangeStart w:id="274"/>
      <w:del w:id="275" w:author="NGUYỄN HOÀNG LONG" w:date="2021-01-04T23:52:00Z">
        <w:r w:rsidRPr="00E95BDE">
          <w:delText>proctor</w:delText>
        </w:r>
      </w:del>
      <w:del w:id="276" w:author="NGUYỄN HOÀNG LONG" w:date="2021-01-04T23:53:00Z">
        <w:r w:rsidRPr="00E95BDE">
          <w:delText>-</w:delText>
        </w:r>
      </w:del>
      <w:r w:rsidRPr="00E95BDE">
        <w:t>exam</w:t>
      </w:r>
      <w:commentRangeEnd w:id="274"/>
      <w:r w:rsidR="00832473">
        <w:rPr>
          <w:rStyle w:val="CommentReference"/>
        </w:rPr>
        <w:commentReference w:id="274"/>
      </w:r>
      <w:ins w:id="277" w:author="NGUYỄN HOÀNG LONG" w:date="2021-01-04T23:53:00Z">
        <w:r w:rsidR="00FA7177">
          <w:t xml:space="preserve"> invigilator</w:t>
        </w:r>
      </w:ins>
      <w:r w:rsidRPr="00E95BDE">
        <w:t xml:space="preserve"> assignment problem, a type of assignment problem. This problem is quite complex, and its complexity varies depending on the specific requirements</w:t>
      </w:r>
      <w:r>
        <w:t xml:space="preserve"> </w:t>
      </w:r>
      <w:r w:rsidRPr="009C203C">
        <w:rPr>
          <w:rStyle w:val="normaltextrun"/>
        </w:rPr>
        <w:t>such as participants</w:t>
      </w:r>
      <w:del w:id="278" w:author="NGUYỄN HOÀNG LONG" w:date="2021-01-05T00:52:00Z">
        <w:r w:rsidRPr="009C203C">
          <w:rPr>
            <w:rStyle w:val="normaltextrun"/>
          </w:rPr>
          <w:delText xml:space="preserve"> (invigilators, students)</w:delText>
        </w:r>
      </w:del>
      <w:r w:rsidRPr="009C203C">
        <w:rPr>
          <w:rStyle w:val="normaltextrun"/>
        </w:rPr>
        <w:t>, time constraints</w:t>
      </w:r>
      <w:del w:id="279" w:author="NGUYỄN HOÀNG LONG" w:date="2021-01-05T00:52:00Z">
        <w:r w:rsidRPr="009C203C">
          <w:rPr>
            <w:rStyle w:val="normaltextrun"/>
          </w:rPr>
          <w:delText xml:space="preserve"> (</w:delText>
        </w:r>
        <w:r>
          <w:rPr>
            <w:rStyle w:val="normaltextrun"/>
          </w:rPr>
          <w:delText xml:space="preserve">total </w:delText>
        </w:r>
        <w:r w:rsidRPr="009C203C">
          <w:rPr>
            <w:rStyle w:val="normaltextrun"/>
          </w:rPr>
          <w:delText>number of shifts, number of shifts each day)</w:delText>
        </w:r>
        <w:r>
          <w:rPr>
            <w:rStyle w:val="normaltextrun"/>
          </w:rPr>
          <w:delText>,</w:delText>
        </w:r>
      </w:del>
      <w:ins w:id="280" w:author="Huỳnh Thiện Ý" w:date="2021-01-04T23:51:00Z">
        <w:r w:rsidR="00832473">
          <w:rPr>
            <w:rStyle w:val="normaltextrun"/>
          </w:rPr>
          <w:t xml:space="preserve"> </w:t>
        </w:r>
      </w:ins>
      <w:r>
        <w:rPr>
          <w:rStyle w:val="normaltextrun"/>
        </w:rPr>
        <w:t>…</w:t>
      </w:r>
      <w:commentRangeStart w:id="281"/>
      <w:commentRangeStart w:id="282"/>
      <w:commentRangeStart w:id="283"/>
      <w:commentRangeEnd w:id="281"/>
      <w:r w:rsidR="00B355C8">
        <w:rPr>
          <w:rStyle w:val="CommentReference"/>
        </w:rPr>
        <w:commentReference w:id="281"/>
      </w:r>
      <w:commentRangeEnd w:id="282"/>
      <w:r w:rsidR="00465EB7">
        <w:rPr>
          <w:rStyle w:val="CommentReference"/>
        </w:rPr>
        <w:commentReference w:id="282"/>
      </w:r>
      <w:commentRangeEnd w:id="283"/>
      <w:r w:rsidR="00BF7F34">
        <w:rPr>
          <w:rStyle w:val="CommentReference"/>
        </w:rPr>
        <w:commentReference w:id="283"/>
      </w:r>
      <w:ins w:id="284" w:author="NGUYỄN HOÀNG LONG" w:date="2021-01-05T00:52:00Z">
        <w:r w:rsidR="002441E0">
          <w:rPr>
            <w:rStyle w:val="normaltextrun"/>
          </w:rPr>
          <w:t xml:space="preserve"> To address th</w:t>
        </w:r>
        <w:r w:rsidR="00EF75C0">
          <w:rPr>
            <w:rStyle w:val="normaltextrun"/>
          </w:rPr>
          <w:t>is problem,</w:t>
        </w:r>
      </w:ins>
    </w:p>
    <w:p w14:paraId="770D3CAC" w14:textId="3BE560EE" w:rsidR="008966F2" w:rsidRDefault="008966F2" w:rsidP="00E04C35">
      <w:pPr>
        <w:spacing w:before="160" w:beforeAutospacing="0" w:after="160"/>
        <w:jc w:val="both"/>
        <w:rPr>
          <w:rStyle w:val="normaltextrun"/>
        </w:rPr>
      </w:pPr>
      <w:del w:id="285" w:author="NGUYỄN HOÀNG LONG" w:date="2021-01-05T00:52:00Z">
        <w:r w:rsidRPr="00E645A7" w:rsidDel="00EF75C0">
          <w:delText>T</w:delText>
        </w:r>
      </w:del>
      <w:ins w:id="286" w:author="NGUYỄN HOÀNG LONG" w:date="2021-01-05T00:52:00Z">
        <w:r w:rsidR="00EF75C0">
          <w:t xml:space="preserve"> t</w:t>
        </w:r>
      </w:ins>
      <w:r w:rsidRPr="00E645A7">
        <w:t xml:space="preserve">wo types of constraints usually considered when addressing these problems are hard constraints and soft constraints. Hard constraints are those which cannot be violated by </w:t>
      </w:r>
      <w:r w:rsidRPr="00E645A7">
        <w:lastRenderedPageBreak/>
        <w:t>the system and strictly enforced by the process. Soft constraints, on the other hand, are those which violable and often treated as a penalty when the system violates.</w:t>
      </w:r>
    </w:p>
    <w:p w14:paraId="5C5BC838" w14:textId="77A7AFB9" w:rsidR="005C7F95" w:rsidRPr="005C7F95" w:rsidRDefault="005C7F95" w:rsidP="00E04C35">
      <w:pPr>
        <w:spacing w:before="160" w:beforeAutospacing="0" w:after="160"/>
        <w:jc w:val="both"/>
      </w:pPr>
      <w:r>
        <w:rPr>
          <w:rStyle w:val="normaltextrun"/>
        </w:rPr>
        <w:t xml:space="preserve">We will go more into detail about </w:t>
      </w:r>
      <w:r w:rsidRPr="0052005E">
        <w:rPr>
          <w:rStyle w:val="normaltextrun"/>
          <w:b/>
          <w:bCs/>
        </w:rPr>
        <w:t>Exam invigilator assignment problem</w:t>
      </w:r>
      <w:r>
        <w:rPr>
          <w:rStyle w:val="normaltextrun"/>
        </w:rPr>
        <w:t xml:space="preserve"> in chapter 3.</w:t>
      </w:r>
    </w:p>
    <w:p w14:paraId="6903DDD9" w14:textId="1AF8F55D" w:rsidR="00E95BDE" w:rsidRPr="005D503D" w:rsidRDefault="005D503D" w:rsidP="00AA701D">
      <w:pPr>
        <w:pStyle w:val="Heading2"/>
        <w:spacing w:before="160" w:beforeAutospacing="0" w:after="160"/>
        <w:rPr>
          <w:rStyle w:val="normaltextrun"/>
          <w:rFonts w:ascii="Times New Roman" w:hAnsi="Times New Roman" w:cs="Times New Roman"/>
          <w:b/>
          <w:bCs/>
          <w:color w:val="auto"/>
        </w:rPr>
      </w:pPr>
      <w:bookmarkStart w:id="287" w:name="_Toc60747227"/>
      <w:r w:rsidRPr="005D503D">
        <w:rPr>
          <w:rFonts w:ascii="Times New Roman" w:hAnsi="Times New Roman" w:cs="Times New Roman"/>
          <w:b/>
          <w:bCs/>
          <w:color w:val="auto"/>
        </w:rPr>
        <w:t>2.</w:t>
      </w:r>
      <w:r w:rsidR="005C7F95">
        <w:rPr>
          <w:rFonts w:ascii="Times New Roman" w:hAnsi="Times New Roman" w:cs="Times New Roman"/>
          <w:b/>
          <w:bCs/>
          <w:color w:val="auto"/>
        </w:rPr>
        <w:t>3</w:t>
      </w:r>
      <w:r w:rsidRPr="005D503D">
        <w:rPr>
          <w:rFonts w:ascii="Times New Roman" w:hAnsi="Times New Roman" w:cs="Times New Roman"/>
          <w:b/>
          <w:bCs/>
          <w:color w:val="auto"/>
        </w:rPr>
        <w:t xml:space="preserve"> </w:t>
      </w:r>
      <w:r w:rsidR="001E371D">
        <w:rPr>
          <w:rStyle w:val="normaltextrun"/>
          <w:rFonts w:ascii="Times New Roman" w:hAnsi="Times New Roman" w:cs="Times New Roman"/>
          <w:b/>
          <w:bCs/>
          <w:color w:val="auto"/>
        </w:rPr>
        <w:t>R</w:t>
      </w:r>
      <w:r w:rsidR="001E371D" w:rsidRPr="001E371D">
        <w:rPr>
          <w:rStyle w:val="normaltextrun"/>
          <w:rFonts w:ascii="Times New Roman" w:hAnsi="Times New Roman" w:cs="Times New Roman"/>
          <w:b/>
          <w:bCs/>
          <w:color w:val="auto"/>
        </w:rPr>
        <w:t>elated methods in solving the scheduling problem</w:t>
      </w:r>
      <w:bookmarkEnd w:id="287"/>
    </w:p>
    <w:p w14:paraId="2F908502" w14:textId="404FA732" w:rsidR="005D503D" w:rsidRPr="005D503D" w:rsidRDefault="005D503D" w:rsidP="00AA701D">
      <w:pPr>
        <w:pStyle w:val="Heading3"/>
        <w:spacing w:before="160" w:beforeAutospacing="0" w:after="160"/>
        <w:rPr>
          <w:rFonts w:ascii="Times New Roman" w:hAnsi="Times New Roman" w:cs="Times New Roman"/>
          <w:b/>
          <w:bCs/>
          <w:color w:val="auto"/>
          <w:sz w:val="26"/>
          <w:szCs w:val="26"/>
        </w:rPr>
      </w:pPr>
      <w:bookmarkStart w:id="288" w:name="_Toc60747228"/>
      <w:r w:rsidRPr="005D503D">
        <w:rPr>
          <w:rStyle w:val="normaltextrun"/>
          <w:rFonts w:ascii="Times New Roman" w:hAnsi="Times New Roman" w:cs="Times New Roman"/>
          <w:b/>
          <w:bCs/>
          <w:color w:val="auto"/>
          <w:sz w:val="26"/>
          <w:szCs w:val="26"/>
        </w:rPr>
        <w:t>2.</w:t>
      </w:r>
      <w:r w:rsidR="005C7F95">
        <w:rPr>
          <w:rStyle w:val="normaltextrun"/>
          <w:rFonts w:ascii="Times New Roman" w:hAnsi="Times New Roman" w:cs="Times New Roman"/>
          <w:b/>
          <w:bCs/>
          <w:color w:val="auto"/>
          <w:sz w:val="26"/>
          <w:szCs w:val="26"/>
        </w:rPr>
        <w:t>3</w:t>
      </w:r>
      <w:r w:rsidRPr="005D503D">
        <w:rPr>
          <w:rStyle w:val="normaltextrun"/>
          <w:rFonts w:ascii="Times New Roman" w:hAnsi="Times New Roman" w:cs="Times New Roman"/>
          <w:b/>
          <w:bCs/>
          <w:color w:val="auto"/>
          <w:sz w:val="26"/>
          <w:szCs w:val="26"/>
        </w:rPr>
        <w:t>.</w:t>
      </w:r>
      <w:commentRangeStart w:id="289"/>
      <w:r w:rsidRPr="005D503D">
        <w:rPr>
          <w:rStyle w:val="normaltextrun"/>
          <w:rFonts w:ascii="Times New Roman" w:hAnsi="Times New Roman" w:cs="Times New Roman"/>
          <w:b/>
          <w:bCs/>
          <w:color w:val="auto"/>
          <w:sz w:val="26"/>
          <w:szCs w:val="26"/>
        </w:rPr>
        <w:t xml:space="preserve">1 Linear </w:t>
      </w:r>
      <w:r w:rsidR="00783AF0">
        <w:rPr>
          <w:rStyle w:val="normaltextrun"/>
          <w:rFonts w:ascii="Times New Roman" w:hAnsi="Times New Roman" w:cs="Times New Roman"/>
          <w:b/>
          <w:bCs/>
          <w:color w:val="auto"/>
          <w:sz w:val="26"/>
          <w:szCs w:val="26"/>
        </w:rPr>
        <w:t>p</w:t>
      </w:r>
      <w:r w:rsidRPr="005D503D">
        <w:rPr>
          <w:rStyle w:val="normaltextrun"/>
          <w:rFonts w:ascii="Times New Roman" w:hAnsi="Times New Roman" w:cs="Times New Roman"/>
          <w:b/>
          <w:bCs/>
          <w:color w:val="auto"/>
          <w:sz w:val="26"/>
          <w:szCs w:val="26"/>
        </w:rPr>
        <w:t>rograming</w:t>
      </w:r>
      <w:r w:rsidR="00783AF0">
        <w:rPr>
          <w:rStyle w:val="eop"/>
          <w:rFonts w:ascii="Times New Roman" w:hAnsi="Times New Roman" w:cs="Times New Roman"/>
          <w:b/>
          <w:bCs/>
          <w:color w:val="auto"/>
          <w:sz w:val="26"/>
          <w:szCs w:val="26"/>
        </w:rPr>
        <w:t xml:space="preserve"> (LP)</w:t>
      </w:r>
      <w:commentRangeEnd w:id="289"/>
      <w:r w:rsidR="00005ACE">
        <w:rPr>
          <w:rStyle w:val="CommentReference"/>
          <w:rFonts w:ascii="Times New Roman" w:eastAsiaTheme="minorHAnsi" w:hAnsi="Times New Roman" w:cs="Times New Roman"/>
          <w:color w:val="auto"/>
        </w:rPr>
        <w:commentReference w:id="289"/>
      </w:r>
      <w:bookmarkEnd w:id="288"/>
    </w:p>
    <w:p w14:paraId="564B6CB3" w14:textId="2A3E74F7" w:rsidR="005D503D" w:rsidRDefault="00C36237" w:rsidP="00E04C35">
      <w:pPr>
        <w:pStyle w:val="paragraph"/>
        <w:spacing w:before="160" w:beforeAutospacing="0" w:after="160" w:afterAutospacing="0" w:line="360" w:lineRule="auto"/>
        <w:jc w:val="both"/>
        <w:textAlignment w:val="baseline"/>
        <w:rPr>
          <w:rFonts w:ascii="Segoe UI" w:hAnsi="Segoe UI" w:cs="Segoe UI"/>
          <w:sz w:val="18"/>
          <w:szCs w:val="18"/>
        </w:rPr>
      </w:pPr>
      <w:ins w:id="290" w:author="NGUYỄN HOÀNG LONG" w:date="2021-01-05T00:00:00Z">
        <w:r w:rsidRPr="00C36237">
          <w:rPr>
            <w:rStyle w:val="normaltextrun"/>
            <w:sz w:val="26"/>
            <w:szCs w:val="26"/>
          </w:rPr>
          <w:t>Linear programming is a simple technique where we depict complex relationships through linear functions and then find the optimum points. The real relationships might be much more complex – but we can simplify them to linear relationships</w:t>
        </w:r>
      </w:ins>
      <w:commentRangeStart w:id="291"/>
      <w:del w:id="292" w:author="NGUYỄN HOÀNG LONG" w:date="2021-01-05T00:00:00Z">
        <w:r w:rsidR="005D503D">
          <w:rPr>
            <w:rStyle w:val="normaltextrun"/>
            <w:sz w:val="26"/>
            <w:szCs w:val="26"/>
          </w:rPr>
          <w:delText>Linear Programming is a mathematical procedure for determining optimal allocation of scarce resources</w:delText>
        </w:r>
        <w:commentRangeEnd w:id="291"/>
        <w:r w:rsidR="007D32E6">
          <w:rPr>
            <w:rStyle w:val="CommentReference"/>
            <w:rFonts w:eastAsiaTheme="minorHAnsi"/>
          </w:rPr>
          <w:commentReference w:id="291"/>
        </w:r>
        <w:r w:rsidR="005D503D">
          <w:rPr>
            <w:rStyle w:val="normaltextrun"/>
            <w:sz w:val="26"/>
            <w:szCs w:val="26"/>
          </w:rPr>
          <w:delText xml:space="preserve">. </w:delText>
        </w:r>
        <w:r w:rsidR="00783AF0">
          <w:rPr>
            <w:rStyle w:val="normaltextrun"/>
            <w:sz w:val="26"/>
            <w:szCs w:val="26"/>
          </w:rPr>
          <w:delText>LP</w:delText>
        </w:r>
        <w:r w:rsidR="005D503D">
          <w:rPr>
            <w:rStyle w:val="normaltextrun"/>
            <w:sz w:val="26"/>
            <w:szCs w:val="26"/>
          </w:rPr>
          <w:delText xml:space="preserve"> deals with a class of </w:delText>
        </w:r>
        <w:commentRangeStart w:id="293"/>
        <w:r w:rsidR="005D503D">
          <w:rPr>
            <w:rStyle w:val="normaltextrun"/>
            <w:sz w:val="26"/>
            <w:szCs w:val="26"/>
          </w:rPr>
          <w:delText xml:space="preserve">programming problems </w:delText>
        </w:r>
        <w:commentRangeEnd w:id="293"/>
        <w:r w:rsidR="00FB403A">
          <w:rPr>
            <w:rStyle w:val="CommentReference"/>
            <w:rFonts w:eastAsiaTheme="minorHAnsi"/>
          </w:rPr>
          <w:commentReference w:id="293"/>
        </w:r>
        <w:r w:rsidR="005D503D">
          <w:rPr>
            <w:rStyle w:val="normaltextrun"/>
            <w:sz w:val="26"/>
            <w:szCs w:val="26"/>
          </w:rPr>
          <w:delText>where both the objective function to be optimized is linear and all relations among the variables corresponding to resources are linear</w:delText>
        </w:r>
      </w:del>
      <w:r w:rsidR="005D503D">
        <w:rPr>
          <w:rStyle w:val="normaltextrun"/>
          <w:sz w:val="26"/>
          <w:szCs w:val="26"/>
        </w:rPr>
        <w:t>.</w:t>
      </w:r>
      <w:r w:rsidR="005D503D">
        <w:rPr>
          <w:rStyle w:val="eop"/>
          <w:sz w:val="26"/>
          <w:szCs w:val="26"/>
        </w:rPr>
        <w:t> </w:t>
      </w:r>
    </w:p>
    <w:p w14:paraId="2695FA1A" w14:textId="03118570" w:rsidR="005D503D" w:rsidRPr="005D503D" w:rsidRDefault="005D503D" w:rsidP="00AA701D">
      <w:pPr>
        <w:pStyle w:val="Heading3"/>
        <w:spacing w:before="160" w:beforeAutospacing="0" w:after="160"/>
        <w:rPr>
          <w:rFonts w:ascii="Times New Roman" w:hAnsi="Times New Roman" w:cs="Times New Roman"/>
          <w:color w:val="auto"/>
          <w:sz w:val="18"/>
          <w:szCs w:val="18"/>
        </w:rPr>
      </w:pPr>
      <w:bookmarkStart w:id="294" w:name="_Toc60747229"/>
      <w:r w:rsidRPr="005D503D">
        <w:rPr>
          <w:rStyle w:val="normaltextrun"/>
          <w:rFonts w:ascii="Times New Roman" w:hAnsi="Times New Roman" w:cs="Times New Roman"/>
          <w:b/>
          <w:bCs/>
          <w:color w:val="auto"/>
          <w:sz w:val="26"/>
          <w:szCs w:val="26"/>
        </w:rPr>
        <w:t>2.</w:t>
      </w:r>
      <w:r w:rsidR="005C7F95">
        <w:rPr>
          <w:rStyle w:val="normaltextrun"/>
          <w:rFonts w:ascii="Times New Roman" w:hAnsi="Times New Roman" w:cs="Times New Roman"/>
          <w:b/>
          <w:bCs/>
          <w:color w:val="auto"/>
          <w:sz w:val="26"/>
          <w:szCs w:val="26"/>
        </w:rPr>
        <w:t>3</w:t>
      </w:r>
      <w:r w:rsidRPr="005D503D">
        <w:rPr>
          <w:rStyle w:val="normaltextrun"/>
          <w:rFonts w:ascii="Times New Roman" w:hAnsi="Times New Roman" w:cs="Times New Roman"/>
          <w:b/>
          <w:bCs/>
          <w:color w:val="auto"/>
          <w:sz w:val="26"/>
          <w:szCs w:val="26"/>
        </w:rPr>
        <w:t>.2 Ant colony optimization algorithm</w:t>
      </w:r>
      <w:bookmarkEnd w:id="294"/>
      <w:r w:rsidRPr="005D503D">
        <w:rPr>
          <w:rStyle w:val="eop"/>
          <w:rFonts w:ascii="Times New Roman" w:hAnsi="Times New Roman" w:cs="Times New Roman"/>
          <w:color w:val="auto"/>
          <w:sz w:val="26"/>
          <w:szCs w:val="26"/>
        </w:rPr>
        <w:t> </w:t>
      </w:r>
    </w:p>
    <w:p w14:paraId="62A88093" w14:textId="306B69B5" w:rsidR="005D503D" w:rsidRDefault="005D503D" w:rsidP="00E04C35">
      <w:pPr>
        <w:pStyle w:val="paragraph"/>
        <w:spacing w:before="160" w:beforeAutospacing="0" w:after="160" w:afterAutospacing="0" w:line="360" w:lineRule="auto"/>
        <w:jc w:val="both"/>
        <w:textAlignment w:val="baseline"/>
        <w:rPr>
          <w:rFonts w:ascii="Segoe UI" w:hAnsi="Segoe UI" w:cs="Segoe UI"/>
          <w:sz w:val="18"/>
          <w:szCs w:val="18"/>
        </w:rPr>
      </w:pPr>
      <w:commentRangeStart w:id="295"/>
      <w:r>
        <w:rPr>
          <w:rStyle w:val="normaltextrun"/>
          <w:sz w:val="26"/>
          <w:szCs w:val="26"/>
        </w:rPr>
        <w:t>Ant colony optimization </w:t>
      </w:r>
      <w:r>
        <w:rPr>
          <w:rStyle w:val="normaltextrun"/>
          <w:sz w:val="26"/>
          <w:szCs w:val="26"/>
          <w:shd w:val="clear" w:color="auto" w:fill="FFFFFF"/>
        </w:rPr>
        <w:t>optimizes a problem by having an updated pheromone trail and moving these ants around in the search space according to simple mathematical formulae over the transition probability and total pheromone in the region. At each iteration, </w:t>
      </w:r>
      <w:r>
        <w:rPr>
          <w:rStyle w:val="normaltextrun"/>
          <w:sz w:val="26"/>
          <w:szCs w:val="26"/>
        </w:rPr>
        <w:t>Ant colony optimization</w:t>
      </w:r>
      <w:r>
        <w:rPr>
          <w:rStyle w:val="normaltextrun"/>
          <w:sz w:val="26"/>
          <w:szCs w:val="26"/>
          <w:shd w:val="clear" w:color="auto" w:fill="FFFFFF"/>
        </w:rPr>
        <w:t> generates global ants and calculates their fitness. Update pheromone and edge of weak regions. If fitness is improved, then move local ants to better regions, otherwise select new random search direction.</w:t>
      </w:r>
      <w:r>
        <w:rPr>
          <w:rStyle w:val="eop"/>
          <w:sz w:val="26"/>
          <w:szCs w:val="26"/>
        </w:rPr>
        <w:t> </w:t>
      </w:r>
      <w:commentRangeEnd w:id="295"/>
      <w:r w:rsidR="000C313C">
        <w:rPr>
          <w:rStyle w:val="CommentReference"/>
          <w:rFonts w:eastAsiaTheme="minorHAnsi"/>
        </w:rPr>
        <w:commentReference w:id="295"/>
      </w:r>
    </w:p>
    <w:p w14:paraId="75596C07" w14:textId="2329DBC0" w:rsidR="005D503D" w:rsidRPr="005D503D" w:rsidRDefault="005D503D" w:rsidP="00AA701D">
      <w:pPr>
        <w:pStyle w:val="Heading3"/>
        <w:spacing w:before="160" w:beforeAutospacing="0" w:after="160"/>
        <w:rPr>
          <w:rFonts w:ascii="Times New Roman" w:hAnsi="Times New Roman" w:cs="Times New Roman"/>
          <w:color w:val="auto"/>
          <w:sz w:val="18"/>
          <w:szCs w:val="18"/>
        </w:rPr>
      </w:pPr>
      <w:bookmarkStart w:id="296" w:name="_Toc60747230"/>
      <w:r w:rsidRPr="005D503D">
        <w:rPr>
          <w:rStyle w:val="normaltextrun"/>
          <w:rFonts w:ascii="Times New Roman" w:hAnsi="Times New Roman" w:cs="Times New Roman"/>
          <w:b/>
          <w:bCs/>
          <w:color w:val="auto"/>
          <w:sz w:val="26"/>
          <w:szCs w:val="26"/>
        </w:rPr>
        <w:t>2.</w:t>
      </w:r>
      <w:r w:rsidR="005C7F95">
        <w:rPr>
          <w:rStyle w:val="normaltextrun"/>
          <w:rFonts w:ascii="Times New Roman" w:hAnsi="Times New Roman" w:cs="Times New Roman"/>
          <w:b/>
          <w:bCs/>
          <w:color w:val="auto"/>
          <w:sz w:val="26"/>
          <w:szCs w:val="26"/>
        </w:rPr>
        <w:t>3</w:t>
      </w:r>
      <w:r w:rsidRPr="005D503D">
        <w:rPr>
          <w:rStyle w:val="normaltextrun"/>
          <w:rFonts w:ascii="Times New Roman" w:hAnsi="Times New Roman" w:cs="Times New Roman"/>
          <w:b/>
          <w:bCs/>
          <w:color w:val="auto"/>
          <w:sz w:val="26"/>
          <w:szCs w:val="26"/>
        </w:rPr>
        <w:t>.3 Genetic algorithm</w:t>
      </w:r>
      <w:r w:rsidRPr="00783AF0">
        <w:rPr>
          <w:rStyle w:val="eop"/>
          <w:rFonts w:ascii="Times New Roman" w:hAnsi="Times New Roman" w:cs="Times New Roman"/>
          <w:b/>
          <w:color w:val="auto"/>
          <w:sz w:val="26"/>
          <w:szCs w:val="26"/>
        </w:rPr>
        <w:t> </w:t>
      </w:r>
      <w:r w:rsidR="00783AF0" w:rsidRPr="00783AF0">
        <w:rPr>
          <w:rStyle w:val="eop"/>
          <w:rFonts w:ascii="Times New Roman" w:hAnsi="Times New Roman" w:cs="Times New Roman"/>
          <w:b/>
          <w:bCs/>
          <w:color w:val="auto"/>
          <w:sz w:val="26"/>
          <w:szCs w:val="26"/>
        </w:rPr>
        <w:t>(GA)</w:t>
      </w:r>
      <w:bookmarkEnd w:id="296"/>
    </w:p>
    <w:p w14:paraId="763E8ED8" w14:textId="4F6A1208" w:rsidR="005D503D" w:rsidRPr="00694AA4" w:rsidRDefault="005D503D" w:rsidP="00E04C35">
      <w:pPr>
        <w:pStyle w:val="paragraph"/>
        <w:spacing w:before="160" w:beforeAutospacing="0" w:after="160" w:afterAutospacing="0" w:line="360" w:lineRule="auto"/>
        <w:jc w:val="both"/>
        <w:textAlignment w:val="baseline"/>
        <w:rPr>
          <w:rFonts w:ascii="Segoe UI" w:hAnsi="Segoe UI" w:cs="Segoe UI"/>
          <w:sz w:val="18"/>
          <w:szCs w:val="18"/>
        </w:rPr>
      </w:pPr>
      <w:r>
        <w:rPr>
          <w:rStyle w:val="normaltextrun"/>
          <w:sz w:val="26"/>
          <w:szCs w:val="26"/>
          <w:shd w:val="clear" w:color="auto" w:fill="FFFFFF"/>
        </w:rPr>
        <w:t xml:space="preserve">Genetic algorithms are a subset of a larger class of evolutionary algorithms that describe a set of techniques inspired by natural selection such as inheritance, mutation, and crossover. </w:t>
      </w:r>
      <w:r w:rsidR="00783AF0">
        <w:rPr>
          <w:rStyle w:val="normaltextrun"/>
          <w:sz w:val="26"/>
          <w:szCs w:val="26"/>
          <w:shd w:val="clear" w:color="auto" w:fill="FFFFFF"/>
        </w:rPr>
        <w:t>GA</w:t>
      </w:r>
      <w:r>
        <w:rPr>
          <w:rStyle w:val="normaltextrun"/>
          <w:sz w:val="26"/>
          <w:szCs w:val="26"/>
          <w:shd w:val="clear" w:color="auto" w:fill="FFFFFF"/>
        </w:rPr>
        <w:t xml:space="preserve"> require both a genetic representation of the solution domain and a fitness function to evaluate the solution domain. The technique generates a population of </w:t>
      </w:r>
      <w:r>
        <w:rPr>
          <w:rStyle w:val="normaltextrun"/>
          <w:sz w:val="26"/>
          <w:szCs w:val="26"/>
          <w:shd w:val="clear" w:color="auto" w:fill="FFFFFF"/>
        </w:rPr>
        <w:lastRenderedPageBreak/>
        <w:t>candidate solutions and uses the fitness function to select the optimal solution by iterating with each generation. The algorithm terminates when the satisfactory fitness level has been reached for the population or the maximum generations have been reached.</w:t>
      </w:r>
      <w:r>
        <w:rPr>
          <w:rStyle w:val="eop"/>
          <w:sz w:val="26"/>
          <w:szCs w:val="26"/>
        </w:rPr>
        <w:t> </w:t>
      </w:r>
    </w:p>
    <w:p w14:paraId="6FA72B71" w14:textId="085B35A6" w:rsidR="005D503D" w:rsidRDefault="005D503D" w:rsidP="00AA701D">
      <w:pPr>
        <w:pStyle w:val="Heading2"/>
        <w:spacing w:before="160" w:beforeAutospacing="0" w:after="160"/>
        <w:rPr>
          <w:rFonts w:ascii="Times New Roman" w:hAnsi="Times New Roman" w:cs="Times New Roman"/>
          <w:b/>
          <w:bCs/>
          <w:color w:val="auto"/>
        </w:rPr>
      </w:pPr>
      <w:bookmarkStart w:id="297" w:name="_Toc60747231"/>
      <w:r w:rsidRPr="005D503D">
        <w:rPr>
          <w:rFonts w:ascii="Times New Roman" w:hAnsi="Times New Roman" w:cs="Times New Roman"/>
          <w:b/>
          <w:bCs/>
          <w:color w:val="auto"/>
        </w:rPr>
        <w:t>2.</w:t>
      </w:r>
      <w:r w:rsidR="005C7F95">
        <w:rPr>
          <w:rFonts w:ascii="Times New Roman" w:hAnsi="Times New Roman" w:cs="Times New Roman"/>
          <w:b/>
          <w:bCs/>
          <w:color w:val="auto"/>
        </w:rPr>
        <w:t>4</w:t>
      </w:r>
      <w:r w:rsidRPr="005D503D">
        <w:rPr>
          <w:rFonts w:ascii="Times New Roman" w:hAnsi="Times New Roman" w:cs="Times New Roman"/>
          <w:b/>
          <w:bCs/>
          <w:color w:val="auto"/>
        </w:rPr>
        <w:t xml:space="preserve"> Methods </w:t>
      </w:r>
      <w:r w:rsidR="00D67EDC">
        <w:rPr>
          <w:rFonts w:ascii="Times New Roman" w:hAnsi="Times New Roman" w:cs="Times New Roman"/>
          <w:b/>
          <w:bCs/>
          <w:color w:val="auto"/>
        </w:rPr>
        <w:t xml:space="preserve">summary and </w:t>
      </w:r>
      <w:r w:rsidRPr="005D503D">
        <w:rPr>
          <w:rFonts w:ascii="Times New Roman" w:hAnsi="Times New Roman" w:cs="Times New Roman"/>
          <w:b/>
          <w:bCs/>
          <w:color w:val="auto"/>
        </w:rPr>
        <w:t>conclusion</w:t>
      </w:r>
      <w:bookmarkEnd w:id="297"/>
    </w:p>
    <w:p w14:paraId="72AFEBA5" w14:textId="77777777" w:rsidR="00000C2A" w:rsidRDefault="00B4797E" w:rsidP="00E04C35">
      <w:pPr>
        <w:spacing w:before="160" w:beforeAutospacing="0" w:after="160"/>
        <w:jc w:val="both"/>
        <w:rPr>
          <w:rStyle w:val="normaltextrun"/>
          <w:color w:val="000000"/>
          <w:shd w:val="clear" w:color="auto" w:fill="FFFFFF"/>
        </w:rPr>
      </w:pPr>
      <w:r>
        <w:rPr>
          <w:rStyle w:val="normaltextrun"/>
        </w:rPr>
        <w:t xml:space="preserve">Linear Programming </w:t>
      </w:r>
      <w:r w:rsidR="005D503D">
        <w:rPr>
          <w:rStyle w:val="normaltextrun"/>
          <w:color w:val="000000"/>
          <w:shd w:val="clear" w:color="auto" w:fill="FFFFFF"/>
        </w:rPr>
        <w:t xml:space="preserve">and Genetic algorithm have many more advantages. </w:t>
      </w:r>
      <w:r w:rsidR="00224D39">
        <w:rPr>
          <w:rStyle w:val="normaltextrun"/>
          <w:color w:val="000000"/>
          <w:shd w:val="clear" w:color="auto" w:fill="FFFFFF"/>
        </w:rPr>
        <w:t>Because of that</w:t>
      </w:r>
      <w:r w:rsidR="005D503D">
        <w:rPr>
          <w:rStyle w:val="normaltextrun"/>
          <w:color w:val="000000"/>
          <w:shd w:val="clear" w:color="auto" w:fill="FFFFFF"/>
        </w:rPr>
        <w:t xml:space="preserve">, </w:t>
      </w:r>
      <w:r w:rsidR="00224D39">
        <w:rPr>
          <w:rStyle w:val="normaltextrun"/>
          <w:color w:val="000000"/>
          <w:shd w:val="clear" w:color="auto" w:fill="FFFFFF"/>
        </w:rPr>
        <w:t>nowadays,</w:t>
      </w:r>
      <w:r w:rsidR="005D503D">
        <w:rPr>
          <w:rStyle w:val="normaltextrun"/>
          <w:color w:val="000000"/>
          <w:shd w:val="clear" w:color="auto" w:fill="FFFFFF"/>
        </w:rPr>
        <w:t xml:space="preserve"> th</w:t>
      </w:r>
      <w:r w:rsidR="00224D39">
        <w:rPr>
          <w:rStyle w:val="normaltextrun"/>
          <w:color w:val="000000"/>
          <w:shd w:val="clear" w:color="auto" w:fill="FFFFFF"/>
        </w:rPr>
        <w:t>ese</w:t>
      </w:r>
      <w:r w:rsidR="005D503D">
        <w:rPr>
          <w:rStyle w:val="normaltextrun"/>
          <w:color w:val="000000"/>
          <w:shd w:val="clear" w:color="auto" w:fill="FFFFFF"/>
        </w:rPr>
        <w:t xml:space="preserve"> method</w:t>
      </w:r>
      <w:r w:rsidR="00224D39">
        <w:rPr>
          <w:rStyle w:val="normaltextrun"/>
          <w:color w:val="000000"/>
          <w:shd w:val="clear" w:color="auto" w:fill="FFFFFF"/>
        </w:rPr>
        <w:t>s</w:t>
      </w:r>
      <w:r w:rsidR="005D503D">
        <w:rPr>
          <w:rStyle w:val="normaltextrun"/>
          <w:color w:val="000000"/>
          <w:shd w:val="clear" w:color="auto" w:fill="FFFFFF"/>
        </w:rPr>
        <w:t xml:space="preserve"> </w:t>
      </w:r>
      <w:r w:rsidR="00224D39">
        <w:rPr>
          <w:rStyle w:val="normaltextrun"/>
          <w:color w:val="000000"/>
          <w:shd w:val="clear" w:color="auto" w:fill="FFFFFF"/>
        </w:rPr>
        <w:t>are</w:t>
      </w:r>
      <w:r w:rsidR="005D503D">
        <w:rPr>
          <w:rStyle w:val="normaltextrun"/>
          <w:color w:val="000000"/>
          <w:shd w:val="clear" w:color="auto" w:fill="FFFFFF"/>
        </w:rPr>
        <w:t xml:space="preserve"> used a lot in solving optimization problems, including exam invigilator assignment problem. </w:t>
      </w:r>
    </w:p>
    <w:p w14:paraId="195B9DC3" w14:textId="72047E53" w:rsidR="000E0676" w:rsidRDefault="005D503D" w:rsidP="000E0676">
      <w:pPr>
        <w:pStyle w:val="paragraph"/>
        <w:spacing w:before="160" w:beforeAutospacing="0" w:after="160" w:afterAutospacing="0" w:line="360" w:lineRule="auto"/>
        <w:jc w:val="both"/>
        <w:textAlignment w:val="baseline"/>
        <w:rPr>
          <w:rStyle w:val="normaltextrun"/>
          <w:sz w:val="26"/>
          <w:szCs w:val="26"/>
        </w:rPr>
      </w:pPr>
      <w:commentRangeStart w:id="298"/>
      <w:r w:rsidRPr="000E0676">
        <w:rPr>
          <w:rStyle w:val="normaltextrun"/>
          <w:color w:val="000000"/>
          <w:sz w:val="26"/>
          <w:szCs w:val="26"/>
          <w:shd w:val="clear" w:color="auto" w:fill="FFFFFF"/>
        </w:rPr>
        <w:t xml:space="preserve">In terms of </w:t>
      </w:r>
      <w:del w:id="299" w:author="NGUYỄN HOÀNG LONG" w:date="2021-01-05T00:46:00Z">
        <w:r w:rsidRPr="000E0676">
          <w:rPr>
            <w:rStyle w:val="normaltextrun"/>
            <w:color w:val="000000"/>
            <w:sz w:val="26"/>
            <w:szCs w:val="26"/>
            <w:shd w:val="clear" w:color="auto" w:fill="FFFFFF"/>
          </w:rPr>
          <w:delText xml:space="preserve">implementation </w:delText>
        </w:r>
      </w:del>
      <w:r w:rsidRPr="000E0676">
        <w:rPr>
          <w:rStyle w:val="normaltextrun"/>
          <w:color w:val="000000"/>
          <w:sz w:val="26"/>
          <w:szCs w:val="26"/>
          <w:shd w:val="clear" w:color="auto" w:fill="FFFFFF"/>
        </w:rPr>
        <w:t xml:space="preserve">time and cost, </w:t>
      </w:r>
      <w:r w:rsidR="00B4797E" w:rsidRPr="000E0676">
        <w:rPr>
          <w:rStyle w:val="normaltextrun"/>
          <w:color w:val="000000"/>
          <w:sz w:val="26"/>
          <w:szCs w:val="26"/>
          <w:shd w:val="clear" w:color="auto" w:fill="FFFFFF"/>
        </w:rPr>
        <w:t>l</w:t>
      </w:r>
      <w:r w:rsidR="00B4797E" w:rsidRPr="000E0676">
        <w:rPr>
          <w:rStyle w:val="normaltextrun"/>
          <w:sz w:val="26"/>
          <w:szCs w:val="26"/>
        </w:rPr>
        <w:t xml:space="preserve">inear programming </w:t>
      </w:r>
      <w:r w:rsidRPr="000E0676">
        <w:rPr>
          <w:rStyle w:val="normaltextrun"/>
          <w:color w:val="000000"/>
          <w:sz w:val="26"/>
          <w:szCs w:val="26"/>
          <w:shd w:val="clear" w:color="auto" w:fill="FFFFFF"/>
        </w:rPr>
        <w:t>is better but also more complex</w:t>
      </w:r>
      <w:ins w:id="300" w:author="NGUYỄN HOÀNG LONG" w:date="2021-01-05T00:46:00Z">
        <w:r w:rsidRPr="000E0676">
          <w:rPr>
            <w:rStyle w:val="normaltextrun"/>
            <w:color w:val="000000"/>
            <w:sz w:val="26"/>
            <w:szCs w:val="26"/>
            <w:shd w:val="clear" w:color="auto" w:fill="FFFFFF"/>
          </w:rPr>
          <w:t xml:space="preserve"> </w:t>
        </w:r>
        <w:r w:rsidR="00A80AEC">
          <w:rPr>
            <w:rStyle w:val="normaltextrun"/>
            <w:color w:val="000000"/>
            <w:sz w:val="26"/>
            <w:szCs w:val="26"/>
            <w:shd w:val="clear" w:color="auto" w:fill="FFFFFF"/>
          </w:rPr>
          <w:t>to implement</w:t>
        </w:r>
      </w:ins>
      <w:r w:rsidRPr="000E0676">
        <w:rPr>
          <w:rStyle w:val="normaltextrun"/>
          <w:color w:val="000000"/>
          <w:sz w:val="26"/>
          <w:szCs w:val="26"/>
          <w:shd w:val="clear" w:color="auto" w:fill="FFFFFF"/>
        </w:rPr>
        <w:t xml:space="preserve"> than the genetic algorithm</w:t>
      </w:r>
      <w:commentRangeEnd w:id="298"/>
      <w:r w:rsidR="005D082F">
        <w:rPr>
          <w:rStyle w:val="CommentReference"/>
          <w:rFonts w:eastAsiaTheme="minorHAnsi"/>
        </w:rPr>
        <w:commentReference w:id="298"/>
      </w:r>
      <w:r w:rsidRPr="000E0676">
        <w:rPr>
          <w:rStyle w:val="normaltextrun"/>
          <w:color w:val="000000"/>
          <w:sz w:val="26"/>
          <w:szCs w:val="26"/>
          <w:shd w:val="clear" w:color="auto" w:fill="FFFFFF"/>
        </w:rPr>
        <w:t>.</w:t>
      </w:r>
      <w:r w:rsidR="000E0676">
        <w:rPr>
          <w:rStyle w:val="normaltextrun"/>
          <w:color w:val="000000"/>
          <w:sz w:val="26"/>
          <w:szCs w:val="26"/>
          <w:shd w:val="clear" w:color="auto" w:fill="FFFFFF"/>
        </w:rPr>
        <w:t xml:space="preserve"> </w:t>
      </w:r>
      <w:del w:id="301" w:author="NGUYỄN HOÀNG LONG" w:date="2021-01-05T00:46:00Z">
        <w:r w:rsidR="000E0676" w:rsidRPr="000E0676" w:rsidDel="00A80AEC">
          <w:rPr>
            <w:rStyle w:val="normaltextrun"/>
            <w:color w:val="000000"/>
            <w:sz w:val="26"/>
            <w:szCs w:val="26"/>
            <w:shd w:val="clear" w:color="auto" w:fill="FFFFFF"/>
          </w:rPr>
          <w:delText>But</w:delText>
        </w:r>
      </w:del>
      <w:ins w:id="302" w:author="NGUYỄN HOÀNG LONG" w:date="2021-01-05T00:47:00Z">
        <w:r w:rsidR="00F46D04">
          <w:rPr>
            <w:rStyle w:val="normaltextrun"/>
            <w:color w:val="000000"/>
            <w:sz w:val="26"/>
            <w:szCs w:val="26"/>
            <w:shd w:val="clear" w:color="auto" w:fill="FFFFFF"/>
          </w:rPr>
          <w:t xml:space="preserve">Moreover, </w:t>
        </w:r>
      </w:ins>
      <w:del w:id="303" w:author="NGUYỄN HOÀNG LONG" w:date="2021-01-05T00:47:00Z">
        <w:r w:rsidR="000E0676" w:rsidRPr="000E0676">
          <w:rPr>
            <w:rStyle w:val="normaltextrun"/>
            <w:color w:val="000000"/>
            <w:sz w:val="26"/>
            <w:szCs w:val="26"/>
            <w:shd w:val="clear" w:color="auto" w:fill="FFFFFF"/>
          </w:rPr>
          <w:delText>,</w:delText>
        </w:r>
        <w:r w:rsidR="000E0676" w:rsidRPr="000E0676">
          <w:rPr>
            <w:rStyle w:val="normaltextrun"/>
            <w:sz w:val="26"/>
            <w:szCs w:val="26"/>
          </w:rPr>
          <w:delText xml:space="preserve"> in recent years, </w:delText>
        </w:r>
      </w:del>
      <w:r w:rsidR="000E0676" w:rsidRPr="000E0676">
        <w:rPr>
          <w:rStyle w:val="normaltextrun"/>
          <w:sz w:val="26"/>
          <w:szCs w:val="26"/>
        </w:rPr>
        <w:t>the genetic approach has attracted a lot of attention in different research areas</w:t>
      </w:r>
      <w:ins w:id="304" w:author="NGUYỄN HOÀNG LONG" w:date="2021-01-05T00:47:00Z">
        <w:r w:rsidR="00F46D04">
          <w:rPr>
            <w:rStyle w:val="normaltextrun"/>
            <w:sz w:val="26"/>
            <w:szCs w:val="26"/>
          </w:rPr>
          <w:t xml:space="preserve"> in recent years</w:t>
        </w:r>
      </w:ins>
      <w:r w:rsidR="000E0676" w:rsidRPr="000E0676">
        <w:rPr>
          <w:rStyle w:val="normaltextrun"/>
          <w:sz w:val="26"/>
          <w:szCs w:val="26"/>
        </w:rPr>
        <w:t>. This method has many outstanding features such as does not require knowledge, avoids local optimization, performs well with all problems that require large solution space and can be applied to many different types of optimization problems</w:t>
      </w:r>
      <w:r w:rsidR="000E0676" w:rsidRPr="009C203C">
        <w:rPr>
          <w:rStyle w:val="normaltextrun"/>
          <w:sz w:val="26"/>
          <w:szCs w:val="26"/>
        </w:rPr>
        <w:t>.</w:t>
      </w:r>
    </w:p>
    <w:p w14:paraId="32C04770" w14:textId="530EE332" w:rsidR="00000C2A" w:rsidRDefault="005D503D" w:rsidP="00E04C35">
      <w:pPr>
        <w:spacing w:before="160" w:beforeAutospacing="0" w:after="160"/>
        <w:jc w:val="both"/>
        <w:rPr>
          <w:rStyle w:val="normaltextrun"/>
          <w:color w:val="000000"/>
          <w:shd w:val="clear" w:color="auto" w:fill="FFFFFF"/>
        </w:rPr>
      </w:pPr>
      <w:commentRangeStart w:id="305"/>
      <w:r>
        <w:rPr>
          <w:rStyle w:val="normaltextrun"/>
          <w:color w:val="000000"/>
          <w:shd w:val="clear" w:color="auto" w:fill="FFFFFF"/>
        </w:rPr>
        <w:t xml:space="preserve">In fact, exam invigilator assignment problem at universities only </w:t>
      </w:r>
      <w:del w:id="306" w:author="NGUYỄN HOÀNG LONG" w:date="2021-01-05T00:43:00Z">
        <w:r>
          <w:rPr>
            <w:rStyle w:val="normaltextrun"/>
            <w:color w:val="000000"/>
            <w:shd w:val="clear" w:color="auto" w:fill="FFFFFF"/>
          </w:rPr>
          <w:delText xml:space="preserve">happen </w:delText>
        </w:r>
      </w:del>
      <w:ins w:id="307" w:author="NGUYỄN HOÀNG LONG" w:date="2021-01-05T00:43:00Z">
        <w:r w:rsidR="00462F34">
          <w:rPr>
            <w:rStyle w:val="normaltextrun"/>
            <w:color w:val="000000"/>
            <w:shd w:val="clear" w:color="auto" w:fill="FFFFFF"/>
          </w:rPr>
          <w:t xml:space="preserve">occur </w:t>
        </w:r>
      </w:ins>
      <w:r>
        <w:rPr>
          <w:rStyle w:val="normaltextrun"/>
          <w:color w:val="000000"/>
          <w:shd w:val="clear" w:color="auto" w:fill="FFFFFF"/>
        </w:rPr>
        <w:t>about two to three times a year, so time and cost do not affect too much</w:t>
      </w:r>
      <w:commentRangeEnd w:id="305"/>
      <w:r w:rsidR="009115E6">
        <w:rPr>
          <w:rStyle w:val="CommentReference"/>
        </w:rPr>
        <w:commentReference w:id="305"/>
      </w:r>
      <w:r>
        <w:rPr>
          <w:rStyle w:val="normaltextrun"/>
          <w:color w:val="000000"/>
          <w:shd w:val="clear" w:color="auto" w:fill="FFFFFF"/>
        </w:rPr>
        <w:t>.</w:t>
      </w:r>
    </w:p>
    <w:p w14:paraId="0D3B371A" w14:textId="721535DD" w:rsidR="00FF3AEB" w:rsidRDefault="00000C2A" w:rsidP="00E04C35">
      <w:pPr>
        <w:spacing w:before="160" w:beforeAutospacing="0" w:after="160"/>
        <w:jc w:val="both"/>
        <w:rPr>
          <w:rStyle w:val="eop"/>
          <w:color w:val="000000"/>
          <w:shd w:val="clear" w:color="auto" w:fill="FFFFFF"/>
        </w:rPr>
      </w:pPr>
      <w:r>
        <w:rPr>
          <w:rStyle w:val="normaltextrun"/>
          <w:color w:val="000000"/>
          <w:shd w:val="clear" w:color="auto" w:fill="FFFFFF"/>
        </w:rPr>
        <w:t>Therefore</w:t>
      </w:r>
      <w:r w:rsidR="00650124">
        <w:rPr>
          <w:rStyle w:val="normaltextrun"/>
          <w:color w:val="000000"/>
          <w:shd w:val="clear" w:color="auto" w:fill="FFFFFF"/>
        </w:rPr>
        <w:t>, in this thesis</w:t>
      </w:r>
      <w:r w:rsidR="00476C2C">
        <w:rPr>
          <w:rStyle w:val="normaltextrun"/>
          <w:color w:val="000000"/>
          <w:shd w:val="clear" w:color="auto" w:fill="FFFFFF"/>
        </w:rPr>
        <w:t xml:space="preserve">, for </w:t>
      </w:r>
      <w:r w:rsidR="00B5096D">
        <w:rPr>
          <w:rStyle w:val="normaltextrun"/>
          <w:color w:val="000000"/>
          <w:shd w:val="clear" w:color="auto" w:fill="FFFFFF"/>
        </w:rPr>
        <w:t>simplicity, we will</w:t>
      </w:r>
      <w:r w:rsidR="007677D4">
        <w:rPr>
          <w:rStyle w:val="normaltextrun"/>
          <w:color w:val="000000"/>
          <w:shd w:val="clear" w:color="auto" w:fill="FFFFFF"/>
        </w:rPr>
        <w:t xml:space="preserve"> </w:t>
      </w:r>
      <w:r w:rsidR="00386FFB">
        <w:rPr>
          <w:rStyle w:val="normaltextrun"/>
          <w:color w:val="000000"/>
          <w:shd w:val="clear" w:color="auto" w:fill="FFFFFF"/>
        </w:rPr>
        <w:t>use genetic algorithm to solve the exam</w:t>
      </w:r>
      <w:r w:rsidR="00E3785C">
        <w:rPr>
          <w:rStyle w:val="normaltextrun"/>
          <w:color w:val="000000"/>
          <w:shd w:val="clear" w:color="auto" w:fill="FFFFFF"/>
        </w:rPr>
        <w:t xml:space="preserve"> invigilator assignment problem in universit</w:t>
      </w:r>
      <w:r w:rsidR="00296A7F">
        <w:rPr>
          <w:rStyle w:val="normaltextrun"/>
          <w:color w:val="000000"/>
          <w:shd w:val="clear" w:color="auto" w:fill="FFFFFF"/>
        </w:rPr>
        <w:t>ies.</w:t>
      </w:r>
    </w:p>
    <w:p w14:paraId="56813FD0" w14:textId="77777777" w:rsidR="00627815" w:rsidRDefault="00627815" w:rsidP="00AA701D">
      <w:pPr>
        <w:spacing w:before="160" w:beforeAutospacing="0" w:after="160"/>
        <w:rPr>
          <w:rFonts w:eastAsia="Times New Roman"/>
          <w:b/>
          <w:sz w:val="28"/>
          <w:szCs w:val="22"/>
        </w:rPr>
      </w:pPr>
      <w:r>
        <w:rPr>
          <w:sz w:val="28"/>
          <w:szCs w:val="22"/>
        </w:rPr>
        <w:br w:type="page"/>
      </w:r>
    </w:p>
    <w:p w14:paraId="3AE218AB" w14:textId="6849BEAD" w:rsidR="00DA47F1" w:rsidRDefault="00DA47F1" w:rsidP="00AA701D">
      <w:pPr>
        <w:pStyle w:val="Heading1"/>
        <w:spacing w:before="160" w:after="160"/>
        <w:jc w:val="left"/>
        <w:rPr>
          <w:sz w:val="28"/>
          <w:szCs w:val="22"/>
        </w:rPr>
      </w:pPr>
      <w:bookmarkStart w:id="308" w:name="_Toc60747232"/>
      <w:r>
        <w:rPr>
          <w:sz w:val="28"/>
          <w:szCs w:val="22"/>
        </w:rPr>
        <w:lastRenderedPageBreak/>
        <w:t>Chapter 3</w:t>
      </w:r>
      <w:r w:rsidR="00D950C1">
        <w:rPr>
          <w:sz w:val="28"/>
          <w:szCs w:val="22"/>
        </w:rPr>
        <w:t xml:space="preserve"> </w:t>
      </w:r>
      <w:r w:rsidR="008966F2" w:rsidRPr="00627815">
        <w:rPr>
          <w:sz w:val="28"/>
          <w:szCs w:val="28"/>
        </w:rPr>
        <w:t xml:space="preserve">EXAM INVIGILATOR ASSIGNMENT </w:t>
      </w:r>
      <w:r w:rsidR="00694AA4" w:rsidRPr="00627815">
        <w:rPr>
          <w:sz w:val="28"/>
          <w:szCs w:val="28"/>
        </w:rPr>
        <w:t>PROBLEM</w:t>
      </w:r>
      <w:bookmarkEnd w:id="308"/>
    </w:p>
    <w:p w14:paraId="1531AB91" w14:textId="4C415571" w:rsidR="00694AA4" w:rsidRDefault="00694AA4" w:rsidP="00AA701D">
      <w:pPr>
        <w:pStyle w:val="Heading2"/>
        <w:spacing w:before="160" w:beforeAutospacing="0" w:after="160"/>
        <w:rPr>
          <w:rFonts w:ascii="Times New Roman" w:hAnsi="Times New Roman" w:cs="Times New Roman"/>
          <w:b/>
          <w:bCs/>
          <w:color w:val="auto"/>
        </w:rPr>
      </w:pPr>
      <w:bookmarkStart w:id="309" w:name="_Toc60747233"/>
      <w:r w:rsidRPr="00694AA4">
        <w:rPr>
          <w:rFonts w:ascii="Times New Roman" w:hAnsi="Times New Roman" w:cs="Times New Roman"/>
          <w:b/>
          <w:bCs/>
          <w:color w:val="auto"/>
        </w:rPr>
        <w:t xml:space="preserve">3.1 </w:t>
      </w:r>
      <w:r w:rsidR="00313AA5">
        <w:rPr>
          <w:rFonts w:ascii="Times New Roman" w:hAnsi="Times New Roman" w:cs="Times New Roman"/>
          <w:b/>
          <w:bCs/>
          <w:color w:val="auto"/>
        </w:rPr>
        <w:t>Describe the problem</w:t>
      </w:r>
      <w:bookmarkEnd w:id="309"/>
    </w:p>
    <w:p w14:paraId="0177ACAB" w14:textId="52F7B1AA" w:rsidR="00313AA5" w:rsidRDefault="00972268" w:rsidP="00E04C35">
      <w:pPr>
        <w:spacing w:before="160" w:beforeAutospacing="0" w:after="160"/>
        <w:jc w:val="both"/>
      </w:pPr>
      <w:r>
        <w:t>There are about 20000 candidates taking the exam in 12-15 days at each exam of University of Information Technology.</w:t>
      </w:r>
    </w:p>
    <w:p w14:paraId="1DCA0D6B" w14:textId="2E4FE0BB" w:rsidR="003C2666" w:rsidRDefault="00972268" w:rsidP="00E04C35">
      <w:pPr>
        <w:spacing w:before="160" w:beforeAutospacing="0" w:after="160"/>
        <w:jc w:val="both"/>
        <w:rPr>
          <w:ins w:id="310" w:author="NGUYỄN HOÀNG LONG" w:date="2021-01-05T00:55:00Z"/>
        </w:rPr>
      </w:pPr>
      <w:r>
        <w:t xml:space="preserve">In </w:t>
      </w:r>
      <w:commentRangeStart w:id="311"/>
      <w:del w:id="312" w:author="NGUYỄN HOÀNG LONG" w:date="2021-01-05T00:49:00Z">
        <w:r>
          <w:delText xml:space="preserve">the </w:delText>
        </w:r>
      </w:del>
      <w:ins w:id="313" w:author="NGUYỄN HOÀNG LONG" w:date="2021-01-05T00:49:00Z">
        <w:r w:rsidR="00FE5D9C">
          <w:t xml:space="preserve">each </w:t>
        </w:r>
      </w:ins>
      <w:commentRangeEnd w:id="311"/>
      <w:r w:rsidR="00DB7FE5">
        <w:rPr>
          <w:rStyle w:val="CommentReference"/>
        </w:rPr>
        <w:commentReference w:id="311"/>
      </w:r>
      <w:r>
        <w:t>exam, there are about 120</w:t>
      </w:r>
      <w:ins w:id="314" w:author="NGUYỄN HOÀNG LONG" w:date="2021-01-05T00:29:00Z">
        <w:r>
          <w:t xml:space="preserve"> </w:t>
        </w:r>
        <w:r w:rsidR="00C20CA7">
          <w:t>invigilators</w:t>
        </w:r>
      </w:ins>
      <w:del w:id="315" w:author="NGUYỄN HOÀNG LONG" w:date="2021-01-05T00:29:00Z">
        <w:r w:rsidDel="00C20CA7">
          <w:delText xml:space="preserve"> </w:delText>
        </w:r>
      </w:del>
      <w:r>
        <w:t xml:space="preserve">. </w:t>
      </w:r>
      <w:commentRangeStart w:id="316"/>
      <w:r>
        <w:t xml:space="preserve">Before each exam, the school will announce the </w:t>
      </w:r>
      <w:del w:id="317" w:author="NGUYỄN HOÀNG LONG" w:date="2021-01-05T00:54:00Z">
        <w:r>
          <w:delText xml:space="preserve">test </w:delText>
        </w:r>
      </w:del>
      <w:ins w:id="318" w:author="NGUYỄN HOÀNG LONG" w:date="2021-01-05T00:54:00Z">
        <w:r w:rsidR="003C2666">
          <w:t xml:space="preserve">exam </w:t>
        </w:r>
      </w:ins>
      <w:r>
        <w:t>schedule</w:t>
      </w:r>
      <w:ins w:id="319" w:author="NGUYỄN HOÀNG LONG" w:date="2021-01-05T01:03:00Z">
        <w:r>
          <w:t xml:space="preserve"> </w:t>
        </w:r>
        <w:r w:rsidR="00B12443">
          <w:t>and</w:t>
        </w:r>
      </w:ins>
      <w:r>
        <w:t xml:space="preserve"> </w:t>
      </w:r>
      <w:del w:id="320" w:author="NGUYỄN HOÀNG LONG" w:date="2021-01-05T00:55:00Z">
        <w:r>
          <w:delText xml:space="preserve">for each specific subject and </w:delText>
        </w:r>
      </w:del>
      <w:r>
        <w:t>the</w:t>
      </w:r>
      <w:ins w:id="321" w:author="NGUYỄN HOÀNG LONG" w:date="2021-01-05T00:55:00Z">
        <w:r>
          <w:t xml:space="preserve"> </w:t>
        </w:r>
        <w:r w:rsidR="003C2666">
          <w:t>required</w:t>
        </w:r>
      </w:ins>
      <w:r>
        <w:t xml:space="preserve"> number of invigilators for each su</w:t>
      </w:r>
      <w:r w:rsidR="00140124">
        <w:t>bject</w:t>
      </w:r>
      <w:commentRangeEnd w:id="316"/>
      <w:r w:rsidR="000A7A93">
        <w:rPr>
          <w:rStyle w:val="CommentReference"/>
        </w:rPr>
        <w:commentReference w:id="316"/>
      </w:r>
      <w:r w:rsidR="00140124">
        <w:t>.</w:t>
      </w:r>
      <w:ins w:id="322" w:author="NGUYỄN HOÀNG LONG" w:date="2021-01-05T01:04:00Z">
        <w:r w:rsidR="00B12443">
          <w:t xml:space="preserve"> Then in</w:t>
        </w:r>
        <w:r w:rsidR="00467647">
          <w:t xml:space="preserve">vigilators </w:t>
        </w:r>
      </w:ins>
      <w:ins w:id="323" w:author="NGUYỄN HOÀNG LONG" w:date="2021-01-05T01:05:00Z">
        <w:r w:rsidR="00757CC4">
          <w:t xml:space="preserve">will sign up to be able to </w:t>
        </w:r>
      </w:ins>
      <w:ins w:id="324" w:author="NGUYỄN HOÀNG LONG" w:date="2021-01-05T01:06:00Z">
        <w:r w:rsidR="00A70187">
          <w:t>sup</w:t>
        </w:r>
        <w:r w:rsidR="006527AB">
          <w:t>ervise</w:t>
        </w:r>
      </w:ins>
      <w:ins w:id="325" w:author="NGUYỄN HOÀNG LONG" w:date="2021-01-05T01:05:00Z">
        <w:r w:rsidR="00757CC4">
          <w:t xml:space="preserve"> </w:t>
        </w:r>
        <w:r w:rsidR="0047025E">
          <w:t>in the examination</w:t>
        </w:r>
        <w:r w:rsidR="003C6BCA">
          <w:t>.</w:t>
        </w:r>
      </w:ins>
      <w:del w:id="326" w:author="NGUYỄN HOÀNG LONG" w:date="2021-01-05T00:55:00Z">
        <w:r w:rsidR="00140124" w:rsidDel="003C2666">
          <w:delText xml:space="preserve"> </w:delText>
        </w:r>
      </w:del>
    </w:p>
    <w:p w14:paraId="448C4AA6" w14:textId="30B4A927" w:rsidR="008966F2" w:rsidRDefault="00140124" w:rsidP="00E04C35">
      <w:pPr>
        <w:spacing w:before="160" w:beforeAutospacing="0" w:after="160"/>
        <w:jc w:val="both"/>
      </w:pPr>
      <w:r>
        <w:t>Each exam day will have 4 shifts</w:t>
      </w:r>
      <w:ins w:id="327" w:author="NGUYỄN HOÀNG LONG" w:date="2021-01-05T00:31:00Z">
        <w:r w:rsidR="0085232B">
          <w:t>.</w:t>
        </w:r>
      </w:ins>
      <w:del w:id="328" w:author="NGUYỄN HOÀNG LONG" w:date="2021-01-05T00:31:00Z">
        <w:r>
          <w:delText>, the task here is not to assign one invigilator to 2 exam rooms at the same time and each exam room must have the enough invigilators as required.</w:delText>
        </w:r>
      </w:del>
    </w:p>
    <w:tbl>
      <w:tblPr>
        <w:tblStyle w:val="TableGrid"/>
        <w:tblW w:w="0" w:type="auto"/>
        <w:tblLook w:val="04A0" w:firstRow="1" w:lastRow="0" w:firstColumn="1" w:lastColumn="0" w:noHBand="0" w:noVBand="1"/>
      </w:tblPr>
      <w:tblGrid>
        <w:gridCol w:w="2122"/>
        <w:gridCol w:w="6989"/>
      </w:tblGrid>
      <w:tr w:rsidR="008966F2" w14:paraId="08C27442" w14:textId="77777777" w:rsidTr="000C2BC6">
        <w:tc>
          <w:tcPr>
            <w:tcW w:w="2122" w:type="dxa"/>
            <w:shd w:val="clear" w:color="auto" w:fill="9CC2E5" w:themeFill="accent5" w:themeFillTint="99"/>
            <w:vAlign w:val="center"/>
          </w:tcPr>
          <w:p w14:paraId="0EB5D4BD" w14:textId="77777777" w:rsidR="008966F2" w:rsidRPr="00472541" w:rsidRDefault="008966F2" w:rsidP="00594E06">
            <w:pPr>
              <w:spacing w:before="160" w:after="160" w:line="360" w:lineRule="auto"/>
              <w:jc w:val="center"/>
              <w:rPr>
                <w:rFonts w:ascii="Times New Roman" w:hAnsi="Times New Roman" w:cs="Times New Roman"/>
                <w:b/>
                <w:bCs/>
                <w:sz w:val="26"/>
                <w:szCs w:val="26"/>
              </w:rPr>
            </w:pPr>
            <w:r w:rsidRPr="00472541">
              <w:rPr>
                <w:rFonts w:ascii="Times New Roman" w:hAnsi="Times New Roman" w:cs="Times New Roman"/>
                <w:b/>
                <w:bCs/>
                <w:sz w:val="26"/>
                <w:szCs w:val="26"/>
              </w:rPr>
              <w:t>Shift</w:t>
            </w:r>
          </w:p>
        </w:tc>
        <w:tc>
          <w:tcPr>
            <w:tcW w:w="6989" w:type="dxa"/>
            <w:shd w:val="clear" w:color="auto" w:fill="9CC2E5" w:themeFill="accent5" w:themeFillTint="99"/>
            <w:vAlign w:val="center"/>
          </w:tcPr>
          <w:p w14:paraId="70AF1B97" w14:textId="77777777" w:rsidR="008966F2" w:rsidRPr="00472541" w:rsidRDefault="008966F2" w:rsidP="00594E06">
            <w:pPr>
              <w:spacing w:before="160" w:after="160" w:line="360" w:lineRule="auto"/>
              <w:jc w:val="center"/>
              <w:rPr>
                <w:rFonts w:ascii="Times New Roman" w:hAnsi="Times New Roman" w:cs="Times New Roman"/>
                <w:b/>
                <w:bCs/>
                <w:sz w:val="26"/>
                <w:szCs w:val="26"/>
              </w:rPr>
            </w:pPr>
            <w:r w:rsidRPr="00472541">
              <w:rPr>
                <w:rFonts w:ascii="Times New Roman" w:hAnsi="Times New Roman" w:cs="Times New Roman"/>
                <w:b/>
                <w:bCs/>
                <w:sz w:val="26"/>
                <w:szCs w:val="26"/>
              </w:rPr>
              <w:t>Time span</w:t>
            </w:r>
          </w:p>
        </w:tc>
      </w:tr>
      <w:tr w:rsidR="008966F2" w14:paraId="20DA1924" w14:textId="77777777" w:rsidTr="000C2BC6">
        <w:tc>
          <w:tcPr>
            <w:tcW w:w="2122" w:type="dxa"/>
            <w:vAlign w:val="center"/>
          </w:tcPr>
          <w:p w14:paraId="26F2B9F5"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w:t>
            </w:r>
          </w:p>
        </w:tc>
        <w:tc>
          <w:tcPr>
            <w:tcW w:w="6989" w:type="dxa"/>
            <w:vAlign w:val="center"/>
          </w:tcPr>
          <w:p w14:paraId="48D4A566"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07:30 AM – 09:00 AM</w:t>
            </w:r>
          </w:p>
        </w:tc>
      </w:tr>
      <w:tr w:rsidR="008966F2" w14:paraId="62977544" w14:textId="77777777" w:rsidTr="000C2BC6">
        <w:tc>
          <w:tcPr>
            <w:tcW w:w="2122" w:type="dxa"/>
            <w:vAlign w:val="center"/>
          </w:tcPr>
          <w:p w14:paraId="6A0340CF"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2</w:t>
            </w:r>
          </w:p>
        </w:tc>
        <w:tc>
          <w:tcPr>
            <w:tcW w:w="6989" w:type="dxa"/>
            <w:vAlign w:val="center"/>
          </w:tcPr>
          <w:p w14:paraId="19DA3106"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09:30 AM – 11:00 PM</w:t>
            </w:r>
          </w:p>
        </w:tc>
      </w:tr>
      <w:tr w:rsidR="008966F2" w14:paraId="0AEE946D" w14:textId="77777777" w:rsidTr="000C2BC6">
        <w:tc>
          <w:tcPr>
            <w:tcW w:w="2122" w:type="dxa"/>
            <w:vAlign w:val="center"/>
          </w:tcPr>
          <w:p w14:paraId="677A937C"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3</w:t>
            </w:r>
          </w:p>
        </w:tc>
        <w:tc>
          <w:tcPr>
            <w:tcW w:w="6989" w:type="dxa"/>
            <w:vAlign w:val="center"/>
          </w:tcPr>
          <w:p w14:paraId="6478D775"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13:30 PM – 15:00 PM</w:t>
            </w:r>
          </w:p>
        </w:tc>
      </w:tr>
      <w:tr w:rsidR="008966F2" w14:paraId="461AECD9" w14:textId="77777777" w:rsidTr="000C2BC6">
        <w:tc>
          <w:tcPr>
            <w:tcW w:w="2122" w:type="dxa"/>
            <w:vAlign w:val="center"/>
          </w:tcPr>
          <w:p w14:paraId="7DC0C2CE"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4</w:t>
            </w:r>
          </w:p>
        </w:tc>
        <w:tc>
          <w:tcPr>
            <w:tcW w:w="6989" w:type="dxa"/>
            <w:vAlign w:val="center"/>
          </w:tcPr>
          <w:p w14:paraId="66FE554A" w14:textId="77777777" w:rsidR="008966F2" w:rsidRPr="00472541" w:rsidRDefault="008966F2" w:rsidP="00594E06">
            <w:pPr>
              <w:spacing w:before="160" w:after="160" w:line="360" w:lineRule="auto"/>
              <w:jc w:val="center"/>
              <w:rPr>
                <w:rFonts w:ascii="Times New Roman" w:hAnsi="Times New Roman" w:cs="Times New Roman"/>
                <w:sz w:val="26"/>
                <w:szCs w:val="26"/>
              </w:rPr>
            </w:pPr>
            <w:r w:rsidRPr="00472541">
              <w:rPr>
                <w:rFonts w:ascii="Times New Roman" w:hAnsi="Times New Roman" w:cs="Times New Roman"/>
                <w:sz w:val="26"/>
                <w:szCs w:val="26"/>
              </w:rPr>
              <w:t>15:30 PM – 17:00 PM</w:t>
            </w:r>
          </w:p>
        </w:tc>
      </w:tr>
    </w:tbl>
    <w:p w14:paraId="4E2EB9ED" w14:textId="0D7EC751" w:rsidR="008966F2" w:rsidRPr="00382876" w:rsidRDefault="00627815" w:rsidP="00AD6BD4">
      <w:pPr>
        <w:pStyle w:val="table"/>
        <w:rPr>
          <w:i w:val="0"/>
          <w:iCs/>
          <w:szCs w:val="22"/>
        </w:rPr>
      </w:pPr>
      <w:bookmarkStart w:id="329" w:name="_Toc60747168"/>
      <w:r w:rsidRPr="00382876">
        <w:t xml:space="preserve">Table 3.1 </w:t>
      </w:r>
      <w:r w:rsidR="0055649A" w:rsidRPr="00382876">
        <w:rPr>
          <w:i w:val="0"/>
          <w:iCs/>
          <w:szCs w:val="22"/>
        </w:rPr>
        <w:t>Duration of each s</w:t>
      </w:r>
      <w:r w:rsidRPr="00382876">
        <w:rPr>
          <w:i w:val="0"/>
          <w:iCs/>
          <w:szCs w:val="22"/>
        </w:rPr>
        <w:t>hift per day</w:t>
      </w:r>
      <w:bookmarkEnd w:id="329"/>
    </w:p>
    <w:p w14:paraId="6036B293" w14:textId="4E6862D8" w:rsidR="00694AA4" w:rsidRDefault="00140124" w:rsidP="00594E06">
      <w:pPr>
        <w:spacing w:before="160" w:beforeAutospacing="0" w:after="160"/>
        <w:jc w:val="both"/>
        <w:rPr>
          <w:del w:id="330" w:author="NGUYỄN HOÀNG LONG" w:date="2021-01-04T22:05:00Z"/>
        </w:rPr>
      </w:pPr>
      <w:commentRangeStart w:id="331"/>
      <w:del w:id="332" w:author="NGUYỄN HOÀNG LONG" w:date="2021-01-04T22:05:00Z">
        <w:r>
          <w:delText xml:space="preserve">Assigning invigilators is possible, but the results will likely make the invigilators unhappy. The schedule assigned to the invigilators can take several days during the </w:delText>
        </w:r>
        <w:r>
          <w:lastRenderedPageBreak/>
          <w:delText>exam, so they  must be present at school only to supervise one or two subjects per day, which is time consuming, especially for those who far from school.</w:delText>
        </w:r>
      </w:del>
    </w:p>
    <w:p w14:paraId="7630C18F" w14:textId="70ABD226" w:rsidR="007A00C1" w:rsidRPr="007A00C1" w:rsidRDefault="007A00C1" w:rsidP="00594E06">
      <w:pPr>
        <w:spacing w:before="160" w:beforeAutospacing="0" w:after="160"/>
        <w:jc w:val="both"/>
      </w:pPr>
      <w:del w:id="333" w:author="NGUYỄN HOÀNG LONG" w:date="2021-01-04T22:05:00Z">
        <w:r w:rsidRPr="007A00C1">
          <w:delText xml:space="preserve">Therefore, </w:delText>
        </w:r>
        <w:r>
          <w:delText>our</w:delText>
        </w:r>
      </w:del>
      <w:ins w:id="334" w:author="NGUYỄN HOÀNG LONG" w:date="2021-01-05T00:31:00Z">
        <w:r w:rsidR="0012617D">
          <w:t>The task here is not to assign one invigilator to 2 exam rooms at the same time and each exam room must have the enough invigilators as required</w:t>
        </w:r>
      </w:ins>
      <w:commentRangeEnd w:id="331"/>
      <w:r w:rsidR="00B74970">
        <w:rPr>
          <w:rStyle w:val="CommentReference"/>
        </w:rPr>
        <w:commentReference w:id="331"/>
      </w:r>
      <w:ins w:id="335" w:author="NGUYỄN HOÀNG LONG" w:date="2021-01-05T00:31:00Z">
        <w:r w:rsidR="0012617D">
          <w:t>.</w:t>
        </w:r>
      </w:ins>
      <w:ins w:id="336" w:author="NGUYỄN HOÀNG LONG" w:date="2021-01-05T00:32:00Z">
        <w:r w:rsidRPr="007A00C1">
          <w:t xml:space="preserve"> </w:t>
        </w:r>
      </w:ins>
      <w:del w:id="337" w:author="NGUYỄN HOÀNG LONG" w:date="2021-01-05T00:31:00Z">
        <w:r w:rsidDel="0012617D">
          <w:delText xml:space="preserve"> </w:delText>
        </w:r>
        <w:r w:rsidRPr="007A00C1">
          <w:delText xml:space="preserve">objective </w:delText>
        </w:r>
      </w:del>
      <w:del w:id="338" w:author="NGUYỄN HOÀNG LONG" w:date="2021-01-05T00:32:00Z">
        <w:r w:rsidRPr="007A00C1">
          <w:delText>is focus</w:delText>
        </w:r>
      </w:del>
      <w:ins w:id="339" w:author="NGUYỄN HOÀNG LONG" w:date="2021-01-05T00:32:00Z">
        <w:r w:rsidR="001604E9">
          <w:t>After that,</w:t>
        </w:r>
        <w:r w:rsidRPr="007A00C1">
          <w:t xml:space="preserve"> </w:t>
        </w:r>
      </w:ins>
      <w:del w:id="340" w:author="NGUYỄN HOÀNG LONG" w:date="2021-01-05T00:32:00Z">
        <w:r w:rsidDel="007E45D9">
          <w:delText xml:space="preserve"> </w:delText>
        </w:r>
        <w:r w:rsidRPr="007A00C1">
          <w:delText>on</w:delText>
        </w:r>
      </w:del>
      <w:ins w:id="341" w:author="NGUYỄN HOÀNG LONG" w:date="2021-01-05T00:32:00Z">
        <w:r w:rsidR="00805AEF">
          <w:t>s</w:t>
        </w:r>
      </w:ins>
      <w:del w:id="342" w:author="NGUYỄN HOÀNG LONG" w:date="2021-01-05T00:32:00Z">
        <w:r w:rsidRPr="007A00C1">
          <w:delText xml:space="preserve"> s</w:delText>
        </w:r>
      </w:del>
      <w:r w:rsidRPr="007A00C1">
        <w:t>tudy and apply algorithms to minimize the number of days that invigilators have to come to school</w:t>
      </w:r>
      <w:r>
        <w:t>.</w:t>
      </w:r>
    </w:p>
    <w:p w14:paraId="4E9BA112" w14:textId="77777777" w:rsidR="00143F79" w:rsidRDefault="00143F79" w:rsidP="00594E06">
      <w:pPr>
        <w:spacing w:before="160" w:beforeAutospacing="0" w:after="160"/>
        <w:jc w:val="both"/>
        <w:rPr>
          <w:ins w:id="343" w:author="NGUYỄN HOÀNG LONG" w:date="2021-01-05T01:12:00Z"/>
        </w:rPr>
      </w:pPr>
      <w:ins w:id="344" w:author="NGUYỄN HOÀNG LONG" w:date="2021-01-05T01:12:00Z">
        <w:r>
          <w:br w:type="page"/>
        </w:r>
      </w:ins>
    </w:p>
    <w:p w14:paraId="1B2D6B2B" w14:textId="08F90754" w:rsidR="00140124" w:rsidRPr="00E645A7" w:rsidRDefault="00140124" w:rsidP="00594E06">
      <w:pPr>
        <w:spacing w:before="160" w:beforeAutospacing="0" w:after="160"/>
        <w:jc w:val="both"/>
      </w:pPr>
      <w:r>
        <w:lastRenderedPageBreak/>
        <w:t>An acceptable solution of the problem must satisfy the following constraints:</w:t>
      </w:r>
    </w:p>
    <w:p w14:paraId="2D6DA159" w14:textId="77777777" w:rsidR="00694AA4" w:rsidRPr="00140124" w:rsidRDefault="00694AA4" w:rsidP="00594E06">
      <w:pPr>
        <w:tabs>
          <w:tab w:val="left" w:pos="993"/>
        </w:tabs>
        <w:spacing w:before="160" w:beforeAutospacing="0" w:after="160"/>
        <w:jc w:val="both"/>
      </w:pPr>
      <w:r w:rsidRPr="00140124">
        <w:t xml:space="preserve">Hard constraints: </w:t>
      </w:r>
    </w:p>
    <w:p w14:paraId="61D3950B" w14:textId="18D46C09" w:rsidR="00694AA4" w:rsidRDefault="00627815" w:rsidP="00594E06">
      <w:pPr>
        <w:pStyle w:val="ListParagraph"/>
        <w:numPr>
          <w:ilvl w:val="0"/>
          <w:numId w:val="12"/>
        </w:numPr>
        <w:spacing w:before="160" w:after="160" w:line="360" w:lineRule="auto"/>
        <w:jc w:val="both"/>
        <w:rPr>
          <w:sz w:val="26"/>
          <w:szCs w:val="26"/>
        </w:rPr>
      </w:pPr>
      <w:r>
        <w:rPr>
          <w:sz w:val="26"/>
          <w:szCs w:val="26"/>
        </w:rPr>
        <w:t xml:space="preserve">In a certain shift, invigilator is not allowed to </w:t>
      </w:r>
      <w:commentRangeStart w:id="345"/>
      <w:del w:id="346" w:author="NGUYỄN HOÀNG LONG" w:date="2021-01-05T01:07:00Z">
        <w:r>
          <w:rPr>
            <w:sz w:val="26"/>
            <w:szCs w:val="26"/>
          </w:rPr>
          <w:delText xml:space="preserve">view </w:delText>
        </w:r>
      </w:del>
      <w:ins w:id="347" w:author="NGUYỄN HOÀNG LONG" w:date="2021-01-05T01:07:00Z">
        <w:r w:rsidR="00FE0023">
          <w:rPr>
            <w:sz w:val="26"/>
            <w:szCs w:val="26"/>
          </w:rPr>
          <w:t xml:space="preserve">oversee </w:t>
        </w:r>
      </w:ins>
      <w:commentRangeEnd w:id="345"/>
      <w:r w:rsidR="004249FF">
        <w:rPr>
          <w:rStyle w:val="CommentReference"/>
          <w:rFonts w:eastAsiaTheme="minorHAnsi"/>
        </w:rPr>
        <w:commentReference w:id="345"/>
      </w:r>
      <w:r>
        <w:rPr>
          <w:sz w:val="26"/>
          <w:szCs w:val="26"/>
        </w:rPr>
        <w:t xml:space="preserve">multiple </w:t>
      </w:r>
      <w:commentRangeStart w:id="348"/>
      <w:del w:id="349" w:author="NGUYỄN HOÀNG LONG" w:date="2021-01-05T01:07:00Z">
        <w:r>
          <w:rPr>
            <w:sz w:val="26"/>
            <w:szCs w:val="26"/>
          </w:rPr>
          <w:delText>exams</w:delText>
        </w:r>
        <w:commentRangeEnd w:id="348"/>
        <w:r w:rsidR="00C10165">
          <w:rPr>
            <w:rStyle w:val="CommentReference"/>
            <w:rFonts w:eastAsiaTheme="minorHAnsi"/>
          </w:rPr>
          <w:commentReference w:id="348"/>
        </w:r>
      </w:del>
      <w:ins w:id="350" w:author="NGUYỄN HOÀNG LONG" w:date="2021-01-05T01:07:00Z">
        <w:r w:rsidR="00755F67">
          <w:rPr>
            <w:sz w:val="26"/>
            <w:szCs w:val="26"/>
          </w:rPr>
          <w:t>rooms</w:t>
        </w:r>
      </w:ins>
      <w:r w:rsidR="00694AA4" w:rsidRPr="00E645A7">
        <w:rPr>
          <w:sz w:val="26"/>
          <w:szCs w:val="26"/>
        </w:rPr>
        <w:t xml:space="preserve">. </w:t>
      </w:r>
      <w:r>
        <w:rPr>
          <w:sz w:val="26"/>
          <w:szCs w:val="26"/>
        </w:rPr>
        <w:t>(1)</w:t>
      </w:r>
    </w:p>
    <w:p w14:paraId="0D09AC4D" w14:textId="7C89C52D" w:rsidR="00694AA4" w:rsidRPr="00E645A7" w:rsidRDefault="00694AA4" w:rsidP="00594E06">
      <w:pPr>
        <w:pStyle w:val="ListParagraph"/>
        <w:numPr>
          <w:ilvl w:val="0"/>
          <w:numId w:val="12"/>
        </w:numPr>
        <w:spacing w:before="160" w:after="160" w:line="360" w:lineRule="auto"/>
        <w:jc w:val="both"/>
        <w:rPr>
          <w:sz w:val="26"/>
          <w:szCs w:val="26"/>
        </w:rPr>
      </w:pPr>
      <w:r w:rsidRPr="00E645A7">
        <w:rPr>
          <w:sz w:val="26"/>
          <w:szCs w:val="26"/>
        </w:rPr>
        <w:t xml:space="preserve">Each exam </w:t>
      </w:r>
      <w:r w:rsidR="00627815">
        <w:rPr>
          <w:sz w:val="26"/>
          <w:szCs w:val="26"/>
        </w:rPr>
        <w:t>must meet</w:t>
      </w:r>
      <w:r w:rsidRPr="00E645A7">
        <w:rPr>
          <w:sz w:val="26"/>
          <w:szCs w:val="26"/>
        </w:rPr>
        <w:t xml:space="preserve"> </w:t>
      </w:r>
      <w:r w:rsidR="00627815">
        <w:rPr>
          <w:sz w:val="26"/>
          <w:szCs w:val="26"/>
        </w:rPr>
        <w:t>the</w:t>
      </w:r>
      <w:r w:rsidRPr="00E645A7">
        <w:rPr>
          <w:sz w:val="26"/>
          <w:szCs w:val="26"/>
        </w:rPr>
        <w:t xml:space="preserve"> </w:t>
      </w:r>
      <w:r w:rsidR="00627815">
        <w:rPr>
          <w:sz w:val="26"/>
          <w:szCs w:val="26"/>
        </w:rPr>
        <w:t xml:space="preserve">required </w:t>
      </w:r>
      <w:r w:rsidRPr="00E645A7">
        <w:rPr>
          <w:sz w:val="26"/>
          <w:szCs w:val="26"/>
        </w:rPr>
        <w:t xml:space="preserve">number of </w:t>
      </w:r>
      <w:r w:rsidR="00627815">
        <w:rPr>
          <w:sz w:val="26"/>
          <w:szCs w:val="26"/>
        </w:rPr>
        <w:t>i</w:t>
      </w:r>
      <w:r w:rsidRPr="00E645A7">
        <w:rPr>
          <w:sz w:val="26"/>
          <w:szCs w:val="26"/>
        </w:rPr>
        <w:t>nvigilators.</w:t>
      </w:r>
      <w:r w:rsidR="00627815">
        <w:rPr>
          <w:sz w:val="26"/>
          <w:szCs w:val="26"/>
        </w:rPr>
        <w:t xml:space="preserve"> (2)</w:t>
      </w:r>
    </w:p>
    <w:p w14:paraId="4723CFA1" w14:textId="77777777" w:rsidR="00694AA4" w:rsidRPr="00140124" w:rsidRDefault="00694AA4" w:rsidP="00594E06">
      <w:pPr>
        <w:spacing w:before="160" w:beforeAutospacing="0" w:after="160"/>
        <w:jc w:val="both"/>
      </w:pPr>
      <w:r w:rsidRPr="00140124">
        <w:t xml:space="preserve">Soft constraints: </w:t>
      </w:r>
    </w:p>
    <w:p w14:paraId="43E11C2B" w14:textId="3C5893FE" w:rsidR="00694AA4" w:rsidRPr="00853C35" w:rsidRDefault="00694AA4" w:rsidP="00594E06">
      <w:pPr>
        <w:pStyle w:val="ListParagraph"/>
        <w:numPr>
          <w:ilvl w:val="0"/>
          <w:numId w:val="13"/>
        </w:numPr>
        <w:spacing w:before="160" w:after="160" w:line="360" w:lineRule="auto"/>
        <w:ind w:left="714" w:hanging="357"/>
        <w:rPr>
          <w:sz w:val="26"/>
          <w:szCs w:val="26"/>
        </w:rPr>
      </w:pPr>
      <w:r w:rsidRPr="00853C35">
        <w:rPr>
          <w:sz w:val="26"/>
          <w:szCs w:val="26"/>
        </w:rPr>
        <w:t>The distance between two consecutive shifts of invigilator is as close as possible</w:t>
      </w:r>
      <w:r w:rsidR="00627815">
        <w:rPr>
          <w:sz w:val="26"/>
          <w:szCs w:val="26"/>
        </w:rPr>
        <w:t>.</w:t>
      </w:r>
      <w:r w:rsidRPr="00853C35">
        <w:rPr>
          <w:sz w:val="26"/>
          <w:szCs w:val="26"/>
        </w:rPr>
        <w:t xml:space="preserve"> </w:t>
      </w:r>
      <w:r w:rsidR="00627815">
        <w:rPr>
          <w:sz w:val="26"/>
          <w:szCs w:val="26"/>
        </w:rPr>
        <w:t>(3)</w:t>
      </w:r>
    </w:p>
    <w:p w14:paraId="6C5A152D" w14:textId="081EAD05" w:rsidR="00F5737A" w:rsidRDefault="00627815" w:rsidP="00F5737A">
      <w:pPr>
        <w:pStyle w:val="ListParagraph"/>
        <w:numPr>
          <w:ilvl w:val="0"/>
          <w:numId w:val="13"/>
        </w:numPr>
        <w:spacing w:before="160" w:after="160" w:line="360" w:lineRule="auto"/>
        <w:jc w:val="both"/>
        <w:rPr>
          <w:ins w:id="351" w:author="NGUYỄN HOÀNG LONG" w:date="2021-01-05T12:48:00Z"/>
          <w:sz w:val="26"/>
          <w:szCs w:val="26"/>
        </w:rPr>
      </w:pPr>
      <w:commentRangeStart w:id="352"/>
      <w:r w:rsidRPr="00F47FEB">
        <w:rPr>
          <w:sz w:val="26"/>
          <w:szCs w:val="26"/>
        </w:rPr>
        <w:t xml:space="preserve">Each </w:t>
      </w:r>
      <w:del w:id="353" w:author="NGUYỄN HOÀNG LONG" w:date="2021-01-04T23:52:00Z">
        <w:r w:rsidRPr="00F47FEB">
          <w:rPr>
            <w:sz w:val="26"/>
            <w:szCs w:val="26"/>
          </w:rPr>
          <w:delText xml:space="preserve">proctor </w:delText>
        </w:r>
      </w:del>
      <w:ins w:id="354" w:author="NGUYỄN HOÀNG LONG" w:date="2021-01-04T23:52:00Z">
        <w:r w:rsidR="00FA7177">
          <w:rPr>
            <w:sz w:val="26"/>
            <w:szCs w:val="26"/>
          </w:rPr>
          <w:t>invigilator</w:t>
        </w:r>
        <w:r w:rsidR="00FA7177" w:rsidRPr="00F47FEB">
          <w:rPr>
            <w:sz w:val="26"/>
            <w:szCs w:val="26"/>
          </w:rPr>
          <w:t xml:space="preserve"> </w:t>
        </w:r>
      </w:ins>
      <w:r w:rsidRPr="00F47FEB">
        <w:rPr>
          <w:sz w:val="26"/>
          <w:szCs w:val="26"/>
        </w:rPr>
        <w:t xml:space="preserve">must meet the required number of </w:t>
      </w:r>
      <w:r>
        <w:rPr>
          <w:sz w:val="26"/>
          <w:szCs w:val="26"/>
        </w:rPr>
        <w:t>shifts</w:t>
      </w:r>
      <w:commentRangeEnd w:id="352"/>
      <w:r w:rsidR="00773558">
        <w:rPr>
          <w:rStyle w:val="CommentReference"/>
          <w:rFonts w:eastAsiaTheme="minorHAnsi"/>
        </w:rPr>
        <w:commentReference w:id="352"/>
      </w:r>
      <w:r w:rsidRPr="00F47FEB">
        <w:rPr>
          <w:sz w:val="26"/>
          <w:szCs w:val="26"/>
        </w:rPr>
        <w:t>.</w:t>
      </w:r>
      <w:r>
        <w:rPr>
          <w:sz w:val="26"/>
          <w:szCs w:val="26"/>
        </w:rPr>
        <w:t xml:space="preserve"> (4)</w:t>
      </w:r>
    </w:p>
    <w:p w14:paraId="02266568" w14:textId="5D7CBC50" w:rsidR="0018386E" w:rsidRPr="00FC258C" w:rsidRDefault="0018386E">
      <w:pPr>
        <w:pStyle w:val="Heading2"/>
        <w:rPr>
          <w:ins w:id="355" w:author="NGUYỄN HOÀNG LONG" w:date="2021-01-05T12:52:00Z"/>
          <w:b/>
          <w:bCs/>
          <w:rPrChange w:id="356" w:author="NGUYỄN HOÀNG LONG" w:date="2021-01-05T12:55:00Z">
            <w:rPr>
              <w:ins w:id="357" w:author="NGUYỄN HOÀNG LONG" w:date="2021-01-05T12:52:00Z"/>
            </w:rPr>
          </w:rPrChange>
        </w:rPr>
        <w:pPrChange w:id="358" w:author="NGUYỄN HOÀNG LONG" w:date="2021-01-05T13:00:00Z">
          <w:pPr>
            <w:spacing w:before="160" w:after="160"/>
            <w:jc w:val="both"/>
          </w:pPr>
        </w:pPrChange>
      </w:pPr>
      <w:bookmarkStart w:id="359" w:name="_Toc60747234"/>
      <w:ins w:id="360" w:author="NGUYỄN HOÀNG LONG" w:date="2021-01-05T12:51:00Z">
        <w:r w:rsidRPr="00FC258C">
          <w:rPr>
            <w:rFonts w:ascii="Times New Roman" w:hAnsi="Times New Roman" w:cs="Times New Roman"/>
            <w:b/>
            <w:bCs/>
            <w:color w:val="auto"/>
            <w:rPrChange w:id="361" w:author="NGUYỄN HOÀNG LONG" w:date="2021-01-05T12:55:00Z">
              <w:rPr/>
            </w:rPrChange>
          </w:rPr>
          <w:t xml:space="preserve">3.2 </w:t>
        </w:r>
      </w:ins>
      <w:ins w:id="362" w:author="NGUYỄN HOÀNG LONG" w:date="2021-01-05T12:48:00Z">
        <w:r w:rsidR="00F5737A" w:rsidRPr="00FC258C">
          <w:rPr>
            <w:rFonts w:ascii="Times New Roman" w:hAnsi="Times New Roman" w:cs="Times New Roman"/>
            <w:b/>
            <w:bCs/>
            <w:color w:val="auto"/>
            <w:rPrChange w:id="363" w:author="NGUYỄN HOÀNG LONG" w:date="2021-01-05T12:55:00Z">
              <w:rPr/>
            </w:rPrChange>
          </w:rPr>
          <w:t>Datasets:</w:t>
        </w:r>
      </w:ins>
      <w:bookmarkEnd w:id="359"/>
    </w:p>
    <w:p w14:paraId="675B2B11" w14:textId="448FDBFC" w:rsidR="00973228" w:rsidRPr="00CF364B" w:rsidRDefault="00973228" w:rsidP="00CF364B">
      <w:pPr>
        <w:spacing w:before="160" w:after="160"/>
        <w:jc w:val="both"/>
        <w:rPr>
          <w:ins w:id="364" w:author="NGUYỄN HOÀNG LONG" w:date="2021-01-05T12:56:00Z"/>
        </w:rPr>
      </w:pPr>
      <w:ins w:id="365" w:author="NGUYỄN HOÀNG LONG" w:date="2021-01-05T12:52:00Z">
        <w:r w:rsidRPr="00CF364B">
          <w:t xml:space="preserve">We will use 2 </w:t>
        </w:r>
        <w:r w:rsidRPr="00A40222">
          <w:t>datasets: invigilator dataset and exam schedule dataset</w:t>
        </w:r>
      </w:ins>
      <w:ins w:id="366" w:author="NGUYỄN HOÀNG LONG" w:date="2021-01-05T13:01:00Z">
        <w:r w:rsidR="00E60D72">
          <w:t xml:space="preserve"> and the datasets must meet the</w:t>
        </w:r>
        <w:r w:rsidR="00882138">
          <w:t xml:space="preserve"> required column below:</w:t>
        </w:r>
      </w:ins>
    </w:p>
    <w:p w14:paraId="50C701E1" w14:textId="38F9BA3A" w:rsidR="00FC258C" w:rsidRPr="00136D1B" w:rsidRDefault="00FC258C">
      <w:pPr>
        <w:pStyle w:val="ListParagraph"/>
        <w:numPr>
          <w:ilvl w:val="0"/>
          <w:numId w:val="51"/>
        </w:numPr>
        <w:spacing w:before="160" w:after="160" w:line="360" w:lineRule="auto"/>
        <w:jc w:val="both"/>
        <w:rPr>
          <w:ins w:id="367" w:author="NGUYỄN HOÀNG LONG" w:date="2021-01-05T12:52:00Z"/>
        </w:rPr>
        <w:pPrChange w:id="368" w:author="NGUYỄN HOÀNG LONG" w:date="2021-01-05T13:00:00Z">
          <w:pPr>
            <w:spacing w:before="160" w:after="160"/>
            <w:jc w:val="both"/>
          </w:pPr>
        </w:pPrChange>
      </w:pPr>
      <w:ins w:id="369" w:author="NGUYỄN HOÀNG LONG" w:date="2021-01-05T12:56:00Z">
        <w:r w:rsidRPr="00A40222">
          <w:rPr>
            <w:sz w:val="26"/>
            <w:szCs w:val="26"/>
            <w:rPrChange w:id="370" w:author="NGUYỄN HOÀNG LONG" w:date="2021-01-05T13:01:00Z">
              <w:rPr/>
            </w:rPrChange>
          </w:rPr>
          <w:t>The exam schedule dataset must have</w:t>
        </w:r>
        <w:r w:rsidR="00821E5A" w:rsidRPr="00A40222">
          <w:rPr>
            <w:sz w:val="26"/>
            <w:szCs w:val="26"/>
            <w:rPrChange w:id="371" w:author="NGUYỄN HOÀNG LONG" w:date="2021-01-05T13:01:00Z">
              <w:rPr/>
            </w:rPrChange>
          </w:rPr>
          <w:t xml:space="preserve"> 6 columns </w:t>
        </w:r>
        <w:r w:rsidR="008566DF" w:rsidRPr="00A40222">
          <w:rPr>
            <w:sz w:val="26"/>
            <w:szCs w:val="26"/>
            <w:rPrChange w:id="372" w:author="NGUYỄN HOÀNG LONG" w:date="2021-01-05T13:01:00Z">
              <w:rPr/>
            </w:rPrChange>
          </w:rPr>
          <w:t>“</w:t>
        </w:r>
        <w:r w:rsidR="00F74635" w:rsidRPr="00A40222">
          <w:rPr>
            <w:sz w:val="26"/>
            <w:szCs w:val="26"/>
            <w:rPrChange w:id="373" w:author="NGUYỄN HOÀNG LONG" w:date="2021-01-05T13:01:00Z">
              <w:rPr/>
            </w:rPrChange>
          </w:rPr>
          <w:t xml:space="preserve">STT”, </w:t>
        </w:r>
      </w:ins>
      <w:ins w:id="374" w:author="NGUYỄN HOÀNG LONG" w:date="2021-01-05T12:57:00Z">
        <w:r w:rsidR="00F74635" w:rsidRPr="00A40222">
          <w:rPr>
            <w:sz w:val="26"/>
            <w:szCs w:val="26"/>
            <w:rPrChange w:id="375" w:author="NGUYỄN HOÀNG LONG" w:date="2021-01-05T13:01:00Z">
              <w:rPr/>
            </w:rPrChange>
          </w:rPr>
          <w:t>“T</w:t>
        </w:r>
        <w:r w:rsidR="00AA636D" w:rsidRPr="00A40222">
          <w:rPr>
            <w:sz w:val="26"/>
            <w:szCs w:val="26"/>
            <w:rPrChange w:id="376" w:author="NGUYỄN HOÀNG LONG" w:date="2021-01-05T13:01:00Z">
              <w:rPr/>
            </w:rPrChange>
          </w:rPr>
          <w:t>ên MH”, “Ngày thi”, “Ca thi”, “Phòng thi”, “Sle data</w:t>
        </w:r>
        <w:r w:rsidR="00053ECB" w:rsidRPr="00A40222">
          <w:rPr>
            <w:sz w:val="26"/>
            <w:szCs w:val="26"/>
            <w:rPrChange w:id="377" w:author="NGUYỄN HOÀNG LONG" w:date="2021-01-05T13:01:00Z">
              <w:rPr/>
            </w:rPrChange>
          </w:rPr>
          <w:t>.</w:t>
        </w:r>
      </w:ins>
    </w:p>
    <w:p w14:paraId="11747625" w14:textId="0A55191E" w:rsidR="00973228" w:rsidRPr="00136D1B" w:rsidRDefault="00973228">
      <w:pPr>
        <w:pStyle w:val="ListParagraph"/>
        <w:numPr>
          <w:ilvl w:val="0"/>
          <w:numId w:val="51"/>
        </w:numPr>
        <w:spacing w:before="160" w:after="160" w:line="360" w:lineRule="auto"/>
        <w:jc w:val="both"/>
        <w:rPr>
          <w:ins w:id="378" w:author="NGUYỄN HOÀNG LONG" w:date="2021-01-05T12:54:00Z"/>
        </w:rPr>
        <w:pPrChange w:id="379" w:author="NGUYỄN HOÀNG LONG" w:date="2021-01-05T13:00:00Z">
          <w:pPr>
            <w:spacing w:before="160" w:after="160"/>
            <w:jc w:val="both"/>
          </w:pPr>
        </w:pPrChange>
      </w:pPr>
      <w:ins w:id="380" w:author="NGUYỄN HOÀNG LONG" w:date="2021-01-05T12:52:00Z">
        <w:r w:rsidRPr="00A40222">
          <w:rPr>
            <w:sz w:val="26"/>
            <w:szCs w:val="26"/>
            <w:rPrChange w:id="381" w:author="NGUYỄN HOÀNG LONG" w:date="2021-01-05T13:01:00Z">
              <w:rPr/>
            </w:rPrChange>
          </w:rPr>
          <w:t xml:space="preserve">The </w:t>
        </w:r>
        <w:r w:rsidR="00AE6932" w:rsidRPr="00A40222">
          <w:rPr>
            <w:sz w:val="26"/>
            <w:szCs w:val="26"/>
            <w:rPrChange w:id="382" w:author="NGUYỄN HOÀNG LONG" w:date="2021-01-05T13:01:00Z">
              <w:rPr/>
            </w:rPrChange>
          </w:rPr>
          <w:t>invigilato</w:t>
        </w:r>
      </w:ins>
      <w:ins w:id="383" w:author="NGUYỄN HOÀNG LONG" w:date="2021-01-05T12:53:00Z">
        <w:r w:rsidR="00AE6932" w:rsidRPr="00A40222">
          <w:rPr>
            <w:sz w:val="26"/>
            <w:szCs w:val="26"/>
            <w:rPrChange w:id="384" w:author="NGUYỄN HOÀNG LONG" w:date="2021-01-05T13:01:00Z">
              <w:rPr/>
            </w:rPrChange>
          </w:rPr>
          <w:t>r dataset must have 2</w:t>
        </w:r>
      </w:ins>
      <w:ins w:id="385" w:author="NGUYỄN HOÀNG LONG" w:date="2021-01-05T12:55:00Z">
        <w:r w:rsidR="00FC258C" w:rsidRPr="00A40222">
          <w:rPr>
            <w:sz w:val="26"/>
            <w:szCs w:val="26"/>
            <w:rPrChange w:id="386" w:author="NGUYỄN HOÀNG LONG" w:date="2021-01-05T13:01:00Z">
              <w:rPr/>
            </w:rPrChange>
          </w:rPr>
          <w:t xml:space="preserve"> columns</w:t>
        </w:r>
      </w:ins>
      <w:ins w:id="387" w:author="NGUYỄN HOÀNG LONG" w:date="2021-01-05T12:53:00Z">
        <w:r w:rsidR="00AE6932" w:rsidRPr="00A40222">
          <w:rPr>
            <w:sz w:val="26"/>
            <w:szCs w:val="26"/>
            <w:rPrChange w:id="388" w:author="NGUYỄN HOÀNG LONG" w:date="2021-01-05T13:01:00Z">
              <w:rPr/>
            </w:rPrChange>
          </w:rPr>
          <w:t xml:space="preserve"> </w:t>
        </w:r>
      </w:ins>
      <w:ins w:id="389" w:author="NGUYỄN HOÀNG LONG" w:date="2021-01-05T12:54:00Z">
        <w:r w:rsidR="008E517C" w:rsidRPr="00A40222">
          <w:rPr>
            <w:sz w:val="26"/>
            <w:szCs w:val="26"/>
            <w:rPrChange w:id="390" w:author="NGUYỄN HOÀNG LONG" w:date="2021-01-05T13:01:00Z">
              <w:rPr/>
            </w:rPrChange>
          </w:rPr>
          <w:t>“</w:t>
        </w:r>
        <w:r w:rsidR="000B4816" w:rsidRPr="00A40222">
          <w:rPr>
            <w:sz w:val="26"/>
            <w:szCs w:val="26"/>
            <w:rPrChange w:id="391" w:author="NGUYỄN HOÀNG LONG" w:date="2021-01-05T13:01:00Z">
              <w:rPr/>
            </w:rPrChange>
          </w:rPr>
          <w:t>ID</w:t>
        </w:r>
        <w:r w:rsidR="008E517C" w:rsidRPr="00A40222">
          <w:rPr>
            <w:sz w:val="26"/>
            <w:szCs w:val="26"/>
            <w:rPrChange w:id="392" w:author="NGUYỄN HOÀNG LONG" w:date="2021-01-05T13:01:00Z">
              <w:rPr/>
            </w:rPrChange>
          </w:rPr>
          <w:t>”</w:t>
        </w:r>
        <w:r w:rsidR="000B4816" w:rsidRPr="00A40222">
          <w:rPr>
            <w:sz w:val="26"/>
            <w:szCs w:val="26"/>
            <w:rPrChange w:id="393" w:author="NGUYỄN HOÀNG LONG" w:date="2021-01-05T13:01:00Z">
              <w:rPr/>
            </w:rPrChange>
          </w:rPr>
          <w:t xml:space="preserve"> and </w:t>
        </w:r>
        <w:r w:rsidR="008E517C" w:rsidRPr="00A40222">
          <w:rPr>
            <w:sz w:val="26"/>
            <w:szCs w:val="26"/>
            <w:rPrChange w:id="394" w:author="NGUYỄN HOÀNG LONG" w:date="2021-01-05T13:01:00Z">
              <w:rPr/>
            </w:rPrChange>
          </w:rPr>
          <w:t>“</w:t>
        </w:r>
        <w:r w:rsidR="000B4816" w:rsidRPr="00A40222">
          <w:rPr>
            <w:sz w:val="26"/>
            <w:szCs w:val="26"/>
            <w:rPrChange w:id="395" w:author="NGUYỄN HOÀNG LONG" w:date="2021-01-05T13:01:00Z">
              <w:rPr/>
            </w:rPrChange>
          </w:rPr>
          <w:t>Full_name</w:t>
        </w:r>
        <w:r w:rsidR="008E517C" w:rsidRPr="00A40222">
          <w:rPr>
            <w:sz w:val="26"/>
            <w:szCs w:val="26"/>
            <w:rPrChange w:id="396" w:author="NGUYỄN HOÀNG LONG" w:date="2021-01-05T13:01:00Z">
              <w:rPr/>
            </w:rPrChange>
          </w:rPr>
          <w:t>”</w:t>
        </w:r>
      </w:ins>
      <w:ins w:id="397" w:author="NGUYỄN HOÀNG LONG" w:date="2021-01-05T12:58:00Z">
        <w:r w:rsidR="00053ECB" w:rsidRPr="00A40222">
          <w:rPr>
            <w:sz w:val="26"/>
            <w:szCs w:val="26"/>
            <w:rPrChange w:id="398" w:author="NGUYỄN HOÀNG LONG" w:date="2021-01-05T13:01:00Z">
              <w:rPr/>
            </w:rPrChange>
          </w:rPr>
          <w:t>.</w:t>
        </w:r>
      </w:ins>
    </w:p>
    <w:p w14:paraId="261D8788" w14:textId="28E418B6" w:rsidR="008E517C" w:rsidRPr="00CF364B" w:rsidDel="00FC258C" w:rsidRDefault="008E517C">
      <w:pPr>
        <w:spacing w:before="160" w:after="160"/>
        <w:jc w:val="both"/>
        <w:rPr>
          <w:del w:id="399" w:author="NGUYỄN HOÀNG LONG" w:date="2021-01-05T12:56:00Z"/>
        </w:rPr>
        <w:pPrChange w:id="400" w:author="NGUYỄN HOÀNG LONG" w:date="2021-01-05T13:00:00Z">
          <w:pPr>
            <w:pStyle w:val="ListParagraph"/>
            <w:numPr>
              <w:numId w:val="13"/>
            </w:numPr>
            <w:spacing w:before="160" w:after="160" w:line="360" w:lineRule="auto"/>
            <w:ind w:left="720" w:hanging="360"/>
            <w:jc w:val="both"/>
          </w:pPr>
        </w:pPrChange>
      </w:pPr>
    </w:p>
    <w:p w14:paraId="02610178" w14:textId="09C86D10" w:rsidR="00472541" w:rsidRPr="00627815" w:rsidRDefault="00472541" w:rsidP="00CF364B">
      <w:pPr>
        <w:pStyle w:val="Heading2"/>
        <w:spacing w:before="160" w:beforeAutospacing="0" w:after="160"/>
        <w:rPr>
          <w:rFonts w:ascii="Times New Roman" w:hAnsi="Times New Roman" w:cs="Times New Roman"/>
          <w:b/>
          <w:bCs/>
          <w:color w:val="auto"/>
        </w:rPr>
      </w:pPr>
      <w:bookmarkStart w:id="401" w:name="_Toc60747235"/>
      <w:r w:rsidRPr="00627815">
        <w:rPr>
          <w:rFonts w:ascii="Times New Roman" w:hAnsi="Times New Roman" w:cs="Times New Roman"/>
          <w:b/>
          <w:bCs/>
          <w:color w:val="auto"/>
        </w:rPr>
        <w:t>3.</w:t>
      </w:r>
      <w:ins w:id="402" w:author="NGUYỄN HOÀNG LONG" w:date="2021-01-05T12:50:00Z">
        <w:r w:rsidR="0018386E">
          <w:rPr>
            <w:rFonts w:ascii="Times New Roman" w:hAnsi="Times New Roman" w:cs="Times New Roman"/>
            <w:b/>
            <w:bCs/>
            <w:color w:val="auto"/>
          </w:rPr>
          <w:t>3</w:t>
        </w:r>
      </w:ins>
      <w:del w:id="403" w:author="NGUYỄN HOÀNG LONG" w:date="2021-01-05T12:50:00Z">
        <w:r w:rsidRPr="00627815" w:rsidDel="0018386E">
          <w:rPr>
            <w:rFonts w:ascii="Times New Roman" w:hAnsi="Times New Roman" w:cs="Times New Roman"/>
            <w:b/>
            <w:bCs/>
            <w:color w:val="auto"/>
          </w:rPr>
          <w:delText>2</w:delText>
        </w:r>
      </w:del>
      <w:r w:rsidRPr="00627815">
        <w:rPr>
          <w:rFonts w:ascii="Times New Roman" w:hAnsi="Times New Roman" w:cs="Times New Roman"/>
          <w:b/>
          <w:bCs/>
          <w:color w:val="auto"/>
        </w:rPr>
        <w:t xml:space="preserve"> </w:t>
      </w:r>
      <w:r w:rsidR="00627815" w:rsidRPr="00627815">
        <w:rPr>
          <w:rFonts w:ascii="Times New Roman" w:hAnsi="Times New Roman" w:cs="Times New Roman"/>
          <w:b/>
          <w:bCs/>
          <w:color w:val="auto"/>
        </w:rPr>
        <w:t>Genetic Algorithm (GA)</w:t>
      </w:r>
      <w:bookmarkEnd w:id="401"/>
    </w:p>
    <w:p w14:paraId="638AD96F" w14:textId="5EB7E359" w:rsidR="00314EFE" w:rsidRDefault="00314EFE" w:rsidP="00594E06">
      <w:pPr>
        <w:spacing w:before="160" w:beforeAutospacing="0" w:after="160"/>
        <w:jc w:val="both"/>
      </w:pPr>
      <w:r>
        <w:t xml:space="preserve">In this section, we will describe the design of GA to solve the exam invigilator assignment problem. </w:t>
      </w:r>
    </w:p>
    <w:p w14:paraId="3A8E4AFE" w14:textId="1351236D" w:rsidR="0043771A" w:rsidRDefault="00314EFE" w:rsidP="00594E06">
      <w:pPr>
        <w:spacing w:before="160" w:beforeAutospacing="0" w:after="160"/>
        <w:jc w:val="both"/>
      </w:pPr>
      <w:commentRangeStart w:id="404"/>
      <w:r w:rsidRPr="00314EFE">
        <w:t>The algorithm started with generating a random population contain solutions. The population will be evolved through multiple generations</w:t>
      </w:r>
      <w:ins w:id="405" w:author="NGUYỄN HOÀNG LONG" w:date="2021-01-05T08:24:00Z">
        <w:r w:rsidR="00F222A6">
          <w:t xml:space="preserve"> by using </w:t>
        </w:r>
        <w:r w:rsidR="009833D3">
          <w:t>the gene</w:t>
        </w:r>
      </w:ins>
      <w:ins w:id="406" w:author="NGUYỄN HOÀNG LONG" w:date="2021-01-05T08:25:00Z">
        <w:r w:rsidR="009833D3">
          <w:t>tic operators</w:t>
        </w:r>
        <w:r w:rsidR="00FC68C9">
          <w:t xml:space="preserve"> </w:t>
        </w:r>
        <w:r w:rsidR="00FC68C9">
          <w:lastRenderedPageBreak/>
          <w:t>(selection, crossover, mutation)</w:t>
        </w:r>
      </w:ins>
      <w:r w:rsidRPr="00314EFE">
        <w:t>. After each generation, the fittest individuals</w:t>
      </w:r>
      <w:ins w:id="407" w:author="NGUYỄN HOÀNG LONG" w:date="2021-01-05T08:26:00Z">
        <w:r w:rsidR="007158A0">
          <w:t>,</w:t>
        </w:r>
      </w:ins>
      <w:ins w:id="408" w:author="NGUYỄN HOÀNG LONG" w:date="2021-01-05T08:25:00Z">
        <w:r w:rsidR="00461852">
          <w:t xml:space="preserve"> </w:t>
        </w:r>
      </w:ins>
      <w:ins w:id="409" w:author="NGUYỄN HOÀNG LONG" w:date="2021-01-05T08:26:00Z">
        <w:r w:rsidR="007158A0">
          <w:t xml:space="preserve">which are </w:t>
        </w:r>
      </w:ins>
      <w:ins w:id="410" w:author="NGUYỄN HOÀNG LONG" w:date="2021-01-05T08:25:00Z">
        <w:r w:rsidR="008F6627">
          <w:t>calculated by the fitn</w:t>
        </w:r>
      </w:ins>
      <w:ins w:id="411" w:author="NGUYỄN HOÀNG LONG" w:date="2021-01-05T08:26:00Z">
        <w:r w:rsidR="008F6627">
          <w:t>ess function</w:t>
        </w:r>
        <w:r w:rsidR="007158A0">
          <w:t>,</w:t>
        </w:r>
        <w:r w:rsidR="008F6627">
          <w:t xml:space="preserve"> </w:t>
        </w:r>
      </w:ins>
      <w:del w:id="412" w:author="NGUYỄN HOÀNG LONG" w:date="2021-01-05T08:26:00Z">
        <w:r w:rsidRPr="00314EFE">
          <w:delText xml:space="preserve"> </w:delText>
        </w:r>
      </w:del>
      <w:r w:rsidRPr="00314EFE">
        <w:t>are passed on to the next generation. After the evolution process, the fittest individuals in the final population will be the best possible solution for the problem</w:t>
      </w:r>
      <w:r>
        <w:t xml:space="preserve">. </w:t>
      </w:r>
      <w:commentRangeEnd w:id="404"/>
      <w:r w:rsidR="00DE4987">
        <w:rPr>
          <w:rStyle w:val="CommentReference"/>
        </w:rPr>
        <w:commentReference w:id="404"/>
      </w:r>
    </w:p>
    <w:p w14:paraId="10D96266" w14:textId="17267CCC" w:rsidR="00314EFE" w:rsidRDefault="00314EFE" w:rsidP="00594E06">
      <w:pPr>
        <w:spacing w:before="160" w:beforeAutospacing="0" w:after="160"/>
        <w:jc w:val="both"/>
        <w:rPr>
          <w:del w:id="413" w:author="NGUYỄN HOÀNG LONG" w:date="2021-01-05T01:11:00Z"/>
        </w:rPr>
      </w:pPr>
      <w:commentRangeStart w:id="414"/>
      <w:del w:id="415" w:author="NGUYỄN HOÀNG LONG" w:date="2021-01-05T01:11:00Z">
        <w:r>
          <w:delText>The design focus on the following tasks:</w:delText>
        </w:r>
      </w:del>
    </w:p>
    <w:p w14:paraId="6B1B3012" w14:textId="67C96F2D" w:rsidR="00314EFE" w:rsidRPr="00314EFE" w:rsidRDefault="00314EFE" w:rsidP="00594E06">
      <w:pPr>
        <w:pStyle w:val="ListParagraph"/>
        <w:numPr>
          <w:ilvl w:val="0"/>
          <w:numId w:val="24"/>
        </w:numPr>
        <w:spacing w:before="160" w:after="160" w:line="360" w:lineRule="auto"/>
        <w:ind w:left="714" w:hanging="357"/>
        <w:jc w:val="both"/>
        <w:rPr>
          <w:del w:id="416" w:author="NGUYỄN HOÀNG LONG" w:date="2021-01-05T01:11:00Z"/>
          <w:sz w:val="26"/>
          <w:szCs w:val="26"/>
        </w:rPr>
      </w:pPr>
      <w:del w:id="417" w:author="NGUYỄN HOÀNG LONG" w:date="2021-01-05T01:11:00Z">
        <w:r>
          <w:rPr>
            <w:sz w:val="26"/>
            <w:szCs w:val="26"/>
          </w:rPr>
          <w:delText>S</w:delText>
        </w:r>
        <w:r w:rsidRPr="00314EFE">
          <w:rPr>
            <w:sz w:val="26"/>
            <w:szCs w:val="26"/>
          </w:rPr>
          <w:delText xml:space="preserve">olution re-presentation: </w:delText>
        </w:r>
      </w:del>
      <w:commentRangeStart w:id="418"/>
      <w:del w:id="419" w:author="NGUYỄN HOÀNG LONG" w:date="2021-01-05T01:09:00Z">
        <w:r w:rsidRPr="00314EFE">
          <w:rPr>
            <w:sz w:val="26"/>
            <w:szCs w:val="26"/>
          </w:rPr>
          <w:delText xml:space="preserve">describe </w:delText>
        </w:r>
      </w:del>
      <w:commentRangeEnd w:id="418"/>
      <w:del w:id="420" w:author="NGUYỄN HOÀNG LONG" w:date="2021-01-05T01:11:00Z">
        <w:r w:rsidR="00432077">
          <w:rPr>
            <w:rStyle w:val="CommentReference"/>
            <w:rFonts w:eastAsiaTheme="minorHAnsi"/>
          </w:rPr>
          <w:commentReference w:id="418"/>
        </w:r>
        <w:r w:rsidRPr="00314EFE">
          <w:rPr>
            <w:sz w:val="26"/>
            <w:szCs w:val="26"/>
          </w:rPr>
          <w:delText>the value of each chromosome</w:delText>
        </w:r>
      </w:del>
    </w:p>
    <w:p w14:paraId="3F484263" w14:textId="62A1E831" w:rsidR="00314EFE" w:rsidRPr="00314EFE" w:rsidRDefault="00314EFE" w:rsidP="00594E06">
      <w:pPr>
        <w:pStyle w:val="ListParagraph"/>
        <w:numPr>
          <w:ilvl w:val="0"/>
          <w:numId w:val="24"/>
        </w:numPr>
        <w:spacing w:before="160" w:after="160" w:line="360" w:lineRule="auto"/>
        <w:ind w:left="714" w:hanging="357"/>
        <w:jc w:val="both"/>
        <w:rPr>
          <w:del w:id="421" w:author="NGUYỄN HOÀNG LONG" w:date="2021-01-05T01:11:00Z"/>
          <w:sz w:val="26"/>
          <w:szCs w:val="26"/>
        </w:rPr>
      </w:pPr>
      <w:del w:id="422" w:author="NGUYỄN HOÀNG LONG" w:date="2021-01-05T01:11:00Z">
        <w:r>
          <w:rPr>
            <w:sz w:val="26"/>
            <w:szCs w:val="26"/>
          </w:rPr>
          <w:delText>F</w:delText>
        </w:r>
        <w:r w:rsidRPr="00314EFE">
          <w:rPr>
            <w:sz w:val="26"/>
            <w:szCs w:val="26"/>
          </w:rPr>
          <w:delText xml:space="preserve">itness function: </w:delText>
        </w:r>
        <w:r w:rsidR="00B00009">
          <w:rPr>
            <w:sz w:val="26"/>
            <w:szCs w:val="26"/>
          </w:rPr>
          <w:delText>d</w:delText>
        </w:r>
        <w:r w:rsidR="00B00009" w:rsidRPr="00B00009">
          <w:rPr>
            <w:sz w:val="26"/>
            <w:szCs w:val="26"/>
          </w:rPr>
          <w:delText>efines the suitability of a solution.</w:delText>
        </w:r>
      </w:del>
    </w:p>
    <w:p w14:paraId="7FAF2C3D" w14:textId="5C98694E" w:rsidR="00314EFE" w:rsidRPr="00314EFE" w:rsidRDefault="00314EFE" w:rsidP="00594E06">
      <w:pPr>
        <w:pStyle w:val="ListParagraph"/>
        <w:numPr>
          <w:ilvl w:val="0"/>
          <w:numId w:val="24"/>
        </w:numPr>
        <w:spacing w:before="160" w:after="160" w:line="360" w:lineRule="auto"/>
        <w:ind w:left="714" w:hanging="357"/>
        <w:jc w:val="both"/>
        <w:rPr>
          <w:del w:id="423" w:author="NGUYỄN HOÀNG LONG" w:date="2021-01-05T01:11:00Z"/>
          <w:sz w:val="26"/>
          <w:szCs w:val="26"/>
        </w:rPr>
      </w:pPr>
      <w:del w:id="424" w:author="NGUYỄN HOÀNG LONG" w:date="2021-01-05T01:11:00Z">
        <w:r>
          <w:rPr>
            <w:sz w:val="26"/>
            <w:szCs w:val="26"/>
          </w:rPr>
          <w:delText>G</w:delText>
        </w:r>
        <w:r w:rsidRPr="00314EFE">
          <w:rPr>
            <w:sz w:val="26"/>
            <w:szCs w:val="26"/>
          </w:rPr>
          <w:delText>enetic operators: describe the genetic operation of chromosomes in the evolution process</w:delText>
        </w:r>
      </w:del>
    </w:p>
    <w:p w14:paraId="40E16F87" w14:textId="2B09E11E" w:rsidR="00627815" w:rsidRPr="00627815" w:rsidRDefault="00627815" w:rsidP="00594E06">
      <w:pPr>
        <w:spacing w:before="160" w:beforeAutospacing="0" w:after="160"/>
        <w:jc w:val="both"/>
      </w:pPr>
      <w:r w:rsidRPr="00627815">
        <w:t xml:space="preserve">To apply </w:t>
      </w:r>
      <w:r w:rsidR="000C2BC6">
        <w:t>GA</w:t>
      </w:r>
      <w:r w:rsidRPr="00627815">
        <w:t xml:space="preserve"> to solving a certain problem, it is necessary to do some of the following important </w:t>
      </w:r>
      <w:ins w:id="425" w:author="NGUYỄN HOÀNG LONG" w:date="2021-01-05T01:11:00Z">
        <w:r w:rsidR="000847D1">
          <w:t>tasks</w:t>
        </w:r>
      </w:ins>
      <w:del w:id="426" w:author="NGUYỄN HOÀNG LONG" w:date="2021-01-05T01:11:00Z">
        <w:r w:rsidRPr="00627815" w:rsidDel="00053613">
          <w:delText>t</w:delText>
        </w:r>
      </w:del>
      <w:del w:id="427" w:author="NGUYỄN HOÀNG LONG" w:date="2021-01-05T01:10:00Z">
        <w:r w:rsidRPr="00627815" w:rsidDel="00053613">
          <w:delText>asks</w:delText>
        </w:r>
      </w:del>
      <w:r w:rsidRPr="00627815">
        <w:t xml:space="preserve">: </w:t>
      </w:r>
    </w:p>
    <w:p w14:paraId="238071D9" w14:textId="77777777" w:rsidR="00627815" w:rsidRPr="00627815" w:rsidRDefault="00627815" w:rsidP="00594E06">
      <w:pPr>
        <w:pStyle w:val="ListParagraph"/>
        <w:numPr>
          <w:ilvl w:val="0"/>
          <w:numId w:val="23"/>
        </w:numPr>
        <w:spacing w:before="160" w:after="160" w:line="360" w:lineRule="auto"/>
        <w:ind w:left="714" w:hanging="357"/>
        <w:jc w:val="both"/>
        <w:rPr>
          <w:sz w:val="26"/>
          <w:szCs w:val="26"/>
        </w:rPr>
      </w:pPr>
      <w:r w:rsidRPr="00627815">
        <w:rPr>
          <w:sz w:val="26"/>
          <w:szCs w:val="26"/>
        </w:rPr>
        <w:t xml:space="preserve">Choose how to represent the model of chromosomes so that each chromosome can hold a solution to the problem. </w:t>
      </w:r>
    </w:p>
    <w:p w14:paraId="1BB646DF" w14:textId="79F06A2F" w:rsidR="00627815" w:rsidRPr="000C2BC6" w:rsidRDefault="00627815" w:rsidP="00594E06">
      <w:pPr>
        <w:pStyle w:val="ListParagraph"/>
        <w:numPr>
          <w:ilvl w:val="0"/>
          <w:numId w:val="23"/>
        </w:numPr>
        <w:spacing w:before="160" w:after="160" w:line="360" w:lineRule="auto"/>
        <w:ind w:left="714" w:hanging="357"/>
        <w:jc w:val="both"/>
        <w:rPr>
          <w:sz w:val="26"/>
          <w:szCs w:val="26"/>
        </w:rPr>
      </w:pPr>
      <w:r w:rsidRPr="00627815">
        <w:rPr>
          <w:sz w:val="26"/>
          <w:szCs w:val="26"/>
        </w:rPr>
        <w:t xml:space="preserve">Building adaptive evaluation function (fitness function) for each chromosome. This is a difficult step and affects the effectiveness of the algorithm. </w:t>
      </w:r>
    </w:p>
    <w:p w14:paraId="388AFAC7" w14:textId="77777777" w:rsidR="00627815" w:rsidRPr="00627815" w:rsidRDefault="00627815" w:rsidP="00594E06">
      <w:pPr>
        <w:pStyle w:val="ListParagraph"/>
        <w:numPr>
          <w:ilvl w:val="0"/>
          <w:numId w:val="23"/>
        </w:numPr>
        <w:spacing w:before="160" w:after="160" w:line="360" w:lineRule="auto"/>
        <w:ind w:left="714" w:hanging="357"/>
        <w:jc w:val="both"/>
        <w:rPr>
          <w:sz w:val="26"/>
          <w:szCs w:val="26"/>
        </w:rPr>
      </w:pPr>
      <w:r w:rsidRPr="00627815">
        <w:rPr>
          <w:sz w:val="26"/>
          <w:szCs w:val="26"/>
        </w:rPr>
        <w:t xml:space="preserve">Select suitable genetic operators, in which focus on three main operators: selection, crossover and mutation.  </w:t>
      </w:r>
    </w:p>
    <w:p w14:paraId="46C37DFB" w14:textId="13FD2323" w:rsidR="00627815" w:rsidRPr="00627815" w:rsidRDefault="00627815" w:rsidP="00594E06">
      <w:pPr>
        <w:pStyle w:val="ListParagraph"/>
        <w:numPr>
          <w:ilvl w:val="0"/>
          <w:numId w:val="23"/>
        </w:numPr>
        <w:spacing w:before="160" w:after="160" w:line="360" w:lineRule="auto"/>
        <w:ind w:left="714" w:hanging="357"/>
        <w:jc w:val="both"/>
        <w:rPr>
          <w:sz w:val="26"/>
          <w:szCs w:val="26"/>
        </w:rPr>
      </w:pPr>
      <w:r w:rsidRPr="00627815">
        <w:rPr>
          <w:sz w:val="26"/>
          <w:szCs w:val="26"/>
        </w:rPr>
        <w:t xml:space="preserve">Determine parameters of </w:t>
      </w:r>
      <w:r w:rsidR="00ED16B5">
        <w:rPr>
          <w:sz w:val="26"/>
          <w:szCs w:val="26"/>
        </w:rPr>
        <w:t>GAs</w:t>
      </w:r>
      <w:r w:rsidRPr="00627815">
        <w:rPr>
          <w:sz w:val="26"/>
          <w:szCs w:val="26"/>
        </w:rPr>
        <w:t xml:space="preserve"> such as population size, probability of crossover, probability of mutation. </w:t>
      </w:r>
    </w:p>
    <w:p w14:paraId="4683F345" w14:textId="7F8F7B4A" w:rsidR="0043771A" w:rsidRDefault="00627815" w:rsidP="00594E06">
      <w:pPr>
        <w:pStyle w:val="ListParagraph"/>
        <w:numPr>
          <w:ilvl w:val="0"/>
          <w:numId w:val="23"/>
        </w:numPr>
        <w:spacing w:before="160" w:after="160" w:line="360" w:lineRule="auto"/>
        <w:jc w:val="both"/>
        <w:rPr>
          <w:sz w:val="26"/>
          <w:szCs w:val="26"/>
        </w:rPr>
      </w:pPr>
      <w:r w:rsidRPr="00627815">
        <w:rPr>
          <w:sz w:val="26"/>
          <w:szCs w:val="26"/>
        </w:rPr>
        <w:t>Determine the stopping conditions for evolution.</w:t>
      </w:r>
      <w:commentRangeEnd w:id="414"/>
      <w:r w:rsidR="00433F55">
        <w:rPr>
          <w:rStyle w:val="CommentReference"/>
          <w:rFonts w:eastAsiaTheme="minorHAnsi"/>
        </w:rPr>
        <w:commentReference w:id="414"/>
      </w:r>
    </w:p>
    <w:p w14:paraId="3E79D24D" w14:textId="690CC1B9" w:rsidR="0043771A" w:rsidRDefault="0043771A" w:rsidP="00AA701D">
      <w:pPr>
        <w:pStyle w:val="Heading3"/>
        <w:spacing w:before="160" w:beforeAutospacing="0" w:after="160"/>
        <w:rPr>
          <w:rFonts w:ascii="Times New Roman" w:hAnsi="Times New Roman" w:cs="Times New Roman"/>
          <w:b/>
          <w:bCs/>
          <w:color w:val="auto"/>
          <w:sz w:val="26"/>
          <w:szCs w:val="26"/>
        </w:rPr>
      </w:pPr>
      <w:bookmarkStart w:id="428" w:name="_Toc60747236"/>
      <w:r w:rsidRPr="0043771A">
        <w:rPr>
          <w:rFonts w:ascii="Times New Roman" w:hAnsi="Times New Roman" w:cs="Times New Roman"/>
          <w:b/>
          <w:bCs/>
          <w:color w:val="auto"/>
          <w:sz w:val="26"/>
          <w:szCs w:val="26"/>
        </w:rPr>
        <w:lastRenderedPageBreak/>
        <w:t>3.</w:t>
      </w:r>
      <w:ins w:id="429" w:author="NGUYỄN HOÀNG LONG" w:date="2021-01-05T12:50:00Z">
        <w:r w:rsidR="0018386E">
          <w:rPr>
            <w:rFonts w:ascii="Times New Roman" w:hAnsi="Times New Roman" w:cs="Times New Roman"/>
            <w:b/>
            <w:bCs/>
            <w:color w:val="auto"/>
            <w:sz w:val="26"/>
            <w:szCs w:val="26"/>
          </w:rPr>
          <w:t>3</w:t>
        </w:r>
      </w:ins>
      <w:del w:id="430" w:author="NGUYỄN HOÀNG LONG" w:date="2021-01-05T12:50:00Z">
        <w:r w:rsidRPr="0043771A" w:rsidDel="0018386E">
          <w:rPr>
            <w:rFonts w:ascii="Times New Roman" w:hAnsi="Times New Roman" w:cs="Times New Roman"/>
            <w:b/>
            <w:bCs/>
            <w:color w:val="auto"/>
            <w:sz w:val="26"/>
            <w:szCs w:val="26"/>
          </w:rPr>
          <w:delText>2</w:delText>
        </w:r>
      </w:del>
      <w:r w:rsidRPr="0043771A">
        <w:rPr>
          <w:rFonts w:ascii="Times New Roman" w:hAnsi="Times New Roman" w:cs="Times New Roman"/>
          <w:b/>
          <w:bCs/>
          <w:color w:val="auto"/>
          <w:sz w:val="26"/>
          <w:szCs w:val="26"/>
        </w:rPr>
        <w:t xml:space="preserve">.1 Individual </w:t>
      </w:r>
      <w:r w:rsidR="0020250D">
        <w:rPr>
          <w:rFonts w:ascii="Times New Roman" w:hAnsi="Times New Roman" w:cs="Times New Roman"/>
          <w:b/>
          <w:bCs/>
          <w:color w:val="auto"/>
          <w:sz w:val="26"/>
          <w:szCs w:val="26"/>
        </w:rPr>
        <w:t>represent</w:t>
      </w:r>
      <w:r w:rsidR="00BD611E">
        <w:rPr>
          <w:rFonts w:ascii="Times New Roman" w:hAnsi="Times New Roman" w:cs="Times New Roman"/>
          <w:b/>
          <w:bCs/>
          <w:color w:val="auto"/>
          <w:sz w:val="26"/>
          <w:szCs w:val="26"/>
        </w:rPr>
        <w:t>ation</w:t>
      </w:r>
      <w:bookmarkEnd w:id="428"/>
    </w:p>
    <w:p w14:paraId="619AA155" w14:textId="35649F41" w:rsidR="0043771A" w:rsidRDefault="0043771A" w:rsidP="00594E06">
      <w:pPr>
        <w:spacing w:before="160" w:beforeAutospacing="0" w:after="160"/>
        <w:jc w:val="both"/>
      </w:pPr>
      <w:del w:id="431" w:author="NGUYỄN HOÀNG LONG" w:date="2021-01-05T01:19:00Z">
        <w:r w:rsidRPr="0043771A" w:rsidDel="004C107B">
          <w:delText xml:space="preserve">Describing </w:delText>
        </w:r>
      </w:del>
      <w:ins w:id="432" w:author="NGUYỄN HOÀNG LONG" w:date="2021-01-05T01:19:00Z">
        <w:r w:rsidR="00626565">
          <w:t>I</w:t>
        </w:r>
        <w:r w:rsidR="004C107B">
          <w:t>ndividual re</w:t>
        </w:r>
      </w:ins>
      <w:ins w:id="433" w:author="NGUYỄN HOÀNG LONG" w:date="2021-01-05T01:22:00Z">
        <w:r w:rsidR="006938F5">
          <w:t>presentation</w:t>
        </w:r>
      </w:ins>
      <w:commentRangeStart w:id="434"/>
      <w:ins w:id="435" w:author="NGUYỄN HOÀNG LONG" w:date="2021-01-05T01:19:00Z">
        <w:r w:rsidR="004C107B" w:rsidRPr="0043771A">
          <w:t xml:space="preserve"> </w:t>
        </w:r>
      </w:ins>
      <w:commentRangeStart w:id="436"/>
      <w:commentRangeEnd w:id="436"/>
      <w:r w:rsidR="00CE671C">
        <w:rPr>
          <w:rStyle w:val="CommentReference"/>
        </w:rPr>
        <w:commentReference w:id="436"/>
      </w:r>
      <w:commentRangeEnd w:id="434"/>
      <w:r w:rsidR="000C48BB">
        <w:rPr>
          <w:rStyle w:val="CommentReference"/>
        </w:rPr>
        <w:commentReference w:id="434"/>
      </w:r>
      <w:r w:rsidRPr="0043771A">
        <w:t xml:space="preserve">plays a vital role in solving the scheduling problem. In this problem, we will use a binary </w:t>
      </w:r>
      <w:r w:rsidR="00B00009">
        <w:t>representation method</w:t>
      </w:r>
      <w:r w:rsidRPr="0043771A">
        <w:t xml:space="preserve"> to describe the individual in the population.</w:t>
      </w:r>
      <w:r w:rsidR="00DD4F06" w:rsidRPr="00DD4F06">
        <w:t xml:space="preserve"> Instead of pairing an invigilator with a specific exam subject, we align that invigilator with the shift in which the exam subject will take place.</w:t>
      </w:r>
    </w:p>
    <w:p w14:paraId="69382BBA" w14:textId="3B5A1265" w:rsidR="00DD4F06" w:rsidRDefault="00DD4F06" w:rsidP="00594E06">
      <w:pPr>
        <w:spacing w:before="160" w:beforeAutospacing="0" w:after="160"/>
        <w:jc w:val="both"/>
      </w:pPr>
      <w:r w:rsidRPr="00DD4F06">
        <w:t xml:space="preserve">For binary representation, each chromosome can be thought of as a two-dimensional array: The first dimension represents the </w:t>
      </w:r>
      <w:r>
        <w:t>invigilators</w:t>
      </w:r>
      <w:r w:rsidRPr="00DD4F06">
        <w:t xml:space="preserve">, the second dimension represents the </w:t>
      </w:r>
      <w:r>
        <w:t>shifts</w:t>
      </w:r>
      <w:r w:rsidRPr="00DD4F06">
        <w:t>. The elements in the array will have a value of 1 or 0</w:t>
      </w:r>
      <w:r>
        <w:t>.</w:t>
      </w:r>
    </w:p>
    <w:p w14:paraId="16745A26" w14:textId="77777777" w:rsidR="005938A2" w:rsidRDefault="005938A2">
      <w:r>
        <w:br w:type="page"/>
      </w:r>
    </w:p>
    <w:p w14:paraId="1BEA1ABB" w14:textId="45E5A83F" w:rsidR="00DD4F06" w:rsidRDefault="00763C43" w:rsidP="00594E06">
      <w:pPr>
        <w:spacing w:before="160" w:beforeAutospacing="0" w:after="160"/>
        <w:ind w:firstLine="567"/>
        <w:jc w:val="both"/>
      </w:pPr>
      <w:r>
        <w:t>Where</w:t>
      </w:r>
      <w:del w:id="437" w:author="Huỳnh Thiện Ý" w:date="2021-01-05T01:16:00Z">
        <w:r w:rsidDel="003F6AE3">
          <w:delText xml:space="preserve"> </w:delText>
        </w:r>
      </w:del>
      <w:r>
        <w:t xml:space="preserve">: </w:t>
      </w:r>
    </w:p>
    <w:p w14:paraId="3EE733E0" w14:textId="703E6025" w:rsidR="00763C43" w:rsidRPr="00763C43" w:rsidRDefault="00763C43" w:rsidP="00594E06">
      <w:pPr>
        <w:pStyle w:val="ListParagraph"/>
        <w:numPr>
          <w:ilvl w:val="0"/>
          <w:numId w:val="25"/>
        </w:numPr>
        <w:spacing w:before="160" w:after="160" w:line="360" w:lineRule="auto"/>
        <w:jc w:val="both"/>
        <w:rPr>
          <w:sz w:val="26"/>
          <w:szCs w:val="26"/>
        </w:rPr>
      </w:pPr>
      <w:r w:rsidRPr="00763C43">
        <w:rPr>
          <w:sz w:val="26"/>
          <w:szCs w:val="26"/>
        </w:rPr>
        <w:t xml:space="preserve">1 – invigilator </w:t>
      </w:r>
      <w:commentRangeStart w:id="438"/>
      <w:del w:id="439" w:author="NGUYỄN HOÀNG LONG" w:date="2021-01-05T01:55:00Z">
        <w:r w:rsidRPr="00763C43">
          <w:rPr>
            <w:sz w:val="26"/>
            <w:szCs w:val="26"/>
          </w:rPr>
          <w:delText xml:space="preserve">who </w:delText>
        </w:r>
      </w:del>
      <w:commentRangeEnd w:id="438"/>
      <w:r w:rsidR="00D20250">
        <w:rPr>
          <w:rStyle w:val="CommentReference"/>
          <w:rFonts w:eastAsiaTheme="minorHAnsi"/>
        </w:rPr>
        <w:commentReference w:id="438"/>
      </w:r>
      <w:r w:rsidRPr="00763C43">
        <w:rPr>
          <w:sz w:val="26"/>
          <w:szCs w:val="26"/>
        </w:rPr>
        <w:t>is assigned to that shift.</w:t>
      </w:r>
    </w:p>
    <w:p w14:paraId="0626C68B" w14:textId="08B30E71" w:rsidR="00763C43" w:rsidRPr="00B36A23" w:rsidRDefault="00763C43">
      <w:pPr>
        <w:pStyle w:val="ListParagraph"/>
        <w:numPr>
          <w:ilvl w:val="0"/>
          <w:numId w:val="25"/>
        </w:numPr>
        <w:spacing w:before="160" w:after="160" w:line="360" w:lineRule="auto"/>
        <w:jc w:val="both"/>
        <w:rPr>
          <w:sz w:val="26"/>
          <w:szCs w:val="26"/>
          <w:rPrChange w:id="440" w:author="NGUYỄN HOÀNG LONG" w:date="2021-01-04T22:06:00Z">
            <w:rPr/>
          </w:rPrChange>
        </w:rPr>
      </w:pPr>
      <w:r w:rsidRPr="00763C43">
        <w:rPr>
          <w:sz w:val="26"/>
          <w:szCs w:val="26"/>
        </w:rPr>
        <w:t>0 – opposite.</w:t>
      </w:r>
    </w:p>
    <w:tbl>
      <w:tblPr>
        <w:tblStyle w:val="TableGrid"/>
        <w:tblW w:w="0" w:type="auto"/>
        <w:tblLook w:val="04A0" w:firstRow="1" w:lastRow="0" w:firstColumn="1" w:lastColumn="0" w:noHBand="0" w:noVBand="1"/>
      </w:tblPr>
      <w:tblGrid>
        <w:gridCol w:w="1838"/>
        <w:gridCol w:w="1454"/>
        <w:gridCol w:w="1455"/>
        <w:gridCol w:w="1454"/>
        <w:gridCol w:w="1455"/>
        <w:gridCol w:w="1455"/>
      </w:tblGrid>
      <w:tr w:rsidR="00763C43" w14:paraId="694E126C" w14:textId="77777777" w:rsidTr="00763C43">
        <w:tc>
          <w:tcPr>
            <w:tcW w:w="1838" w:type="dxa"/>
            <w:shd w:val="clear" w:color="auto" w:fill="B4C6E7" w:themeFill="accent1" w:themeFillTint="66"/>
            <w:vAlign w:val="center"/>
          </w:tcPr>
          <w:p w14:paraId="15C7DE93" w14:textId="77777777" w:rsidR="00763C43" w:rsidRPr="00763C43" w:rsidRDefault="00763C43" w:rsidP="00AA701D">
            <w:pPr>
              <w:spacing w:before="160" w:after="160" w:line="360" w:lineRule="auto"/>
              <w:rPr>
                <w:rFonts w:ascii="Times New Roman" w:hAnsi="Times New Roman" w:cs="Times New Roman"/>
                <w:sz w:val="26"/>
                <w:szCs w:val="26"/>
              </w:rPr>
            </w:pPr>
          </w:p>
        </w:tc>
        <w:tc>
          <w:tcPr>
            <w:tcW w:w="1454" w:type="dxa"/>
            <w:shd w:val="clear" w:color="auto" w:fill="B4C6E7" w:themeFill="accent1" w:themeFillTint="66"/>
            <w:vAlign w:val="center"/>
          </w:tcPr>
          <w:p w14:paraId="2FB26A65" w14:textId="36C5FB31"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1</w:t>
            </w:r>
          </w:p>
        </w:tc>
        <w:tc>
          <w:tcPr>
            <w:tcW w:w="1455" w:type="dxa"/>
            <w:shd w:val="clear" w:color="auto" w:fill="B4C6E7" w:themeFill="accent1" w:themeFillTint="66"/>
            <w:vAlign w:val="center"/>
          </w:tcPr>
          <w:p w14:paraId="6AA878FC" w14:textId="288D989D"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2</w:t>
            </w:r>
          </w:p>
        </w:tc>
        <w:tc>
          <w:tcPr>
            <w:tcW w:w="1454" w:type="dxa"/>
            <w:shd w:val="clear" w:color="auto" w:fill="B4C6E7" w:themeFill="accent1" w:themeFillTint="66"/>
            <w:vAlign w:val="center"/>
          </w:tcPr>
          <w:p w14:paraId="5C3642A6" w14:textId="58417FD5"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 3</w:t>
            </w:r>
          </w:p>
        </w:tc>
        <w:tc>
          <w:tcPr>
            <w:tcW w:w="1455" w:type="dxa"/>
            <w:shd w:val="clear" w:color="auto" w:fill="B4C6E7" w:themeFill="accent1" w:themeFillTint="66"/>
            <w:vAlign w:val="center"/>
          </w:tcPr>
          <w:p w14:paraId="28A7B1BF" w14:textId="4E428956"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w:t>
            </w:r>
          </w:p>
        </w:tc>
        <w:tc>
          <w:tcPr>
            <w:tcW w:w="1455" w:type="dxa"/>
            <w:shd w:val="clear" w:color="auto" w:fill="B4C6E7" w:themeFill="accent1" w:themeFillTint="66"/>
            <w:vAlign w:val="center"/>
          </w:tcPr>
          <w:p w14:paraId="445AC540" w14:textId="3D34FADD"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Shift</w:t>
            </w:r>
          </w:p>
        </w:tc>
      </w:tr>
      <w:tr w:rsidR="00763C43" w14:paraId="19025ED5" w14:textId="77777777" w:rsidTr="00763C43">
        <w:tc>
          <w:tcPr>
            <w:tcW w:w="1838" w:type="dxa"/>
            <w:shd w:val="clear" w:color="auto" w:fill="B4C6E7" w:themeFill="accent1" w:themeFillTint="66"/>
            <w:vAlign w:val="center"/>
          </w:tcPr>
          <w:p w14:paraId="7325A1D5" w14:textId="5614C0F7"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1</w:t>
            </w:r>
          </w:p>
        </w:tc>
        <w:tc>
          <w:tcPr>
            <w:tcW w:w="1454" w:type="dxa"/>
            <w:vAlign w:val="center"/>
          </w:tcPr>
          <w:p w14:paraId="05BE581A" w14:textId="035E2F57"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2468A53" w14:textId="5961F92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17358ACA" w14:textId="1EA1611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C1A2BF0" w14:textId="5301597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3149E1C" w14:textId="30172B44"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r>
      <w:tr w:rsidR="00763C43" w14:paraId="152B4815" w14:textId="77777777" w:rsidTr="00763C43">
        <w:tc>
          <w:tcPr>
            <w:tcW w:w="1838" w:type="dxa"/>
            <w:shd w:val="clear" w:color="auto" w:fill="B4C6E7" w:themeFill="accent1" w:themeFillTint="66"/>
            <w:vAlign w:val="center"/>
          </w:tcPr>
          <w:p w14:paraId="0AFCCFDF" w14:textId="036D7DF0"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2</w:t>
            </w:r>
          </w:p>
        </w:tc>
        <w:tc>
          <w:tcPr>
            <w:tcW w:w="1454" w:type="dxa"/>
            <w:vAlign w:val="center"/>
          </w:tcPr>
          <w:p w14:paraId="1FBF6439" w14:textId="4F4ADD31"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0C7499C1" w14:textId="03E39D1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4" w:type="dxa"/>
            <w:vAlign w:val="center"/>
          </w:tcPr>
          <w:p w14:paraId="703B39AE" w14:textId="4E0EE0A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2B20CDBC" w14:textId="43680A1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24817326" w14:textId="2BCCA029"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r>
      <w:tr w:rsidR="00763C43" w14:paraId="5CDCA1C8" w14:textId="77777777" w:rsidTr="00763C43">
        <w:tc>
          <w:tcPr>
            <w:tcW w:w="1838" w:type="dxa"/>
            <w:shd w:val="clear" w:color="auto" w:fill="B4C6E7" w:themeFill="accent1" w:themeFillTint="66"/>
            <w:vAlign w:val="center"/>
          </w:tcPr>
          <w:p w14:paraId="387907D9" w14:textId="288E891E"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Invigilator 3</w:t>
            </w:r>
          </w:p>
        </w:tc>
        <w:tc>
          <w:tcPr>
            <w:tcW w:w="1454" w:type="dxa"/>
            <w:vAlign w:val="center"/>
          </w:tcPr>
          <w:p w14:paraId="162EEED8" w14:textId="061490A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218D943C" w14:textId="642921A7"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4F7C8B60" w14:textId="18FCFEED"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77FBC9F3" w14:textId="626506DC"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17F5495" w14:textId="3CCC9C38"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r>
      <w:tr w:rsidR="00763C43" w14:paraId="71BC675B" w14:textId="77777777" w:rsidTr="00763C43">
        <w:tc>
          <w:tcPr>
            <w:tcW w:w="1838" w:type="dxa"/>
            <w:shd w:val="clear" w:color="auto" w:fill="B4C6E7" w:themeFill="accent1" w:themeFillTint="66"/>
            <w:vAlign w:val="center"/>
          </w:tcPr>
          <w:p w14:paraId="173764B4" w14:textId="47D16B52" w:rsidR="00763C43" w:rsidRPr="00763C43" w:rsidRDefault="00763C43" w:rsidP="00AA701D">
            <w:pPr>
              <w:spacing w:before="160" w:after="160" w:line="360" w:lineRule="auto"/>
              <w:jc w:val="center"/>
              <w:rPr>
                <w:rFonts w:ascii="Times New Roman" w:hAnsi="Times New Roman" w:cs="Times New Roman"/>
                <w:b/>
                <w:bCs/>
                <w:sz w:val="26"/>
                <w:szCs w:val="26"/>
              </w:rPr>
            </w:pPr>
            <w:r w:rsidRPr="00763C43">
              <w:rPr>
                <w:rFonts w:ascii="Times New Roman" w:hAnsi="Times New Roman" w:cs="Times New Roman"/>
                <w:b/>
                <w:bCs/>
                <w:sz w:val="26"/>
                <w:szCs w:val="26"/>
              </w:rPr>
              <w:t>…</w:t>
            </w:r>
          </w:p>
        </w:tc>
        <w:tc>
          <w:tcPr>
            <w:tcW w:w="1454" w:type="dxa"/>
            <w:vAlign w:val="center"/>
          </w:tcPr>
          <w:p w14:paraId="431F0836" w14:textId="2D4AC55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188AC9A6" w14:textId="5751796E"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4" w:type="dxa"/>
            <w:vAlign w:val="center"/>
          </w:tcPr>
          <w:p w14:paraId="1F66AA77" w14:textId="51861C4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40A663CF" w14:textId="03856A6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4A4FC81A" w14:textId="5DBE4195"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r>
      <w:tr w:rsidR="00763C43" w14:paraId="3B3A1D39" w14:textId="77777777" w:rsidTr="00763C43">
        <w:tc>
          <w:tcPr>
            <w:tcW w:w="1838" w:type="dxa"/>
            <w:shd w:val="clear" w:color="auto" w:fill="B4C6E7" w:themeFill="accent1" w:themeFillTint="66"/>
            <w:vAlign w:val="center"/>
          </w:tcPr>
          <w:p w14:paraId="63D60D0F" w14:textId="603F6B92" w:rsidR="00763C43" w:rsidRPr="00763C43" w:rsidRDefault="0055649A" w:rsidP="00AA701D">
            <w:pPr>
              <w:spacing w:before="160" w:after="160" w:line="360" w:lineRule="auto"/>
              <w:jc w:val="center"/>
              <w:rPr>
                <w:rFonts w:ascii="Times New Roman" w:hAnsi="Times New Roman" w:cs="Times New Roman"/>
                <w:b/>
                <w:bCs/>
                <w:sz w:val="26"/>
                <w:szCs w:val="26"/>
              </w:rPr>
            </w:pPr>
            <w:r>
              <w:rPr>
                <w:rFonts w:ascii="Times New Roman" w:hAnsi="Times New Roman" w:cs="Times New Roman"/>
                <w:b/>
                <w:bCs/>
                <w:sz w:val="26"/>
                <w:szCs w:val="26"/>
              </w:rPr>
              <w:t>I</w:t>
            </w:r>
            <w:r w:rsidR="00763C43" w:rsidRPr="00763C43">
              <w:rPr>
                <w:rFonts w:ascii="Times New Roman" w:hAnsi="Times New Roman" w:cs="Times New Roman"/>
                <w:b/>
                <w:bCs/>
                <w:sz w:val="26"/>
                <w:szCs w:val="26"/>
              </w:rPr>
              <w:t>nvigilator</w:t>
            </w:r>
          </w:p>
        </w:tc>
        <w:tc>
          <w:tcPr>
            <w:tcW w:w="1454" w:type="dxa"/>
            <w:vAlign w:val="center"/>
          </w:tcPr>
          <w:p w14:paraId="25BFF428" w14:textId="6073E69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0</w:t>
            </w:r>
          </w:p>
        </w:tc>
        <w:tc>
          <w:tcPr>
            <w:tcW w:w="1455" w:type="dxa"/>
            <w:vAlign w:val="center"/>
          </w:tcPr>
          <w:p w14:paraId="50067819" w14:textId="1091ED2F"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4" w:type="dxa"/>
            <w:vAlign w:val="center"/>
          </w:tcPr>
          <w:p w14:paraId="233A418F" w14:textId="4944D993"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c>
          <w:tcPr>
            <w:tcW w:w="1455" w:type="dxa"/>
            <w:vAlign w:val="center"/>
          </w:tcPr>
          <w:p w14:paraId="0CF1C2B3" w14:textId="6052B844"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w:t>
            </w:r>
          </w:p>
        </w:tc>
        <w:tc>
          <w:tcPr>
            <w:tcW w:w="1455" w:type="dxa"/>
            <w:vAlign w:val="center"/>
          </w:tcPr>
          <w:p w14:paraId="31C705E6" w14:textId="715BAA66" w:rsidR="00763C43" w:rsidRPr="00763C43" w:rsidRDefault="00763C43" w:rsidP="00AA701D">
            <w:pPr>
              <w:spacing w:before="160" w:after="160" w:line="360" w:lineRule="auto"/>
              <w:jc w:val="center"/>
              <w:rPr>
                <w:rFonts w:ascii="Times New Roman" w:hAnsi="Times New Roman" w:cs="Times New Roman"/>
                <w:sz w:val="26"/>
                <w:szCs w:val="26"/>
              </w:rPr>
            </w:pPr>
            <w:r w:rsidRPr="00763C43">
              <w:rPr>
                <w:rFonts w:ascii="Times New Roman" w:hAnsi="Times New Roman" w:cs="Times New Roman"/>
                <w:sz w:val="26"/>
                <w:szCs w:val="26"/>
              </w:rPr>
              <w:t>1</w:t>
            </w:r>
          </w:p>
        </w:tc>
      </w:tr>
    </w:tbl>
    <w:p w14:paraId="79713001" w14:textId="37C1BF98" w:rsidR="00763C43" w:rsidRPr="00382876" w:rsidRDefault="0055649A" w:rsidP="00AD6BD4">
      <w:pPr>
        <w:pStyle w:val="table"/>
        <w:rPr>
          <w:i w:val="0"/>
          <w:iCs/>
          <w:szCs w:val="22"/>
        </w:rPr>
      </w:pPr>
      <w:bookmarkStart w:id="441" w:name="_Toc60747169"/>
      <w:r w:rsidRPr="00382876">
        <w:t xml:space="preserve">Table 3.2 </w:t>
      </w:r>
      <w:r w:rsidR="00382876">
        <w:rPr>
          <w:i w:val="0"/>
          <w:iCs/>
          <w:szCs w:val="22"/>
        </w:rPr>
        <w:t>T</w:t>
      </w:r>
      <w:r w:rsidRPr="00382876">
        <w:rPr>
          <w:i w:val="0"/>
          <w:iCs/>
          <w:szCs w:val="22"/>
        </w:rPr>
        <w:t>wo-dimensional array of each chromosome</w:t>
      </w:r>
      <w:bookmarkEnd w:id="441"/>
    </w:p>
    <w:p w14:paraId="76199CD3" w14:textId="626FE91C" w:rsidR="00B00009" w:rsidRDefault="00B00009" w:rsidP="00594E06">
      <w:pPr>
        <w:spacing w:before="160" w:beforeAutospacing="0" w:after="160"/>
        <w:jc w:val="both"/>
      </w:pPr>
      <w:del w:id="442" w:author="NGUYỄN HOÀNG LONG" w:date="2021-01-05T08:14:00Z">
        <w:r>
          <w:delText xml:space="preserve">With the </w:delText>
        </w:r>
      </w:del>
      <w:commentRangeStart w:id="443"/>
      <w:del w:id="444" w:author="NGUYỄN HOÀNG LONG" w:date="2021-01-05T02:19:00Z">
        <w:r>
          <w:delText xml:space="preserve">goal </w:delText>
        </w:r>
      </w:del>
      <w:del w:id="445" w:author="NGUYỄN HOÀNG LONG" w:date="2021-01-05T08:14:00Z">
        <w:r>
          <w:delText>of the problem</w:delText>
        </w:r>
      </w:del>
      <w:ins w:id="446" w:author="NGUYỄN HOÀNG LONG" w:date="2021-01-05T08:14:00Z">
        <w:r w:rsidR="008C515D">
          <w:t>Because our objective</w:t>
        </w:r>
      </w:ins>
      <w:r>
        <w:t xml:space="preserve"> </w:t>
      </w:r>
      <w:commentRangeEnd w:id="443"/>
      <w:r w:rsidR="00CE6D82">
        <w:rPr>
          <w:rStyle w:val="CommentReference"/>
        </w:rPr>
        <w:commentReference w:id="443"/>
      </w:r>
      <w:r>
        <w:t>is to minimize the number of days that the invigilators have to go to school, we will initialize each individual with a solution that satisfied hard constraints in order to shorten the running time of the algorithm. With the above binary representation method</w:t>
      </w:r>
      <w:ins w:id="447" w:author="Huỳnh Thiện Ý" w:date="2021-01-05T01:11:00Z">
        <w:r w:rsidR="00873165">
          <w:t>,</w:t>
        </w:r>
      </w:ins>
      <w:r>
        <w:t xml:space="preserve"> we can help invigilator avoid viewing multiple exam subjects at the same shift, which removes the (1) constraint.</w:t>
      </w:r>
    </w:p>
    <w:p w14:paraId="2C910648" w14:textId="2970B7EA" w:rsidR="00B00009" w:rsidRDefault="00B00009" w:rsidP="00AA701D">
      <w:pPr>
        <w:pStyle w:val="Heading3"/>
        <w:spacing w:before="160" w:beforeAutospacing="0" w:after="160"/>
        <w:rPr>
          <w:rFonts w:ascii="Times New Roman" w:hAnsi="Times New Roman" w:cs="Times New Roman"/>
          <w:b/>
          <w:bCs/>
          <w:color w:val="auto"/>
          <w:sz w:val="26"/>
          <w:szCs w:val="26"/>
        </w:rPr>
      </w:pPr>
      <w:bookmarkStart w:id="448" w:name="_Toc60747237"/>
      <w:r w:rsidRPr="00B00009">
        <w:rPr>
          <w:rFonts w:ascii="Times New Roman" w:hAnsi="Times New Roman" w:cs="Times New Roman"/>
          <w:b/>
          <w:bCs/>
          <w:color w:val="auto"/>
          <w:sz w:val="26"/>
          <w:szCs w:val="26"/>
        </w:rPr>
        <w:t>3.</w:t>
      </w:r>
      <w:ins w:id="449" w:author="NGUYỄN HOÀNG LONG" w:date="2021-01-05T12:50:00Z">
        <w:r w:rsidR="0018386E">
          <w:rPr>
            <w:rFonts w:ascii="Times New Roman" w:hAnsi="Times New Roman" w:cs="Times New Roman"/>
            <w:b/>
            <w:bCs/>
            <w:color w:val="auto"/>
            <w:sz w:val="26"/>
            <w:szCs w:val="26"/>
          </w:rPr>
          <w:t>3</w:t>
        </w:r>
      </w:ins>
      <w:del w:id="450" w:author="NGUYỄN HOÀNG LONG" w:date="2021-01-05T12:50:00Z">
        <w:r w:rsidRPr="00B00009" w:rsidDel="0018386E">
          <w:rPr>
            <w:rFonts w:ascii="Times New Roman" w:hAnsi="Times New Roman" w:cs="Times New Roman"/>
            <w:b/>
            <w:bCs/>
            <w:color w:val="auto"/>
            <w:sz w:val="26"/>
            <w:szCs w:val="26"/>
          </w:rPr>
          <w:delText>2</w:delText>
        </w:r>
      </w:del>
      <w:r w:rsidRPr="00B00009">
        <w:rPr>
          <w:rFonts w:ascii="Times New Roman" w:hAnsi="Times New Roman" w:cs="Times New Roman"/>
          <w:b/>
          <w:bCs/>
          <w:color w:val="auto"/>
          <w:sz w:val="26"/>
          <w:szCs w:val="26"/>
        </w:rPr>
        <w:t xml:space="preserve">.2 </w:t>
      </w:r>
      <w:r w:rsidR="00BC307F">
        <w:rPr>
          <w:rFonts w:ascii="Times New Roman" w:hAnsi="Times New Roman" w:cs="Times New Roman"/>
          <w:b/>
          <w:bCs/>
          <w:color w:val="auto"/>
          <w:sz w:val="26"/>
          <w:szCs w:val="26"/>
        </w:rPr>
        <w:t>Individual adaptive function (Calculation)</w:t>
      </w:r>
      <w:bookmarkEnd w:id="448"/>
    </w:p>
    <w:p w14:paraId="09558078" w14:textId="77777777" w:rsidR="00DE2FA5" w:rsidRDefault="00B00009" w:rsidP="00594E06">
      <w:pPr>
        <w:spacing w:before="160" w:beforeAutospacing="0" w:after="160"/>
        <w:jc w:val="both"/>
      </w:pPr>
      <w:r w:rsidRPr="00B00009">
        <w:t xml:space="preserve">Adaptability is the ability of each chromosome (solution) to adapt to the environment (problem). Building adaptability is an important step in the </w:t>
      </w:r>
      <w:r w:rsidR="00DE2FA5">
        <w:t>GA</w:t>
      </w:r>
      <w:r w:rsidRPr="00B00009">
        <w:t xml:space="preserve">. To evaluate the adaptability of chromosomes, </w:t>
      </w:r>
      <w:r w:rsidR="00DE2FA5">
        <w:t>GA</w:t>
      </w:r>
      <w:r w:rsidRPr="00B00009">
        <w:t xml:space="preserve"> use a measuring function called the Fitness function.</w:t>
      </w:r>
    </w:p>
    <w:p w14:paraId="24208DD9" w14:textId="753C058A" w:rsidR="00DE2FA5" w:rsidRDefault="00DE2FA5" w:rsidP="00594E06">
      <w:pPr>
        <w:spacing w:before="160" w:beforeAutospacing="0" w:after="160"/>
        <w:jc w:val="both"/>
      </w:pPr>
      <w:r w:rsidRPr="00DE2FA5">
        <w:t xml:space="preserve">The </w:t>
      </w:r>
      <w:r>
        <w:t>fitness</w:t>
      </w:r>
      <w:r w:rsidRPr="00DE2FA5">
        <w:t xml:space="preserve"> function is the function used to evaluate the </w:t>
      </w:r>
      <w:r>
        <w:t>fit</w:t>
      </w:r>
      <w:r w:rsidRPr="00DE2FA5">
        <w:t xml:space="preserve"> of a solution or chromosome. The </w:t>
      </w:r>
      <w:r>
        <w:t>f</w:t>
      </w:r>
      <w:r w:rsidRPr="00DE2FA5">
        <w:t xml:space="preserve">itness function takes a parameter, the binary array of a chromosome, and returns a real number. Depending on the value of this real number, we know the </w:t>
      </w:r>
      <w:r>
        <w:t>fit</w:t>
      </w:r>
      <w:r w:rsidRPr="00DE2FA5">
        <w:t xml:space="preserve"> of that </w:t>
      </w:r>
      <w:r>
        <w:t>individual</w:t>
      </w:r>
      <w:r w:rsidRPr="00DE2FA5">
        <w:t xml:space="preserve"> (for example, with the maximum finding problem, the larger the return value, </w:t>
      </w:r>
      <w:r w:rsidRPr="00DE2FA5">
        <w:lastRenderedPageBreak/>
        <w:t xml:space="preserve">the better the </w:t>
      </w:r>
      <w:r>
        <w:t>individual</w:t>
      </w:r>
      <w:r w:rsidRPr="00DE2FA5">
        <w:t xml:space="preserve">, and vice versa, </w:t>
      </w:r>
      <w:r>
        <w:t xml:space="preserve">and </w:t>
      </w:r>
      <w:r w:rsidRPr="00DE2FA5">
        <w:t xml:space="preserve">for the minimum finding problem, the smaller the return value, the better the individual). The problem is to optimize each </w:t>
      </w:r>
      <w:r>
        <w:t>invigilator</w:t>
      </w:r>
      <w:r w:rsidR="00B17759" w:rsidRPr="00DE2FA5">
        <w:t>'</w:t>
      </w:r>
      <w:r>
        <w:t>s</w:t>
      </w:r>
      <w:r w:rsidRPr="00DE2FA5">
        <w:t xml:space="preserve"> time at school. So this will be the problem of finding the minimum value of the total distance between </w:t>
      </w:r>
      <w:r>
        <w:t>shift</w:t>
      </w:r>
      <w:ins w:id="451" w:author="NGUYỄN HOÀNG LONG" w:date="2021-01-05T02:20:00Z">
        <w:r w:rsidR="008406ED">
          <w:t>s</w:t>
        </w:r>
      </w:ins>
      <w:r w:rsidRPr="00DE2FA5">
        <w:t xml:space="preserve"> </w:t>
      </w:r>
      <w:commentRangeStart w:id="452"/>
      <w:commentRangeEnd w:id="452"/>
      <w:r w:rsidR="00F74A9E">
        <w:rPr>
          <w:rStyle w:val="CommentReference"/>
        </w:rPr>
        <w:commentReference w:id="452"/>
      </w:r>
      <w:r w:rsidRPr="00DE2FA5">
        <w:t xml:space="preserve">of each </w:t>
      </w:r>
      <w:r>
        <w:t>invigilator</w:t>
      </w:r>
      <w:r w:rsidRPr="00DE2FA5">
        <w:t>.</w:t>
      </w:r>
    </w:p>
    <w:p w14:paraId="16863AF9" w14:textId="77777777" w:rsidR="00C57194" w:rsidRDefault="00DE2FA5" w:rsidP="00594E06">
      <w:pPr>
        <w:spacing w:before="160" w:beforeAutospacing="0" w:after="160"/>
        <w:jc w:val="both"/>
        <w:rPr>
          <w:ins w:id="453" w:author="NGUYỄN HOÀNG LONG" w:date="2021-01-05T02:21:00Z"/>
        </w:rPr>
      </w:pPr>
      <w:commentRangeStart w:id="454"/>
      <w:r w:rsidRPr="00DE2FA5">
        <w:t xml:space="preserve">The evaluation of the individual's fitness is based on the number of </w:t>
      </w:r>
      <w:commentRangeStart w:id="455"/>
      <w:r w:rsidRPr="00DE2FA5">
        <w:t xml:space="preserve">violations of the </w:t>
      </w:r>
      <w:ins w:id="456" w:author="NGUYỄN HOÀNG LONG" w:date="2021-01-05T02:20:00Z">
        <w:r w:rsidR="0079219D">
          <w:t xml:space="preserve">hard </w:t>
        </w:r>
      </w:ins>
      <w:r w:rsidRPr="00DE2FA5">
        <w:t>constraints</w:t>
      </w:r>
      <w:commentRangeEnd w:id="455"/>
      <w:r w:rsidR="00455E7D">
        <w:rPr>
          <w:rStyle w:val="CommentReference"/>
        </w:rPr>
        <w:commentReference w:id="455"/>
      </w:r>
      <w:r w:rsidRPr="00DE2FA5">
        <w:t xml:space="preserve">. To do this, we first compute the </w:t>
      </w:r>
      <w:r>
        <w:t>individual</w:t>
      </w:r>
      <w:r w:rsidRPr="00DE2FA5">
        <w:t>'</w:t>
      </w:r>
      <w:r>
        <w:t>s</w:t>
      </w:r>
      <w:r w:rsidRPr="00DE2FA5">
        <w:t xml:space="preserve"> </w:t>
      </w:r>
      <w:r w:rsidR="00B17759">
        <w:t>fit score</w:t>
      </w:r>
      <w:r w:rsidRPr="00DE2FA5">
        <w:t xml:space="preserve"> based on each constraint, and then add up all of the </w:t>
      </w:r>
      <w:r w:rsidR="00B17759">
        <w:t>fit score</w:t>
      </w:r>
      <w:del w:id="457" w:author="NGUYỄN HOÀNG LONG" w:date="2021-01-05T02:21:00Z">
        <w:r w:rsidRPr="00DE2FA5">
          <w:delText>, and we get</w:delText>
        </w:r>
      </w:del>
      <w:ins w:id="458" w:author="NGUYỄN HOÀNG LONG" w:date="2021-01-05T02:21:00Z">
        <w:r w:rsidRPr="00DE2FA5">
          <w:t xml:space="preserve"> </w:t>
        </w:r>
        <w:r w:rsidR="0069649B">
          <w:t xml:space="preserve">to get </w:t>
        </w:r>
      </w:ins>
      <w:r w:rsidRPr="00DE2FA5">
        <w:t xml:space="preserve"> the </w:t>
      </w:r>
      <w:r w:rsidR="00B17759">
        <w:t>individual</w:t>
      </w:r>
      <w:r w:rsidR="00B17759" w:rsidRPr="00DE2FA5">
        <w:t>'</w:t>
      </w:r>
      <w:r w:rsidR="00B17759">
        <w:t>s</w:t>
      </w:r>
      <w:ins w:id="459" w:author="NGUYỄN HOÀNG LONG" w:date="2021-01-05T02:21:00Z">
        <w:r w:rsidR="00B17759" w:rsidRPr="00DE2FA5">
          <w:t xml:space="preserve"> </w:t>
        </w:r>
        <w:r w:rsidR="00C2341E">
          <w:t>total</w:t>
        </w:r>
      </w:ins>
      <w:r w:rsidR="00B17759" w:rsidRPr="00DE2FA5">
        <w:t xml:space="preserve"> </w:t>
      </w:r>
      <w:r w:rsidR="00B17759">
        <w:t>fit score</w:t>
      </w:r>
      <w:r w:rsidRPr="00DE2FA5">
        <w:t xml:space="preserve">. </w:t>
      </w:r>
    </w:p>
    <w:p w14:paraId="1E32C9E1" w14:textId="021FBC44" w:rsidR="00B17759" w:rsidRDefault="00DE2FA5" w:rsidP="00594E06">
      <w:pPr>
        <w:spacing w:before="160" w:beforeAutospacing="0" w:after="160"/>
        <w:jc w:val="both"/>
      </w:pPr>
      <w:r w:rsidRPr="00DE2FA5">
        <w:t>To increase the effectiveness of the algorithm, depending on the type of constraint, we multiply the number of violations by an appropriate weight.</w:t>
      </w:r>
      <w:commentRangeEnd w:id="454"/>
      <w:r w:rsidR="00747603">
        <w:rPr>
          <w:rStyle w:val="CommentReference"/>
        </w:rPr>
        <w:commentReference w:id="454"/>
      </w:r>
    </w:p>
    <w:p w14:paraId="58CE1F4A" w14:textId="644C6073" w:rsidR="00B00009" w:rsidRDefault="00B17759" w:rsidP="00AA701D">
      <w:pPr>
        <w:pStyle w:val="Heading4"/>
        <w:spacing w:before="160" w:beforeAutospacing="0" w:after="160"/>
        <w:rPr>
          <w:rFonts w:ascii="Times New Roman" w:hAnsi="Times New Roman" w:cs="Times New Roman"/>
          <w:b/>
          <w:bCs/>
          <w:i w:val="0"/>
          <w:iCs w:val="0"/>
          <w:color w:val="auto"/>
        </w:rPr>
      </w:pPr>
      <w:bookmarkStart w:id="460" w:name="_Toc60747238"/>
      <w:r w:rsidRPr="00B17759">
        <w:rPr>
          <w:rFonts w:ascii="Times New Roman" w:hAnsi="Times New Roman" w:cs="Times New Roman"/>
          <w:b/>
          <w:bCs/>
          <w:i w:val="0"/>
          <w:iCs w:val="0"/>
          <w:color w:val="auto"/>
        </w:rPr>
        <w:t>3.</w:t>
      </w:r>
      <w:ins w:id="461" w:author="NGUYỄN HOÀNG LONG" w:date="2021-01-05T12:50:00Z">
        <w:r w:rsidR="0018386E">
          <w:rPr>
            <w:rFonts w:ascii="Times New Roman" w:hAnsi="Times New Roman" w:cs="Times New Roman"/>
            <w:b/>
            <w:bCs/>
            <w:i w:val="0"/>
            <w:iCs w:val="0"/>
            <w:color w:val="auto"/>
          </w:rPr>
          <w:t>3</w:t>
        </w:r>
      </w:ins>
      <w:del w:id="462" w:author="NGUYỄN HOÀNG LONG" w:date="2021-01-05T12:50:00Z">
        <w:r w:rsidRPr="00B17759" w:rsidDel="0018386E">
          <w:rPr>
            <w:rFonts w:ascii="Times New Roman" w:hAnsi="Times New Roman" w:cs="Times New Roman"/>
            <w:b/>
            <w:bCs/>
            <w:i w:val="0"/>
            <w:iCs w:val="0"/>
            <w:color w:val="auto"/>
          </w:rPr>
          <w:delText>2</w:delText>
        </w:r>
      </w:del>
      <w:r w:rsidRPr="00B17759">
        <w:rPr>
          <w:rFonts w:ascii="Times New Roman" w:hAnsi="Times New Roman" w:cs="Times New Roman"/>
          <w:b/>
          <w:bCs/>
          <w:i w:val="0"/>
          <w:iCs w:val="0"/>
          <w:color w:val="auto"/>
        </w:rPr>
        <w:t>.2.1 Weight function</w:t>
      </w:r>
      <w:bookmarkEnd w:id="460"/>
    </w:p>
    <w:p w14:paraId="2395B1A4" w14:textId="722A8BE9" w:rsidR="00022EAB" w:rsidRDefault="00022EAB" w:rsidP="00594E06">
      <w:pPr>
        <w:spacing w:before="160" w:beforeAutospacing="0" w:after="160"/>
        <w:jc w:val="both"/>
      </w:pPr>
      <w:commentRangeStart w:id="463"/>
      <w:r>
        <w:t>To reduce the number of days at school, each invigilator must reduce the number of scheduled vacancies between the 2 shifts. On a day that invigilator supervises all 4 shifts, then it will not be counted as a violation of the constraint.</w:t>
      </w:r>
      <w:commentRangeEnd w:id="463"/>
      <w:r w:rsidR="00EE0E51">
        <w:rPr>
          <w:rStyle w:val="CommentReference"/>
        </w:rPr>
        <w:commentReference w:id="463"/>
      </w:r>
    </w:p>
    <w:p w14:paraId="4EBC01BC" w14:textId="16D9260E" w:rsidR="00B17759" w:rsidRPr="00FE5032" w:rsidRDefault="00B17759" w:rsidP="00594E06">
      <w:pPr>
        <w:spacing w:before="160" w:beforeAutospacing="0" w:after="160"/>
        <w:jc w:val="both"/>
      </w:pPr>
      <w:r w:rsidRPr="00FE5032">
        <w:t>Specify:</w:t>
      </w:r>
    </w:p>
    <w:p w14:paraId="686D8466" w14:textId="6DC05FA6" w:rsidR="00B17759" w:rsidRPr="00FE5032" w:rsidRDefault="00B17759" w:rsidP="00594E06">
      <w:pPr>
        <w:pStyle w:val="ListParagraph"/>
        <w:numPr>
          <w:ilvl w:val="0"/>
          <w:numId w:val="26"/>
        </w:numPr>
        <w:spacing w:before="160" w:after="160" w:line="360" w:lineRule="auto"/>
        <w:ind w:left="714" w:hanging="357"/>
        <w:jc w:val="both"/>
        <w:rPr>
          <w:sz w:val="26"/>
          <w:szCs w:val="26"/>
        </w:rPr>
      </w:pPr>
      <w:r w:rsidRPr="00FE5032">
        <w:rPr>
          <w:sz w:val="26"/>
          <w:szCs w:val="26"/>
        </w:rPr>
        <w:t xml:space="preserve">Input: </w:t>
      </w:r>
      <w:commentRangeStart w:id="464"/>
      <w:r w:rsidRPr="00FE5032">
        <w:rPr>
          <w:sz w:val="26"/>
          <w:szCs w:val="26"/>
        </w:rPr>
        <w:t xml:space="preserve">the binary array of the individual, </w:t>
      </w:r>
      <w:r w:rsidRPr="00FC0FBC">
        <w:rPr>
          <w:b/>
          <w:bCs/>
          <w:sz w:val="26"/>
          <w:szCs w:val="26"/>
        </w:rPr>
        <w:t>pen_val = 10.</w:t>
      </w:r>
      <w:commentRangeEnd w:id="464"/>
      <w:r w:rsidR="00F65EF4">
        <w:rPr>
          <w:rStyle w:val="CommentReference"/>
          <w:rFonts w:eastAsiaTheme="minorHAnsi"/>
        </w:rPr>
        <w:commentReference w:id="464"/>
      </w:r>
    </w:p>
    <w:p w14:paraId="08982411" w14:textId="5A593954" w:rsidR="00B17759" w:rsidRPr="00FE5032" w:rsidRDefault="00B17759" w:rsidP="00594E06">
      <w:pPr>
        <w:pStyle w:val="ListParagraph"/>
        <w:numPr>
          <w:ilvl w:val="0"/>
          <w:numId w:val="26"/>
        </w:numPr>
        <w:spacing w:before="160" w:after="160" w:line="360" w:lineRule="auto"/>
        <w:ind w:left="714" w:hanging="357"/>
        <w:jc w:val="both"/>
        <w:rPr>
          <w:sz w:val="26"/>
          <w:szCs w:val="26"/>
        </w:rPr>
      </w:pPr>
      <w:r w:rsidRPr="00FE5032">
        <w:rPr>
          <w:sz w:val="26"/>
          <w:szCs w:val="26"/>
        </w:rPr>
        <w:t>Output: total distance between invigilators shifts.</w:t>
      </w:r>
    </w:p>
    <w:p w14:paraId="2BF92415" w14:textId="1F6325E4" w:rsidR="00B17759" w:rsidRPr="00FE5032" w:rsidRDefault="00B17759" w:rsidP="00594E06">
      <w:pPr>
        <w:spacing w:before="160" w:beforeAutospacing="0" w:after="160"/>
        <w:jc w:val="both"/>
      </w:pPr>
      <w:r w:rsidRPr="00FE5032">
        <w:t>Describe:</w:t>
      </w:r>
    </w:p>
    <w:p w14:paraId="39B16735" w14:textId="23C45471" w:rsidR="00B17759" w:rsidRPr="00FE5032" w:rsidRDefault="00B17759" w:rsidP="00594E06">
      <w:pPr>
        <w:pStyle w:val="ListParagraph"/>
        <w:numPr>
          <w:ilvl w:val="0"/>
          <w:numId w:val="27"/>
        </w:numPr>
        <w:spacing w:before="160" w:after="160" w:line="360" w:lineRule="auto"/>
        <w:jc w:val="both"/>
        <w:rPr>
          <w:sz w:val="26"/>
          <w:szCs w:val="26"/>
        </w:rPr>
      </w:pPr>
      <w:r w:rsidRPr="00FE5032">
        <w:rPr>
          <w:sz w:val="26"/>
          <w:szCs w:val="26"/>
        </w:rPr>
        <w:t xml:space="preserve">Let </w:t>
      </w:r>
      <w:r w:rsidRPr="00FC0FBC">
        <w:rPr>
          <w:b/>
          <w:bCs/>
          <w:sz w:val="26"/>
          <w:szCs w:val="26"/>
        </w:rPr>
        <w:t>weight = 0</w:t>
      </w:r>
    </w:p>
    <w:p w14:paraId="3DE8380F" w14:textId="5BF65517" w:rsidR="00B17759" w:rsidRPr="00FE5032" w:rsidRDefault="00B17759" w:rsidP="00594E06">
      <w:pPr>
        <w:pStyle w:val="ListParagraph"/>
        <w:numPr>
          <w:ilvl w:val="0"/>
          <w:numId w:val="27"/>
        </w:numPr>
        <w:spacing w:before="160" w:after="160" w:line="360" w:lineRule="auto"/>
        <w:jc w:val="both"/>
        <w:rPr>
          <w:sz w:val="26"/>
          <w:szCs w:val="26"/>
        </w:rPr>
      </w:pPr>
      <w:r w:rsidRPr="00FE5032">
        <w:rPr>
          <w:sz w:val="26"/>
          <w:szCs w:val="26"/>
        </w:rPr>
        <w:t>Loop for each row (i = 0) of the individual</w:t>
      </w:r>
      <w:r w:rsidR="00FE5032" w:rsidRPr="00FE5032">
        <w:rPr>
          <w:sz w:val="26"/>
          <w:szCs w:val="26"/>
        </w:rPr>
        <w:t>.</w:t>
      </w:r>
    </w:p>
    <w:p w14:paraId="2B21BB7C" w14:textId="1D1F7C75" w:rsidR="00B17759" w:rsidRPr="00FE5032" w:rsidRDefault="00B17759" w:rsidP="00594E06">
      <w:pPr>
        <w:pStyle w:val="ListParagraph"/>
        <w:numPr>
          <w:ilvl w:val="1"/>
          <w:numId w:val="27"/>
        </w:numPr>
        <w:spacing w:before="160" w:after="160" w:line="360" w:lineRule="auto"/>
        <w:jc w:val="both"/>
        <w:rPr>
          <w:sz w:val="26"/>
          <w:szCs w:val="26"/>
        </w:rPr>
      </w:pPr>
      <w:r w:rsidRPr="00FE5032">
        <w:rPr>
          <w:sz w:val="26"/>
          <w:szCs w:val="26"/>
        </w:rPr>
        <w:t xml:space="preserve">Calculates the number of values equal to 1 per row: </w:t>
      </w:r>
      <w:r w:rsidRPr="00FC0FBC">
        <w:rPr>
          <w:b/>
          <w:bCs/>
          <w:sz w:val="26"/>
          <w:szCs w:val="26"/>
        </w:rPr>
        <w:t>num_of_ones</w:t>
      </w:r>
      <w:r w:rsidR="00FE5032" w:rsidRPr="00FC0FBC">
        <w:rPr>
          <w:b/>
          <w:bCs/>
          <w:sz w:val="26"/>
          <w:szCs w:val="26"/>
        </w:rPr>
        <w:t>.</w:t>
      </w:r>
    </w:p>
    <w:p w14:paraId="3A69CB79" w14:textId="70A2868D" w:rsidR="00B17759" w:rsidRPr="00FE5032" w:rsidRDefault="00B17759" w:rsidP="00594E06">
      <w:pPr>
        <w:pStyle w:val="ListParagraph"/>
        <w:numPr>
          <w:ilvl w:val="1"/>
          <w:numId w:val="27"/>
        </w:numPr>
        <w:spacing w:before="160" w:after="160" w:line="360" w:lineRule="auto"/>
        <w:jc w:val="both"/>
        <w:rPr>
          <w:sz w:val="26"/>
          <w:szCs w:val="26"/>
        </w:rPr>
      </w:pPr>
      <w:r w:rsidRPr="00FE5032">
        <w:rPr>
          <w:sz w:val="26"/>
          <w:szCs w:val="26"/>
        </w:rPr>
        <w:t xml:space="preserve">Calculates the expected number of days: </w:t>
      </w:r>
      <w:r w:rsidRPr="00FC0FBC">
        <w:rPr>
          <w:b/>
          <w:bCs/>
          <w:sz w:val="26"/>
          <w:szCs w:val="26"/>
        </w:rPr>
        <w:t>actual_days = num_of_ones/4</w:t>
      </w:r>
      <w:r w:rsidR="00FC0FBC">
        <w:rPr>
          <w:b/>
          <w:bCs/>
          <w:sz w:val="26"/>
          <w:szCs w:val="26"/>
        </w:rPr>
        <w:t>.</w:t>
      </w:r>
    </w:p>
    <w:p w14:paraId="45B49383" w14:textId="757A166E" w:rsidR="00B17759" w:rsidRPr="00FE5032" w:rsidRDefault="00B17759" w:rsidP="00594E06">
      <w:pPr>
        <w:pStyle w:val="ListParagraph"/>
        <w:numPr>
          <w:ilvl w:val="1"/>
          <w:numId w:val="27"/>
        </w:numPr>
        <w:spacing w:before="160" w:after="160" w:line="360" w:lineRule="auto"/>
        <w:jc w:val="both"/>
        <w:rPr>
          <w:sz w:val="26"/>
          <w:szCs w:val="26"/>
        </w:rPr>
      </w:pPr>
      <w:r w:rsidRPr="00FE5032">
        <w:rPr>
          <w:sz w:val="26"/>
          <w:szCs w:val="26"/>
        </w:rPr>
        <w:lastRenderedPageBreak/>
        <w:t>Find the position of value 1 on each row</w:t>
      </w:r>
      <w:r w:rsidR="00FE5032" w:rsidRPr="00FE5032">
        <w:rPr>
          <w:sz w:val="26"/>
          <w:szCs w:val="26"/>
        </w:rPr>
        <w:t>.</w:t>
      </w:r>
    </w:p>
    <w:p w14:paraId="1BE1D499" w14:textId="77777777" w:rsidR="00D11FDF" w:rsidRDefault="00D11FDF" w:rsidP="00594E06">
      <w:pPr>
        <w:pStyle w:val="ListParagraph"/>
        <w:spacing w:before="160" w:after="160" w:line="360" w:lineRule="auto"/>
        <w:ind w:left="1440" w:firstLine="0"/>
        <w:jc w:val="both"/>
        <w:rPr>
          <w:sz w:val="26"/>
          <w:szCs w:val="26"/>
        </w:rPr>
      </w:pPr>
    </w:p>
    <w:p w14:paraId="673E342B" w14:textId="14B5C20B" w:rsidR="00B17759" w:rsidRPr="00FE5032" w:rsidRDefault="00B17759" w:rsidP="00594E06">
      <w:pPr>
        <w:pStyle w:val="ListParagraph"/>
        <w:numPr>
          <w:ilvl w:val="1"/>
          <w:numId w:val="27"/>
        </w:numPr>
        <w:spacing w:before="160" w:after="160" w:line="360" w:lineRule="auto"/>
        <w:jc w:val="both"/>
        <w:rPr>
          <w:sz w:val="26"/>
          <w:szCs w:val="26"/>
        </w:rPr>
      </w:pPr>
      <w:r w:rsidRPr="00FE5032">
        <w:rPr>
          <w:sz w:val="26"/>
          <w:szCs w:val="26"/>
        </w:rPr>
        <w:t xml:space="preserve">Find the maximum </w:t>
      </w:r>
      <w:r w:rsidR="00FE5032" w:rsidRPr="00FE5032">
        <w:rPr>
          <w:sz w:val="26"/>
          <w:szCs w:val="26"/>
        </w:rPr>
        <w:t xml:space="preserve">and minimum position of value 1 on each row: </w:t>
      </w:r>
      <w:r w:rsidR="00FE5032" w:rsidRPr="00FC0FBC">
        <w:rPr>
          <w:b/>
          <w:bCs/>
          <w:sz w:val="26"/>
          <w:szCs w:val="26"/>
        </w:rPr>
        <w:t>max_pos, min_pos.</w:t>
      </w:r>
    </w:p>
    <w:p w14:paraId="5ABEC2D0" w14:textId="32E6B0A3" w:rsidR="00FE5032" w:rsidRPr="00FE5032" w:rsidRDefault="00FE5032" w:rsidP="00594E06">
      <w:pPr>
        <w:pStyle w:val="ListParagraph"/>
        <w:numPr>
          <w:ilvl w:val="1"/>
          <w:numId w:val="27"/>
        </w:numPr>
        <w:spacing w:before="160" w:after="160" w:line="360" w:lineRule="auto"/>
        <w:jc w:val="both"/>
        <w:rPr>
          <w:sz w:val="26"/>
          <w:szCs w:val="26"/>
        </w:rPr>
      </w:pPr>
      <w:r w:rsidRPr="00FE5032">
        <w:rPr>
          <w:sz w:val="26"/>
          <w:szCs w:val="26"/>
        </w:rPr>
        <w:t xml:space="preserve">Calculates the number of values equal to 0 per row: </w:t>
      </w:r>
      <w:r w:rsidRPr="00FC0FBC">
        <w:rPr>
          <w:b/>
          <w:bCs/>
          <w:sz w:val="26"/>
          <w:szCs w:val="26"/>
        </w:rPr>
        <w:t>num_of_zero = (max_pos – min_pos + 1) – num_of_ones</w:t>
      </w:r>
    </w:p>
    <w:p w14:paraId="571333AE" w14:textId="6E877249" w:rsidR="00FE5032" w:rsidRPr="00FE5032" w:rsidRDefault="00FE5032" w:rsidP="00594E06">
      <w:pPr>
        <w:pStyle w:val="ListParagraph"/>
        <w:numPr>
          <w:ilvl w:val="1"/>
          <w:numId w:val="27"/>
        </w:numPr>
        <w:spacing w:before="160" w:after="160" w:line="360" w:lineRule="auto"/>
        <w:jc w:val="both"/>
        <w:rPr>
          <w:sz w:val="26"/>
          <w:szCs w:val="26"/>
        </w:rPr>
      </w:pPr>
      <w:r w:rsidRPr="00FE5032">
        <w:rPr>
          <w:sz w:val="26"/>
          <w:szCs w:val="26"/>
        </w:rPr>
        <w:t xml:space="preserve">Calculates the actual number of days that the invigilator goes to see the exam: </w:t>
      </w:r>
      <w:r w:rsidRPr="00FC0FBC">
        <w:rPr>
          <w:b/>
          <w:bCs/>
          <w:sz w:val="26"/>
          <w:szCs w:val="26"/>
        </w:rPr>
        <w:t xml:space="preserve">day_spans </w:t>
      </w:r>
      <w:r w:rsidR="76FF5D21" w:rsidRPr="1F983981">
        <w:rPr>
          <w:b/>
          <w:bCs/>
          <w:sz w:val="26"/>
          <w:szCs w:val="26"/>
        </w:rPr>
        <w:t xml:space="preserve">= </w:t>
      </w:r>
      <w:r w:rsidRPr="00FC0FBC">
        <w:rPr>
          <w:b/>
          <w:bCs/>
          <w:sz w:val="26"/>
          <w:szCs w:val="26"/>
        </w:rPr>
        <w:t>((max_pos + 1) / 4) – min_pos / 4</w:t>
      </w:r>
      <w:r w:rsidRPr="00FE5032">
        <w:rPr>
          <w:sz w:val="26"/>
          <w:szCs w:val="26"/>
        </w:rPr>
        <w:t>.</w:t>
      </w:r>
    </w:p>
    <w:p w14:paraId="36E60940" w14:textId="3A24B25B" w:rsidR="00FE5032" w:rsidRPr="00FE5032" w:rsidRDefault="00FE5032" w:rsidP="00594E06">
      <w:pPr>
        <w:pStyle w:val="ListParagraph"/>
        <w:numPr>
          <w:ilvl w:val="1"/>
          <w:numId w:val="27"/>
        </w:numPr>
        <w:spacing w:before="160" w:after="160" w:line="360" w:lineRule="auto"/>
        <w:jc w:val="both"/>
        <w:rPr>
          <w:sz w:val="26"/>
          <w:szCs w:val="26"/>
        </w:rPr>
      </w:pPr>
      <w:r w:rsidRPr="00FE5032">
        <w:rPr>
          <w:sz w:val="26"/>
          <w:szCs w:val="26"/>
        </w:rPr>
        <w:t xml:space="preserve">Calculate penalty days: </w:t>
      </w:r>
      <w:r w:rsidRPr="00FC0FBC">
        <w:rPr>
          <w:b/>
          <w:bCs/>
          <w:sz w:val="26"/>
          <w:szCs w:val="26"/>
        </w:rPr>
        <w:t>day_pens = day_spans – actual_days</w:t>
      </w:r>
    </w:p>
    <w:p w14:paraId="2CDB15AA" w14:textId="1E79D5EB" w:rsidR="00FE5032" w:rsidRPr="00FE5032" w:rsidRDefault="00FE5032" w:rsidP="00594E06">
      <w:pPr>
        <w:pStyle w:val="ListParagraph"/>
        <w:numPr>
          <w:ilvl w:val="1"/>
          <w:numId w:val="27"/>
        </w:numPr>
        <w:spacing w:before="160" w:after="160" w:line="360" w:lineRule="auto"/>
        <w:jc w:val="both"/>
        <w:rPr>
          <w:sz w:val="26"/>
          <w:szCs w:val="26"/>
        </w:rPr>
      </w:pPr>
      <w:r w:rsidRPr="00FE5032">
        <w:rPr>
          <w:sz w:val="26"/>
          <w:szCs w:val="26"/>
        </w:rPr>
        <w:t xml:space="preserve">Calculate the distance: </w:t>
      </w:r>
      <w:r w:rsidRPr="00FC0FBC">
        <w:rPr>
          <w:b/>
          <w:bCs/>
          <w:sz w:val="26"/>
          <w:szCs w:val="26"/>
        </w:rPr>
        <w:t>weight = weight + (num_of_zero + day_pens * pen_val)</w:t>
      </w:r>
    </w:p>
    <w:p w14:paraId="43106D91" w14:textId="5EECA7C9" w:rsidR="00FE5032" w:rsidRPr="00FE5032" w:rsidRDefault="00FE5032" w:rsidP="00594E06">
      <w:pPr>
        <w:pStyle w:val="ListParagraph"/>
        <w:numPr>
          <w:ilvl w:val="0"/>
          <w:numId w:val="27"/>
        </w:numPr>
        <w:spacing w:before="160" w:after="160" w:line="360" w:lineRule="auto"/>
        <w:jc w:val="both"/>
        <w:rPr>
          <w:sz w:val="26"/>
          <w:szCs w:val="26"/>
        </w:rPr>
      </w:pPr>
      <w:r w:rsidRPr="00FE5032">
        <w:rPr>
          <w:sz w:val="26"/>
          <w:szCs w:val="26"/>
        </w:rPr>
        <w:t>End of the loop</w:t>
      </w:r>
    </w:p>
    <w:p w14:paraId="47E0A5C5" w14:textId="3382DD99" w:rsidR="00D11FDF" w:rsidRDefault="00FE5032" w:rsidP="00594E06">
      <w:pPr>
        <w:pStyle w:val="ListParagraph"/>
        <w:numPr>
          <w:ilvl w:val="0"/>
          <w:numId w:val="27"/>
        </w:numPr>
        <w:spacing w:before="160" w:after="160" w:line="360" w:lineRule="auto"/>
        <w:jc w:val="both"/>
        <w:rPr>
          <w:sz w:val="26"/>
          <w:szCs w:val="26"/>
        </w:rPr>
      </w:pPr>
      <w:r w:rsidRPr="00FE5032">
        <w:rPr>
          <w:sz w:val="26"/>
          <w:szCs w:val="26"/>
        </w:rPr>
        <w:t>Return weight</w:t>
      </w:r>
    </w:p>
    <w:p w14:paraId="36235627" w14:textId="259ABC96" w:rsidR="00D11FDF" w:rsidRDefault="54253FA8">
      <w:pPr>
        <w:spacing w:after="160"/>
        <w:jc w:val="center"/>
        <w:pPrChange w:id="465" w:author="NGUYỄN HOÀNG LONG" w:date="2021-01-05T01:32:00Z">
          <w:pPr>
            <w:spacing w:before="160" w:after="160"/>
            <w:jc w:val="center"/>
          </w:pPr>
        </w:pPrChange>
      </w:pPr>
      <w:r>
        <w:rPr>
          <w:noProof/>
        </w:rPr>
        <w:lastRenderedPageBreak/>
        <w:drawing>
          <wp:inline distT="0" distB="0" distL="0" distR="0" wp14:anchorId="33989FE0" wp14:editId="6ABC48EC">
            <wp:extent cx="4922946" cy="6302287"/>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4"/>
                    <pic:cNvPicPr/>
                  </pic:nvPicPr>
                  <pic:blipFill>
                    <a:blip r:embed="rId23">
                      <a:extLst>
                        <a:ext uri="{28A0092B-C50C-407E-A947-70E740481C1C}">
                          <a14:useLocalDpi xmlns:a14="http://schemas.microsoft.com/office/drawing/2010/main" val="0"/>
                        </a:ext>
                      </a:extLst>
                    </a:blip>
                    <a:stretch>
                      <a:fillRect/>
                    </a:stretch>
                  </pic:blipFill>
                  <pic:spPr>
                    <a:xfrm>
                      <a:off x="0" y="0"/>
                      <a:ext cx="4922946" cy="6302287"/>
                    </a:xfrm>
                    <a:prstGeom prst="rect">
                      <a:avLst/>
                    </a:prstGeom>
                  </pic:spPr>
                </pic:pic>
              </a:graphicData>
            </a:graphic>
          </wp:inline>
        </w:drawing>
      </w:r>
    </w:p>
    <w:p w14:paraId="3C418CDA" w14:textId="488CD89D" w:rsidR="00D11FDF" w:rsidRPr="00F8535A" w:rsidRDefault="00D11FDF" w:rsidP="004C3EF2">
      <w:pPr>
        <w:pStyle w:val="FIGURE"/>
      </w:pPr>
      <w:bookmarkStart w:id="466" w:name="_Toc60747175"/>
      <w:r w:rsidRPr="00F8535A">
        <w:t>Figure 3.</w:t>
      </w:r>
      <w:r w:rsidR="00F8535A" w:rsidRPr="00F8535A">
        <w:t>1</w:t>
      </w:r>
      <w:r w:rsidRPr="00F8535A">
        <w:t xml:space="preserve"> Weight compute function flowchart</w:t>
      </w:r>
      <w:bookmarkEnd w:id="466"/>
      <w:r w:rsidRPr="00F8535A">
        <w:rPr>
          <w:b/>
          <w:bCs/>
        </w:rPr>
        <w:t xml:space="preserve"> </w:t>
      </w:r>
    </w:p>
    <w:p w14:paraId="5D6C7F59" w14:textId="611D10D0" w:rsidR="003F6581" w:rsidRPr="003F6581" w:rsidRDefault="00203952" w:rsidP="003F6581">
      <w:pPr>
        <w:pStyle w:val="Heading4"/>
        <w:spacing w:before="160" w:beforeAutospacing="0" w:after="160"/>
        <w:rPr>
          <w:ins w:id="467" w:author="NGUYỄN HOÀNG LONG" w:date="2021-01-05T08:41:00Z"/>
          <w:rFonts w:ascii="Times New Roman" w:hAnsi="Times New Roman" w:cs="Times New Roman"/>
          <w:b/>
          <w:bCs/>
          <w:i w:val="0"/>
          <w:iCs w:val="0"/>
          <w:color w:val="auto"/>
        </w:rPr>
      </w:pPr>
      <w:bookmarkStart w:id="468" w:name="_Toc60747239"/>
      <w:r w:rsidRPr="00203952">
        <w:rPr>
          <w:rFonts w:ascii="Times New Roman" w:hAnsi="Times New Roman" w:cs="Times New Roman"/>
          <w:b/>
          <w:bCs/>
          <w:i w:val="0"/>
          <w:iCs w:val="0"/>
          <w:color w:val="auto"/>
        </w:rPr>
        <w:lastRenderedPageBreak/>
        <w:t>3.</w:t>
      </w:r>
      <w:ins w:id="469" w:author="NGUYỄN HOÀNG LONG" w:date="2021-01-05T12:51:00Z">
        <w:r w:rsidR="0018386E">
          <w:rPr>
            <w:rFonts w:ascii="Times New Roman" w:hAnsi="Times New Roman" w:cs="Times New Roman"/>
            <w:b/>
            <w:bCs/>
            <w:i w:val="0"/>
            <w:iCs w:val="0"/>
            <w:color w:val="auto"/>
          </w:rPr>
          <w:t>3</w:t>
        </w:r>
      </w:ins>
      <w:del w:id="470" w:author="NGUYỄN HOÀNG LONG" w:date="2021-01-05T12:51:00Z">
        <w:r w:rsidRPr="00203952" w:rsidDel="0018386E">
          <w:rPr>
            <w:rFonts w:ascii="Times New Roman" w:hAnsi="Times New Roman" w:cs="Times New Roman"/>
            <w:b/>
            <w:bCs/>
            <w:i w:val="0"/>
            <w:iCs w:val="0"/>
            <w:color w:val="auto"/>
          </w:rPr>
          <w:delText>2</w:delText>
        </w:r>
      </w:del>
      <w:r w:rsidRPr="00203952">
        <w:rPr>
          <w:rFonts w:ascii="Times New Roman" w:hAnsi="Times New Roman" w:cs="Times New Roman"/>
          <w:b/>
          <w:bCs/>
          <w:i w:val="0"/>
          <w:iCs w:val="0"/>
          <w:color w:val="auto"/>
        </w:rPr>
        <w:t xml:space="preserve">.2.2 </w:t>
      </w:r>
      <w:commentRangeStart w:id="471"/>
      <w:r w:rsidR="00BD3E73">
        <w:rPr>
          <w:rFonts w:ascii="Times New Roman" w:hAnsi="Times New Roman" w:cs="Times New Roman"/>
          <w:b/>
          <w:bCs/>
          <w:i w:val="0"/>
          <w:iCs w:val="0"/>
          <w:color w:val="auto"/>
        </w:rPr>
        <w:t>F</w:t>
      </w:r>
      <w:r w:rsidRPr="00203952">
        <w:rPr>
          <w:rFonts w:ascii="Times New Roman" w:hAnsi="Times New Roman" w:cs="Times New Roman"/>
          <w:b/>
          <w:bCs/>
          <w:i w:val="0"/>
          <w:iCs w:val="0"/>
          <w:color w:val="auto"/>
        </w:rPr>
        <w:t>itness function</w:t>
      </w:r>
      <w:r>
        <w:rPr>
          <w:rFonts w:ascii="Times New Roman" w:hAnsi="Times New Roman" w:cs="Times New Roman"/>
          <w:b/>
          <w:bCs/>
          <w:i w:val="0"/>
          <w:iCs w:val="0"/>
          <w:color w:val="auto"/>
        </w:rPr>
        <w:t xml:space="preserve"> </w:t>
      </w:r>
      <w:commentRangeEnd w:id="471"/>
      <w:r w:rsidR="005801E0">
        <w:rPr>
          <w:rStyle w:val="CommentReference"/>
        </w:rPr>
        <w:commentReference w:id="471"/>
      </w:r>
      <w:bookmarkEnd w:id="468"/>
    </w:p>
    <w:p w14:paraId="3D3F6259" w14:textId="53E81974" w:rsidR="007159C3" w:rsidRPr="007159C3" w:rsidRDefault="007159C3">
      <w:pPr>
        <w:rPr>
          <w:b/>
        </w:rPr>
        <w:pPrChange w:id="472" w:author="NGUYỄN HOÀNG LONG" w:date="2021-01-05T08:41:00Z">
          <w:pPr>
            <w:pStyle w:val="Heading4"/>
            <w:spacing w:before="160" w:beforeAutospacing="0" w:after="160"/>
          </w:pPr>
        </w:pPrChange>
      </w:pPr>
      <w:ins w:id="473" w:author="NGUYỄN HOÀNG LONG" w:date="2021-01-05T08:41:00Z">
        <w:r w:rsidRPr="00090C36">
          <w:t>The fitness function gives a fitness score to each individual that participates in reproducing. The more score an individual has will increase the probability to be selected</w:t>
        </w:r>
      </w:ins>
      <w:ins w:id="474" w:author="NGUYỄN HOÀNG LONG" w:date="2021-01-05T08:46:00Z">
        <w:r w:rsidR="007D36EC">
          <w:t xml:space="preserve"> to pass to next generation</w:t>
        </w:r>
      </w:ins>
      <w:ins w:id="475" w:author="NGUYỄN HOÀNG LONG" w:date="2021-01-05T08:41:00Z">
        <w:r w:rsidRPr="00090C36">
          <w:t>.</w:t>
        </w:r>
      </w:ins>
    </w:p>
    <w:p w14:paraId="54CB5008" w14:textId="774E9203" w:rsidR="00022EAB" w:rsidRDefault="00022EAB" w:rsidP="00594E06">
      <w:pPr>
        <w:spacing w:before="160" w:beforeAutospacing="0" w:after="160"/>
        <w:jc w:val="both"/>
        <w:rPr>
          <w:del w:id="476" w:author="NGUYỄN HOÀNG LONG" w:date="2021-01-05T08:42:00Z"/>
        </w:rPr>
      </w:pPr>
      <w:del w:id="477" w:author="NGUYỄN HOÀNG LONG" w:date="2021-01-05T08:42:00Z">
        <w:r>
          <w:delText>After finding the constraint violations, this function calculates and returns the fitness of individual.</w:delText>
        </w:r>
      </w:del>
    </w:p>
    <w:p w14:paraId="4EDADD49" w14:textId="65464B80" w:rsidR="00203952" w:rsidRPr="00022EAB" w:rsidRDefault="00203952" w:rsidP="00594E06">
      <w:pPr>
        <w:spacing w:before="160" w:beforeAutospacing="0" w:after="160"/>
        <w:jc w:val="both"/>
      </w:pPr>
      <w:r w:rsidRPr="00022EAB">
        <w:t>Specify:</w:t>
      </w:r>
    </w:p>
    <w:p w14:paraId="3D681229" w14:textId="0CB64B6B" w:rsidR="00203952" w:rsidRPr="00022EAB" w:rsidRDefault="00203952" w:rsidP="00594E06">
      <w:pPr>
        <w:pStyle w:val="ListParagraph"/>
        <w:numPr>
          <w:ilvl w:val="0"/>
          <w:numId w:val="26"/>
        </w:numPr>
        <w:spacing w:before="160" w:after="160" w:line="360" w:lineRule="auto"/>
        <w:ind w:left="714" w:hanging="357"/>
        <w:jc w:val="both"/>
        <w:rPr>
          <w:sz w:val="26"/>
          <w:szCs w:val="26"/>
        </w:rPr>
      </w:pPr>
      <w:r w:rsidRPr="00022EAB">
        <w:rPr>
          <w:sz w:val="26"/>
          <w:szCs w:val="26"/>
        </w:rPr>
        <w:t>Input: the binary array of the individual. (</w:t>
      </w:r>
      <w:r w:rsidRPr="00FC0FBC">
        <w:rPr>
          <w:b/>
          <w:bCs/>
          <w:sz w:val="26"/>
          <w:szCs w:val="26"/>
        </w:rPr>
        <w:t>individual[ ]</w:t>
      </w:r>
      <w:r w:rsidRPr="00FC0FBC">
        <w:rPr>
          <w:sz w:val="26"/>
          <w:szCs w:val="26"/>
        </w:rPr>
        <w:t>)</w:t>
      </w:r>
    </w:p>
    <w:p w14:paraId="5C8D8429" w14:textId="4616AA48" w:rsidR="00203952" w:rsidRPr="00022EAB" w:rsidRDefault="00203952" w:rsidP="00594E06">
      <w:pPr>
        <w:pStyle w:val="ListParagraph"/>
        <w:numPr>
          <w:ilvl w:val="0"/>
          <w:numId w:val="26"/>
        </w:numPr>
        <w:spacing w:before="160" w:after="160" w:line="360" w:lineRule="auto"/>
        <w:ind w:left="714" w:hanging="357"/>
        <w:jc w:val="both"/>
        <w:rPr>
          <w:sz w:val="26"/>
          <w:szCs w:val="26"/>
        </w:rPr>
      </w:pPr>
      <w:r w:rsidRPr="00022EAB">
        <w:rPr>
          <w:sz w:val="26"/>
          <w:szCs w:val="26"/>
        </w:rPr>
        <w:t>Output: fitness of individual.</w:t>
      </w:r>
    </w:p>
    <w:p w14:paraId="39DEA342" w14:textId="4877FC8C" w:rsidR="00203952" w:rsidRPr="00022EAB" w:rsidRDefault="00203952" w:rsidP="00594E06">
      <w:pPr>
        <w:spacing w:before="160" w:beforeAutospacing="0" w:after="160"/>
        <w:jc w:val="both"/>
      </w:pPr>
      <w:r w:rsidRPr="00022EAB">
        <w:t>Describe:</w:t>
      </w:r>
    </w:p>
    <w:p w14:paraId="3E2054EF" w14:textId="19B2528B" w:rsidR="00203952" w:rsidRPr="00022EAB" w:rsidRDefault="00203952" w:rsidP="00594E06">
      <w:pPr>
        <w:pStyle w:val="ListParagraph"/>
        <w:numPr>
          <w:ilvl w:val="0"/>
          <w:numId w:val="28"/>
        </w:numPr>
        <w:spacing w:before="160" w:after="160" w:line="360" w:lineRule="auto"/>
        <w:jc w:val="both"/>
        <w:rPr>
          <w:sz w:val="26"/>
          <w:szCs w:val="26"/>
        </w:rPr>
      </w:pPr>
      <w:r w:rsidRPr="00022EAB">
        <w:rPr>
          <w:sz w:val="26"/>
          <w:szCs w:val="26"/>
        </w:rPr>
        <w:t xml:space="preserve">Let </w:t>
      </w:r>
      <w:r w:rsidRPr="00FC0FBC">
        <w:rPr>
          <w:b/>
          <w:bCs/>
          <w:sz w:val="26"/>
          <w:szCs w:val="26"/>
        </w:rPr>
        <w:t>fitness = 0</w:t>
      </w:r>
    </w:p>
    <w:p w14:paraId="69156C0B" w14:textId="11DF1B94" w:rsidR="00203952" w:rsidRPr="00022EAB" w:rsidRDefault="00203952" w:rsidP="00594E06">
      <w:pPr>
        <w:pStyle w:val="ListParagraph"/>
        <w:numPr>
          <w:ilvl w:val="0"/>
          <w:numId w:val="28"/>
        </w:numPr>
        <w:spacing w:before="160" w:after="160" w:line="360" w:lineRule="auto"/>
        <w:jc w:val="both"/>
        <w:rPr>
          <w:sz w:val="26"/>
          <w:szCs w:val="26"/>
        </w:rPr>
      </w:pPr>
      <w:r w:rsidRPr="00022EAB">
        <w:rPr>
          <w:sz w:val="26"/>
          <w:szCs w:val="26"/>
        </w:rPr>
        <w:t>Fitness = weight_compute(individual)</w:t>
      </w:r>
    </w:p>
    <w:p w14:paraId="3731BB7B" w14:textId="336EEB90" w:rsidR="00203952" w:rsidRPr="00022EAB" w:rsidRDefault="00203952" w:rsidP="00594E06">
      <w:pPr>
        <w:pStyle w:val="ListParagraph"/>
        <w:numPr>
          <w:ilvl w:val="0"/>
          <w:numId w:val="28"/>
        </w:numPr>
        <w:spacing w:before="160" w:after="160" w:line="360" w:lineRule="auto"/>
        <w:jc w:val="both"/>
        <w:rPr>
          <w:sz w:val="26"/>
          <w:szCs w:val="26"/>
        </w:rPr>
      </w:pPr>
      <w:r w:rsidRPr="00022EAB">
        <w:rPr>
          <w:sz w:val="26"/>
          <w:szCs w:val="26"/>
        </w:rPr>
        <w:t>Loop for each row (i = 0) of the individual</w:t>
      </w:r>
    </w:p>
    <w:p w14:paraId="414FAF41" w14:textId="7BA0DC27" w:rsidR="00203952" w:rsidRPr="00022EAB" w:rsidRDefault="00203952" w:rsidP="00594E06">
      <w:pPr>
        <w:pStyle w:val="ListParagraph"/>
        <w:numPr>
          <w:ilvl w:val="1"/>
          <w:numId w:val="28"/>
        </w:numPr>
        <w:spacing w:before="160" w:after="160" w:line="360" w:lineRule="auto"/>
        <w:jc w:val="both"/>
        <w:rPr>
          <w:sz w:val="26"/>
          <w:szCs w:val="26"/>
        </w:rPr>
      </w:pPr>
      <w:r w:rsidRPr="00022EAB">
        <w:rPr>
          <w:sz w:val="26"/>
          <w:szCs w:val="26"/>
        </w:rPr>
        <w:t xml:space="preserve">Calculate total value of each column: </w:t>
      </w:r>
      <w:r w:rsidRPr="00FC0FBC">
        <w:rPr>
          <w:b/>
          <w:bCs/>
          <w:sz w:val="26"/>
          <w:szCs w:val="26"/>
        </w:rPr>
        <w:t>Sum</w:t>
      </w:r>
    </w:p>
    <w:p w14:paraId="652AB575" w14:textId="7E5C1A32" w:rsidR="00203952" w:rsidRPr="00022EAB" w:rsidRDefault="00203952" w:rsidP="00594E06">
      <w:pPr>
        <w:pStyle w:val="ListParagraph"/>
        <w:numPr>
          <w:ilvl w:val="1"/>
          <w:numId w:val="28"/>
        </w:numPr>
        <w:spacing w:before="160" w:after="160" w:line="360" w:lineRule="auto"/>
        <w:jc w:val="both"/>
        <w:rPr>
          <w:sz w:val="26"/>
          <w:szCs w:val="26"/>
        </w:rPr>
      </w:pPr>
      <w:commentRangeStart w:id="478"/>
      <w:r w:rsidRPr="00022EAB">
        <w:rPr>
          <w:sz w:val="26"/>
          <w:szCs w:val="26"/>
        </w:rPr>
        <w:t xml:space="preserve">Compare Sum with the required number of invigilators of each respective shift, </w:t>
      </w:r>
      <w:ins w:id="479" w:author="Nguyễn Sơn Lâm" w:date="2021-01-05T05:34:00Z">
        <w:r w:rsidR="03F4CACF" w:rsidRPr="005FF3AC">
          <w:rPr>
            <w:sz w:val="26"/>
            <w:szCs w:val="26"/>
          </w:rPr>
          <w:t xml:space="preserve">if </w:t>
        </w:r>
      </w:ins>
      <w:del w:id="480" w:author="Nguyễn Sơn Lâm" w:date="2021-01-05T05:34:00Z">
        <w:r w:rsidRPr="00022EAB">
          <w:rPr>
            <w:sz w:val="26"/>
            <w:szCs w:val="26"/>
          </w:rPr>
          <w:delText>else</w:delText>
        </w:r>
      </w:del>
      <w:r w:rsidRPr="00022EAB">
        <w:rPr>
          <w:sz w:val="26"/>
          <w:szCs w:val="26"/>
        </w:rPr>
        <w:t xml:space="preserve">: </w:t>
      </w:r>
      <w:r w:rsidRPr="00FC0FBC">
        <w:rPr>
          <w:b/>
          <w:bCs/>
          <w:sz w:val="26"/>
          <w:szCs w:val="26"/>
        </w:rPr>
        <w:t>fitness = fitness + 20000</w:t>
      </w:r>
      <w:r w:rsidRPr="00022EAB">
        <w:rPr>
          <w:sz w:val="26"/>
          <w:szCs w:val="26"/>
        </w:rPr>
        <w:t xml:space="preserve"> then break.</w:t>
      </w:r>
      <w:commentRangeEnd w:id="478"/>
      <w:r w:rsidR="00BA4C30">
        <w:rPr>
          <w:rStyle w:val="CommentReference"/>
          <w:rFonts w:eastAsiaTheme="minorHAnsi"/>
        </w:rPr>
        <w:commentReference w:id="478"/>
      </w:r>
    </w:p>
    <w:p w14:paraId="1D74CA2F" w14:textId="16659169" w:rsidR="00203952" w:rsidRPr="00022EAB" w:rsidRDefault="00203952" w:rsidP="00594E06">
      <w:pPr>
        <w:pStyle w:val="ListParagraph"/>
        <w:numPr>
          <w:ilvl w:val="0"/>
          <w:numId w:val="28"/>
        </w:numPr>
        <w:spacing w:before="160" w:after="160" w:line="360" w:lineRule="auto"/>
        <w:jc w:val="both"/>
        <w:rPr>
          <w:sz w:val="26"/>
          <w:szCs w:val="26"/>
        </w:rPr>
      </w:pPr>
      <w:r w:rsidRPr="00022EAB">
        <w:rPr>
          <w:sz w:val="26"/>
          <w:szCs w:val="26"/>
        </w:rPr>
        <w:t>End of the loop</w:t>
      </w:r>
    </w:p>
    <w:p w14:paraId="6EA0AB38" w14:textId="41A5B8B0" w:rsidR="00D11FDF" w:rsidRPr="00D11FDF" w:rsidRDefault="00203952" w:rsidP="00594E06">
      <w:pPr>
        <w:pStyle w:val="ListParagraph"/>
        <w:numPr>
          <w:ilvl w:val="0"/>
          <w:numId w:val="28"/>
        </w:numPr>
        <w:spacing w:before="160" w:after="160" w:line="360" w:lineRule="auto"/>
        <w:jc w:val="both"/>
        <w:rPr>
          <w:sz w:val="26"/>
          <w:szCs w:val="26"/>
        </w:rPr>
      </w:pPr>
      <w:r w:rsidRPr="00022EAB">
        <w:rPr>
          <w:sz w:val="26"/>
          <w:szCs w:val="26"/>
        </w:rPr>
        <w:t xml:space="preserve">Return </w:t>
      </w:r>
      <w:r w:rsidRPr="00FC0FBC">
        <w:rPr>
          <w:b/>
          <w:bCs/>
          <w:sz w:val="26"/>
          <w:szCs w:val="26"/>
        </w:rPr>
        <w:t>fitness</w:t>
      </w:r>
    </w:p>
    <w:p w14:paraId="0DAB203E" w14:textId="77777777" w:rsidR="00D11FDF" w:rsidRPr="00D11FDF" w:rsidRDefault="00D11FDF" w:rsidP="00D11FDF">
      <w:pPr>
        <w:spacing w:before="160" w:after="160"/>
      </w:pPr>
    </w:p>
    <w:p w14:paraId="18D41865" w14:textId="7B103A26" w:rsidR="00D11FDF" w:rsidRDefault="54253FA8" w:rsidP="00D11FDF">
      <w:pPr>
        <w:pStyle w:val="ListParagraph"/>
        <w:spacing w:before="160" w:after="160" w:line="360" w:lineRule="auto"/>
        <w:ind w:left="0" w:firstLine="0"/>
        <w:jc w:val="center"/>
        <w:rPr>
          <w:sz w:val="26"/>
          <w:szCs w:val="26"/>
        </w:rPr>
      </w:pPr>
      <w:r>
        <w:rPr>
          <w:noProof/>
        </w:rPr>
        <w:lastRenderedPageBreak/>
        <w:drawing>
          <wp:inline distT="0" distB="0" distL="0" distR="0" wp14:anchorId="7ADE80C2" wp14:editId="0323C376">
            <wp:extent cx="2729760" cy="5185686"/>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pic:nvPicPr>
                  <pic:blipFill>
                    <a:blip r:embed="rId24">
                      <a:extLst>
                        <a:ext uri="{28A0092B-C50C-407E-A947-70E740481C1C}">
                          <a14:useLocalDpi xmlns:a14="http://schemas.microsoft.com/office/drawing/2010/main" val="0"/>
                        </a:ext>
                      </a:extLst>
                    </a:blip>
                    <a:stretch>
                      <a:fillRect/>
                    </a:stretch>
                  </pic:blipFill>
                  <pic:spPr>
                    <a:xfrm>
                      <a:off x="0" y="0"/>
                      <a:ext cx="2729760" cy="5185686"/>
                    </a:xfrm>
                    <a:prstGeom prst="rect">
                      <a:avLst/>
                    </a:prstGeom>
                  </pic:spPr>
                </pic:pic>
              </a:graphicData>
            </a:graphic>
          </wp:inline>
        </w:drawing>
      </w:r>
    </w:p>
    <w:p w14:paraId="3893BDF0" w14:textId="758AF3E0" w:rsidR="00D11FDF" w:rsidRPr="00F8535A" w:rsidRDefault="00D11FDF" w:rsidP="004C3EF2">
      <w:pPr>
        <w:pStyle w:val="FIGURE"/>
      </w:pPr>
      <w:bookmarkStart w:id="481" w:name="_Toc60747176"/>
      <w:r w:rsidRPr="00F8535A">
        <w:t>Figure 3.</w:t>
      </w:r>
      <w:r w:rsidR="00F8535A" w:rsidRPr="00F8535A">
        <w:t>2</w:t>
      </w:r>
      <w:r w:rsidRPr="00F8535A">
        <w:t xml:space="preserve"> Compute fitness function flowchart</w:t>
      </w:r>
      <w:bookmarkEnd w:id="481"/>
    </w:p>
    <w:p w14:paraId="5B789F27" w14:textId="14543F75" w:rsidR="0077216A" w:rsidRDefault="570985BC" w:rsidP="00D11FDF">
      <w:pPr>
        <w:pStyle w:val="ListParagraph"/>
        <w:spacing w:before="160" w:after="160" w:line="360" w:lineRule="auto"/>
        <w:ind w:left="0" w:firstLine="0"/>
        <w:jc w:val="center"/>
        <w:rPr>
          <w:sz w:val="26"/>
          <w:szCs w:val="26"/>
        </w:rPr>
      </w:pPr>
      <w:r>
        <w:rPr>
          <w:noProof/>
        </w:rPr>
        <w:lastRenderedPageBreak/>
        <w:drawing>
          <wp:inline distT="0" distB="0" distL="0" distR="0" wp14:anchorId="7BCF67B4" wp14:editId="2E8AD10E">
            <wp:extent cx="3467400" cy="3650296"/>
            <wp:effectExtent l="0" t="0" r="0" b="762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6"/>
                    <pic:cNvPicPr/>
                  </pic:nvPicPr>
                  <pic:blipFill>
                    <a:blip r:embed="rId25">
                      <a:extLst>
                        <a:ext uri="{28A0092B-C50C-407E-A947-70E740481C1C}">
                          <a14:useLocalDpi xmlns:a14="http://schemas.microsoft.com/office/drawing/2010/main" val="0"/>
                        </a:ext>
                      </a:extLst>
                    </a:blip>
                    <a:stretch>
                      <a:fillRect/>
                    </a:stretch>
                  </pic:blipFill>
                  <pic:spPr>
                    <a:xfrm>
                      <a:off x="0" y="0"/>
                      <a:ext cx="3467400" cy="3650296"/>
                    </a:xfrm>
                    <a:prstGeom prst="rect">
                      <a:avLst/>
                    </a:prstGeom>
                  </pic:spPr>
                </pic:pic>
              </a:graphicData>
            </a:graphic>
          </wp:inline>
        </w:drawing>
      </w:r>
    </w:p>
    <w:p w14:paraId="7F131FA7" w14:textId="0EDA511F" w:rsidR="0077216A" w:rsidRPr="00F8535A" w:rsidRDefault="0077216A" w:rsidP="004C3EF2">
      <w:pPr>
        <w:pStyle w:val="FIGURE"/>
      </w:pPr>
      <w:bookmarkStart w:id="482" w:name="_Toc60747177"/>
      <w:r w:rsidRPr="00F8535A">
        <w:t>Figure 3.</w:t>
      </w:r>
      <w:r w:rsidR="00F8535A" w:rsidRPr="00F8535A">
        <w:t>3</w:t>
      </w:r>
      <w:r w:rsidRPr="00F8535A">
        <w:t xml:space="preserve"> Check function flowchart</w:t>
      </w:r>
      <w:bookmarkEnd w:id="482"/>
    </w:p>
    <w:p w14:paraId="05261DB8" w14:textId="1506432B" w:rsidR="004401BF" w:rsidRDefault="004401BF" w:rsidP="00AA701D">
      <w:pPr>
        <w:pStyle w:val="Heading3"/>
        <w:spacing w:before="160" w:beforeAutospacing="0" w:after="160"/>
        <w:rPr>
          <w:rFonts w:ascii="Times New Roman" w:hAnsi="Times New Roman" w:cs="Times New Roman"/>
          <w:b/>
          <w:bCs/>
          <w:color w:val="auto"/>
          <w:sz w:val="26"/>
          <w:szCs w:val="26"/>
        </w:rPr>
      </w:pPr>
      <w:bookmarkStart w:id="483" w:name="_Toc60747240"/>
      <w:r w:rsidRPr="00022EAB">
        <w:rPr>
          <w:rFonts w:ascii="Times New Roman" w:hAnsi="Times New Roman" w:cs="Times New Roman"/>
          <w:b/>
          <w:bCs/>
          <w:color w:val="auto"/>
          <w:sz w:val="26"/>
          <w:szCs w:val="26"/>
        </w:rPr>
        <w:t>3.</w:t>
      </w:r>
      <w:ins w:id="484" w:author="NGUYỄN HOÀNG LONG" w:date="2021-01-05T12:50:00Z">
        <w:r w:rsidR="00F5737A">
          <w:rPr>
            <w:rFonts w:ascii="Times New Roman" w:hAnsi="Times New Roman" w:cs="Times New Roman"/>
            <w:b/>
            <w:bCs/>
            <w:color w:val="auto"/>
            <w:sz w:val="26"/>
            <w:szCs w:val="26"/>
          </w:rPr>
          <w:t>3</w:t>
        </w:r>
      </w:ins>
      <w:del w:id="485" w:author="NGUYỄN HOÀNG LONG" w:date="2021-01-05T12:50:00Z">
        <w:r w:rsidR="00022EAB" w:rsidRPr="00022EAB" w:rsidDel="00F5737A">
          <w:rPr>
            <w:rFonts w:ascii="Times New Roman" w:hAnsi="Times New Roman" w:cs="Times New Roman"/>
            <w:b/>
            <w:bCs/>
            <w:color w:val="auto"/>
            <w:sz w:val="26"/>
            <w:szCs w:val="26"/>
          </w:rPr>
          <w:delText>2</w:delText>
        </w:r>
      </w:del>
      <w:r w:rsidR="00022EAB" w:rsidRPr="00022EAB">
        <w:rPr>
          <w:rFonts w:ascii="Times New Roman" w:hAnsi="Times New Roman" w:cs="Times New Roman"/>
          <w:b/>
          <w:bCs/>
          <w:color w:val="auto"/>
          <w:sz w:val="26"/>
          <w:szCs w:val="26"/>
        </w:rPr>
        <w:t>.</w:t>
      </w:r>
      <w:r w:rsidRPr="00022EAB">
        <w:rPr>
          <w:rFonts w:ascii="Times New Roman" w:hAnsi="Times New Roman" w:cs="Times New Roman"/>
          <w:b/>
          <w:bCs/>
          <w:color w:val="auto"/>
          <w:sz w:val="26"/>
          <w:szCs w:val="26"/>
        </w:rPr>
        <w:t xml:space="preserve">3 Genetic </w:t>
      </w:r>
      <w:r w:rsidR="00022EAB" w:rsidRPr="00022EAB">
        <w:rPr>
          <w:rFonts w:ascii="Times New Roman" w:hAnsi="Times New Roman" w:cs="Times New Roman"/>
          <w:b/>
          <w:bCs/>
          <w:color w:val="auto"/>
          <w:sz w:val="26"/>
          <w:szCs w:val="26"/>
        </w:rPr>
        <w:t>operators</w:t>
      </w:r>
      <w:bookmarkEnd w:id="483"/>
    </w:p>
    <w:p w14:paraId="77689ED2" w14:textId="1732DAF2" w:rsidR="00684BA6" w:rsidRDefault="00684BA6" w:rsidP="00AA701D">
      <w:pPr>
        <w:pStyle w:val="Heading4"/>
        <w:spacing w:before="160" w:beforeAutospacing="0" w:after="160"/>
        <w:rPr>
          <w:rFonts w:ascii="Times New Roman" w:hAnsi="Times New Roman" w:cs="Times New Roman"/>
          <w:b/>
          <w:bCs/>
          <w:i w:val="0"/>
          <w:iCs w:val="0"/>
          <w:color w:val="auto"/>
        </w:rPr>
      </w:pPr>
      <w:bookmarkStart w:id="486" w:name="_Toc60747241"/>
      <w:r w:rsidRPr="00684BA6">
        <w:rPr>
          <w:rFonts w:ascii="Times New Roman" w:hAnsi="Times New Roman" w:cs="Times New Roman"/>
          <w:b/>
          <w:bCs/>
          <w:i w:val="0"/>
          <w:iCs w:val="0"/>
          <w:color w:val="auto"/>
        </w:rPr>
        <w:t>3.</w:t>
      </w:r>
      <w:ins w:id="487" w:author="NGUYỄN HOÀNG LONG" w:date="2021-01-05T12:50:00Z">
        <w:r w:rsidR="00F5737A">
          <w:rPr>
            <w:rFonts w:ascii="Times New Roman" w:hAnsi="Times New Roman" w:cs="Times New Roman"/>
            <w:b/>
            <w:bCs/>
            <w:i w:val="0"/>
            <w:iCs w:val="0"/>
            <w:color w:val="auto"/>
          </w:rPr>
          <w:t>3</w:t>
        </w:r>
      </w:ins>
      <w:del w:id="488" w:author="NGUYỄN HOÀNG LONG" w:date="2021-01-05T12:50:00Z">
        <w:r w:rsidRPr="00684BA6" w:rsidDel="00F5737A">
          <w:rPr>
            <w:rFonts w:ascii="Times New Roman" w:hAnsi="Times New Roman" w:cs="Times New Roman"/>
            <w:b/>
            <w:bCs/>
            <w:i w:val="0"/>
            <w:iCs w:val="0"/>
            <w:color w:val="auto"/>
          </w:rPr>
          <w:delText>2</w:delText>
        </w:r>
      </w:del>
      <w:r w:rsidRPr="00684BA6">
        <w:rPr>
          <w:rFonts w:ascii="Times New Roman" w:hAnsi="Times New Roman" w:cs="Times New Roman"/>
          <w:b/>
          <w:bCs/>
          <w:i w:val="0"/>
          <w:iCs w:val="0"/>
          <w:color w:val="auto"/>
        </w:rPr>
        <w:t>.3.1 Selection operator</w:t>
      </w:r>
      <w:bookmarkEnd w:id="486"/>
    </w:p>
    <w:p w14:paraId="32F40A5C" w14:textId="109BCEC4" w:rsidR="00684BA6" w:rsidRDefault="00684BA6" w:rsidP="00594E06">
      <w:pPr>
        <w:spacing w:before="160" w:beforeAutospacing="0" w:after="160"/>
        <w:jc w:val="both"/>
      </w:pPr>
      <w:r w:rsidRPr="00684BA6">
        <w:t xml:space="preserve">In the population, </w:t>
      </w:r>
      <w:commentRangeStart w:id="489"/>
      <w:r w:rsidRPr="00684BA6">
        <w:t>we arrange the adaptability of the individuals to increase gradually meaning their fitness value becomes smaller</w:t>
      </w:r>
      <w:commentRangeEnd w:id="489"/>
      <w:r w:rsidR="00C720BE">
        <w:rPr>
          <w:rStyle w:val="CommentReference"/>
        </w:rPr>
        <w:commentReference w:id="489"/>
      </w:r>
      <w:r w:rsidRPr="00684BA6">
        <w:t>. The selection process is to select highly adaptable individuals from the current population to create its next generation.</w:t>
      </w:r>
    </w:p>
    <w:p w14:paraId="4457FF02" w14:textId="1FEC1380" w:rsidR="00684BA6" w:rsidRPr="00684BA6" w:rsidRDefault="00684BA6" w:rsidP="00594E06">
      <w:pPr>
        <w:pStyle w:val="ListParagraph"/>
        <w:numPr>
          <w:ilvl w:val="0"/>
          <w:numId w:val="29"/>
        </w:numPr>
        <w:spacing w:before="160" w:after="160" w:line="360" w:lineRule="auto"/>
        <w:jc w:val="both"/>
        <w:rPr>
          <w:sz w:val="26"/>
          <w:szCs w:val="26"/>
        </w:rPr>
      </w:pPr>
      <w:r w:rsidRPr="00684BA6">
        <w:rPr>
          <w:sz w:val="26"/>
          <w:szCs w:val="26"/>
        </w:rPr>
        <w:t>Calculate the Fitness value of each chromosome in the current population.</w:t>
      </w:r>
    </w:p>
    <w:p w14:paraId="3EB4DA96" w14:textId="30AEAC84" w:rsidR="00684BA6" w:rsidRPr="00684BA6" w:rsidRDefault="00684BA6" w:rsidP="00594E06">
      <w:pPr>
        <w:pStyle w:val="ListParagraph"/>
        <w:numPr>
          <w:ilvl w:val="0"/>
          <w:numId w:val="29"/>
        </w:numPr>
        <w:spacing w:before="160" w:after="160" w:line="360" w:lineRule="auto"/>
        <w:jc w:val="both"/>
        <w:rPr>
          <w:sz w:val="26"/>
          <w:szCs w:val="26"/>
        </w:rPr>
      </w:pPr>
      <w:r w:rsidRPr="00684BA6">
        <w:rPr>
          <w:sz w:val="26"/>
          <w:szCs w:val="26"/>
        </w:rPr>
        <w:t>Arrange the chromosomes in the population in descending order of Fitness value.</w:t>
      </w:r>
    </w:p>
    <w:p w14:paraId="381D0777" w14:textId="3621BBD2" w:rsidR="00684BA6" w:rsidRPr="00684BA6" w:rsidRDefault="00684BA6" w:rsidP="00594E06">
      <w:pPr>
        <w:pStyle w:val="ListParagraph"/>
        <w:numPr>
          <w:ilvl w:val="0"/>
          <w:numId w:val="29"/>
        </w:numPr>
        <w:spacing w:before="160" w:after="160" w:line="360" w:lineRule="auto"/>
        <w:jc w:val="both"/>
        <w:rPr>
          <w:sz w:val="26"/>
          <w:szCs w:val="26"/>
        </w:rPr>
      </w:pPr>
      <w:commentRangeStart w:id="490"/>
      <w:r w:rsidRPr="00684BA6">
        <w:rPr>
          <w:sz w:val="26"/>
          <w:szCs w:val="26"/>
        </w:rPr>
        <w:t>Choose which individuals to use for breeding and mutating.</w:t>
      </w:r>
    </w:p>
    <w:p w14:paraId="472F330B" w14:textId="1A8FA22A" w:rsidR="00684BA6" w:rsidRPr="00134C11" w:rsidRDefault="00684BA6" w:rsidP="00594E06">
      <w:pPr>
        <w:pStyle w:val="ListParagraph"/>
        <w:numPr>
          <w:ilvl w:val="0"/>
          <w:numId w:val="29"/>
        </w:numPr>
        <w:spacing w:before="160" w:after="160" w:line="360" w:lineRule="auto"/>
        <w:jc w:val="both"/>
        <w:rPr>
          <w:sz w:val="26"/>
          <w:szCs w:val="26"/>
        </w:rPr>
      </w:pPr>
      <w:r w:rsidRPr="00134C11">
        <w:rPr>
          <w:sz w:val="26"/>
          <w:szCs w:val="26"/>
        </w:rPr>
        <w:t xml:space="preserve">Choose the top 10 best individuals at the end of </w:t>
      </w:r>
      <w:del w:id="491" w:author="NGUYỄN HOÀNG LONG" w:date="2021-01-05T08:11:00Z">
        <w:r w:rsidRPr="00134C11">
          <w:rPr>
            <w:sz w:val="26"/>
            <w:szCs w:val="26"/>
          </w:rPr>
          <w:delText>the population</w:delText>
        </w:r>
      </w:del>
      <w:ins w:id="492" w:author="NGUYỄN HOÀNG LONG" w:date="2021-01-05T08:11:00Z">
        <w:r w:rsidR="00C0757A">
          <w:rPr>
            <w:sz w:val="26"/>
            <w:szCs w:val="26"/>
          </w:rPr>
          <w:t>each generation and past to next generation</w:t>
        </w:r>
      </w:ins>
      <w:r w:rsidRPr="00134C11">
        <w:rPr>
          <w:sz w:val="26"/>
          <w:szCs w:val="26"/>
        </w:rPr>
        <w:t>, eliminating others.</w:t>
      </w:r>
      <w:commentRangeEnd w:id="490"/>
      <w:r w:rsidR="008C339E">
        <w:rPr>
          <w:rStyle w:val="CommentReference"/>
          <w:rFonts w:eastAsiaTheme="minorHAnsi"/>
        </w:rPr>
        <w:commentReference w:id="490"/>
      </w:r>
    </w:p>
    <w:p w14:paraId="05C91EF6" w14:textId="21D09DBA" w:rsidR="00684BA6" w:rsidRPr="00737B1B" w:rsidRDefault="00684BA6" w:rsidP="00594E06">
      <w:pPr>
        <w:spacing w:before="160" w:beforeAutospacing="0" w:after="160"/>
        <w:jc w:val="both"/>
      </w:pPr>
      <w:r w:rsidRPr="00737B1B">
        <w:lastRenderedPageBreak/>
        <w:t>Specify:</w:t>
      </w:r>
    </w:p>
    <w:p w14:paraId="5B3FB778" w14:textId="1338A8D1" w:rsidR="00684BA6" w:rsidRPr="00737B1B" w:rsidRDefault="00684BA6" w:rsidP="00594E06">
      <w:pPr>
        <w:pStyle w:val="ListParagraph"/>
        <w:numPr>
          <w:ilvl w:val="0"/>
          <w:numId w:val="30"/>
        </w:numPr>
        <w:spacing w:before="160" w:after="160" w:line="360" w:lineRule="auto"/>
        <w:ind w:left="714" w:hanging="357"/>
        <w:jc w:val="both"/>
        <w:rPr>
          <w:sz w:val="26"/>
          <w:szCs w:val="26"/>
        </w:rPr>
      </w:pPr>
      <w:r w:rsidRPr="00737B1B">
        <w:rPr>
          <w:sz w:val="26"/>
          <w:szCs w:val="26"/>
        </w:rPr>
        <w:t>Input: population</w:t>
      </w:r>
    </w:p>
    <w:p w14:paraId="7FB1174A" w14:textId="332E4159" w:rsidR="00684BA6" w:rsidRPr="00737B1B" w:rsidRDefault="00684BA6" w:rsidP="00594E06">
      <w:pPr>
        <w:pStyle w:val="ListParagraph"/>
        <w:numPr>
          <w:ilvl w:val="0"/>
          <w:numId w:val="30"/>
        </w:numPr>
        <w:spacing w:before="160" w:after="160" w:line="360" w:lineRule="auto"/>
        <w:ind w:left="714" w:hanging="357"/>
        <w:jc w:val="both"/>
        <w:rPr>
          <w:sz w:val="26"/>
          <w:szCs w:val="26"/>
        </w:rPr>
      </w:pPr>
      <w:r w:rsidRPr="00737B1B">
        <w:rPr>
          <w:sz w:val="26"/>
          <w:szCs w:val="26"/>
        </w:rPr>
        <w:t>Output: selected individual</w:t>
      </w:r>
    </w:p>
    <w:p w14:paraId="108DD21F" w14:textId="30470AE5" w:rsidR="00684BA6" w:rsidRPr="00737B1B" w:rsidRDefault="00684BA6" w:rsidP="00594E06">
      <w:pPr>
        <w:spacing w:before="160" w:beforeAutospacing="0" w:after="160"/>
        <w:jc w:val="both"/>
      </w:pPr>
      <w:r w:rsidRPr="00737B1B">
        <w:t>Describe:</w:t>
      </w:r>
    </w:p>
    <w:p w14:paraId="4994C166" w14:textId="03A0AA9C" w:rsidR="00022EAB" w:rsidRPr="00737B1B" w:rsidRDefault="00684BA6" w:rsidP="00594E06">
      <w:pPr>
        <w:pStyle w:val="ListParagraph"/>
        <w:numPr>
          <w:ilvl w:val="0"/>
          <w:numId w:val="31"/>
        </w:numPr>
        <w:spacing w:before="160" w:after="160" w:line="360" w:lineRule="auto"/>
        <w:jc w:val="both"/>
        <w:rPr>
          <w:sz w:val="26"/>
          <w:szCs w:val="26"/>
        </w:rPr>
      </w:pPr>
      <w:r w:rsidRPr="00FC0FBC">
        <w:rPr>
          <w:b/>
          <w:bCs/>
          <w:sz w:val="26"/>
          <w:szCs w:val="26"/>
        </w:rPr>
        <w:t>Index1</w:t>
      </w:r>
      <w:r w:rsidRPr="00737B1B">
        <w:rPr>
          <w:sz w:val="26"/>
          <w:szCs w:val="26"/>
        </w:rPr>
        <w:t>=</w:t>
      </w:r>
      <w:r w:rsidR="00FC0FBC">
        <w:rPr>
          <w:sz w:val="26"/>
          <w:szCs w:val="26"/>
        </w:rPr>
        <w:t>r</w:t>
      </w:r>
      <w:r w:rsidRPr="00737B1B">
        <w:rPr>
          <w:sz w:val="26"/>
          <w:szCs w:val="26"/>
        </w:rPr>
        <w:t>andomize value from 0 to number of individuals inside population – 1</w:t>
      </w:r>
    </w:p>
    <w:p w14:paraId="7A49671F" w14:textId="45BDDBFE" w:rsidR="00684BA6" w:rsidRPr="00737B1B" w:rsidRDefault="00684BA6" w:rsidP="00594E06">
      <w:pPr>
        <w:pStyle w:val="ListParagraph"/>
        <w:numPr>
          <w:ilvl w:val="0"/>
          <w:numId w:val="31"/>
        </w:numPr>
        <w:spacing w:before="160" w:after="160" w:line="360" w:lineRule="auto"/>
        <w:jc w:val="both"/>
        <w:rPr>
          <w:sz w:val="26"/>
          <w:szCs w:val="26"/>
        </w:rPr>
      </w:pPr>
      <w:r w:rsidRPr="00FC0FBC">
        <w:rPr>
          <w:b/>
          <w:bCs/>
          <w:sz w:val="26"/>
          <w:szCs w:val="26"/>
        </w:rPr>
        <w:t>Index2</w:t>
      </w:r>
      <w:r w:rsidRPr="00737B1B">
        <w:rPr>
          <w:sz w:val="26"/>
          <w:szCs w:val="26"/>
        </w:rPr>
        <w:t>=randomize value from 0 to number of individuals inside population – 1</w:t>
      </w:r>
    </w:p>
    <w:p w14:paraId="5AC1E383" w14:textId="53238C61" w:rsidR="00684BA6" w:rsidRPr="00737B1B" w:rsidRDefault="00684BA6" w:rsidP="00594E06">
      <w:pPr>
        <w:pStyle w:val="ListParagraph"/>
        <w:numPr>
          <w:ilvl w:val="0"/>
          <w:numId w:val="31"/>
        </w:numPr>
        <w:spacing w:before="160" w:after="160" w:line="360" w:lineRule="auto"/>
        <w:jc w:val="both"/>
        <w:rPr>
          <w:sz w:val="26"/>
          <w:szCs w:val="26"/>
        </w:rPr>
      </w:pPr>
      <w:r w:rsidRPr="00737B1B">
        <w:rPr>
          <w:sz w:val="26"/>
          <w:szCs w:val="26"/>
        </w:rPr>
        <w:t xml:space="preserve">If </w:t>
      </w:r>
      <w:r w:rsidRPr="00FC0FBC">
        <w:rPr>
          <w:b/>
          <w:bCs/>
          <w:sz w:val="26"/>
          <w:szCs w:val="26"/>
        </w:rPr>
        <w:t xml:space="preserve">Index1 </w:t>
      </w:r>
      <w:r w:rsidRPr="00FC0FBC">
        <w:rPr>
          <w:sz w:val="26"/>
          <w:szCs w:val="26"/>
        </w:rPr>
        <w:t>&lt;</w:t>
      </w:r>
      <w:r w:rsidRPr="00FC0FBC">
        <w:rPr>
          <w:b/>
          <w:bCs/>
          <w:sz w:val="26"/>
          <w:szCs w:val="26"/>
        </w:rPr>
        <w:t xml:space="preserve"> Index 2</w:t>
      </w:r>
    </w:p>
    <w:p w14:paraId="15CD5A47" w14:textId="308F16FF" w:rsidR="00684BA6" w:rsidRPr="00737B1B" w:rsidRDefault="00684BA6" w:rsidP="00594E06">
      <w:pPr>
        <w:pStyle w:val="ListParagraph"/>
        <w:numPr>
          <w:ilvl w:val="1"/>
          <w:numId w:val="31"/>
        </w:numPr>
        <w:spacing w:before="160" w:after="160" w:line="360" w:lineRule="auto"/>
        <w:jc w:val="both"/>
        <w:rPr>
          <w:sz w:val="26"/>
          <w:szCs w:val="26"/>
        </w:rPr>
      </w:pPr>
      <w:r w:rsidRPr="00737B1B">
        <w:rPr>
          <w:sz w:val="26"/>
          <w:szCs w:val="26"/>
        </w:rPr>
        <w:t xml:space="preserve">Return the individual located at </w:t>
      </w:r>
      <w:r w:rsidRPr="00FC0FBC">
        <w:rPr>
          <w:b/>
          <w:bCs/>
          <w:sz w:val="26"/>
          <w:szCs w:val="26"/>
        </w:rPr>
        <w:t>Index2</w:t>
      </w:r>
    </w:p>
    <w:p w14:paraId="7C71EEDA" w14:textId="58E6553A" w:rsidR="00684BA6" w:rsidRPr="00D11FDF" w:rsidRDefault="00684BA6" w:rsidP="00594E06">
      <w:pPr>
        <w:pStyle w:val="ListParagraph"/>
        <w:numPr>
          <w:ilvl w:val="0"/>
          <w:numId w:val="31"/>
        </w:numPr>
        <w:spacing w:before="160" w:after="160" w:line="360" w:lineRule="auto"/>
        <w:jc w:val="both"/>
        <w:rPr>
          <w:sz w:val="26"/>
          <w:szCs w:val="26"/>
        </w:rPr>
      </w:pPr>
      <w:r w:rsidRPr="00737B1B">
        <w:rPr>
          <w:sz w:val="26"/>
          <w:szCs w:val="26"/>
        </w:rPr>
        <w:t xml:space="preserve">Return the individual located at </w:t>
      </w:r>
      <w:r w:rsidRPr="00FC0FBC">
        <w:rPr>
          <w:b/>
          <w:bCs/>
          <w:sz w:val="26"/>
          <w:szCs w:val="26"/>
        </w:rPr>
        <w:t>Index1</w:t>
      </w:r>
    </w:p>
    <w:p w14:paraId="17608576" w14:textId="79457910" w:rsidR="00D11FDF" w:rsidRDefault="54253FA8" w:rsidP="00D11FDF">
      <w:pPr>
        <w:spacing w:before="160" w:after="160"/>
        <w:jc w:val="center"/>
      </w:pPr>
      <w:r>
        <w:rPr>
          <w:noProof/>
        </w:rPr>
        <w:lastRenderedPageBreak/>
        <w:drawing>
          <wp:inline distT="0" distB="0" distL="0" distR="0" wp14:anchorId="3C46D8D5" wp14:editId="19C5C7EC">
            <wp:extent cx="4261792" cy="4476750"/>
            <wp:effectExtent l="0" t="0" r="571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pic:nvPicPr>
                  <pic:blipFill>
                    <a:blip r:embed="rId26">
                      <a:extLst>
                        <a:ext uri="{28A0092B-C50C-407E-A947-70E740481C1C}">
                          <a14:useLocalDpi xmlns:a14="http://schemas.microsoft.com/office/drawing/2010/main" val="0"/>
                        </a:ext>
                      </a:extLst>
                    </a:blip>
                    <a:stretch>
                      <a:fillRect/>
                    </a:stretch>
                  </pic:blipFill>
                  <pic:spPr>
                    <a:xfrm>
                      <a:off x="0" y="0"/>
                      <a:ext cx="4261792" cy="4476750"/>
                    </a:xfrm>
                    <a:prstGeom prst="rect">
                      <a:avLst/>
                    </a:prstGeom>
                  </pic:spPr>
                </pic:pic>
              </a:graphicData>
            </a:graphic>
          </wp:inline>
        </w:drawing>
      </w:r>
    </w:p>
    <w:p w14:paraId="7942643A" w14:textId="0A9A0BAB" w:rsidR="00D11FDF" w:rsidRPr="00F8535A" w:rsidRDefault="00D11FDF" w:rsidP="004C3EF2">
      <w:pPr>
        <w:pStyle w:val="FIGURE"/>
      </w:pPr>
      <w:bookmarkStart w:id="493" w:name="_Toc60747178"/>
      <w:r w:rsidRPr="00F8535A">
        <w:t>Figure 3.</w:t>
      </w:r>
      <w:r w:rsidR="00F8535A">
        <w:t>4</w:t>
      </w:r>
      <w:r w:rsidRPr="00F8535A">
        <w:t xml:space="preserve"> Selection </w:t>
      </w:r>
      <w:r w:rsidR="0077216A" w:rsidRPr="00F8535A">
        <w:t>flowchart</w:t>
      </w:r>
      <w:bookmarkEnd w:id="493"/>
    </w:p>
    <w:p w14:paraId="73F21000" w14:textId="780FF4E5" w:rsidR="00134C11" w:rsidRPr="00737B1B" w:rsidRDefault="00134C11" w:rsidP="00AA701D">
      <w:pPr>
        <w:pStyle w:val="Heading4"/>
        <w:spacing w:before="160" w:beforeAutospacing="0" w:after="160"/>
        <w:rPr>
          <w:rFonts w:ascii="Times New Roman" w:hAnsi="Times New Roman" w:cs="Times New Roman"/>
          <w:b/>
          <w:bCs/>
          <w:i w:val="0"/>
          <w:iCs w:val="0"/>
          <w:color w:val="auto"/>
        </w:rPr>
      </w:pPr>
      <w:bookmarkStart w:id="494" w:name="_Toc60747242"/>
      <w:r w:rsidRPr="00737B1B">
        <w:rPr>
          <w:rFonts w:ascii="Times New Roman" w:hAnsi="Times New Roman" w:cs="Times New Roman"/>
          <w:b/>
          <w:bCs/>
          <w:i w:val="0"/>
          <w:iCs w:val="0"/>
          <w:color w:val="auto"/>
        </w:rPr>
        <w:t>3.</w:t>
      </w:r>
      <w:ins w:id="495" w:author="NGUYỄN HOÀNG LONG" w:date="2021-01-05T12:50:00Z">
        <w:r w:rsidR="00F5737A">
          <w:rPr>
            <w:rFonts w:ascii="Times New Roman" w:hAnsi="Times New Roman" w:cs="Times New Roman"/>
            <w:b/>
            <w:bCs/>
            <w:i w:val="0"/>
            <w:iCs w:val="0"/>
            <w:color w:val="auto"/>
          </w:rPr>
          <w:t>3</w:t>
        </w:r>
      </w:ins>
      <w:del w:id="496" w:author="NGUYỄN HOÀNG LONG" w:date="2021-01-05T12:50:00Z">
        <w:r w:rsidRPr="00737B1B" w:rsidDel="00F5737A">
          <w:rPr>
            <w:rFonts w:ascii="Times New Roman" w:hAnsi="Times New Roman" w:cs="Times New Roman"/>
            <w:b/>
            <w:bCs/>
            <w:i w:val="0"/>
            <w:iCs w:val="0"/>
            <w:color w:val="auto"/>
          </w:rPr>
          <w:delText>2</w:delText>
        </w:r>
      </w:del>
      <w:r w:rsidRPr="00737B1B">
        <w:rPr>
          <w:rFonts w:ascii="Times New Roman" w:hAnsi="Times New Roman" w:cs="Times New Roman"/>
          <w:b/>
          <w:bCs/>
          <w:i w:val="0"/>
          <w:iCs w:val="0"/>
          <w:color w:val="auto"/>
        </w:rPr>
        <w:t>.3.2 Crossover operator</w:t>
      </w:r>
      <w:bookmarkEnd w:id="494"/>
    </w:p>
    <w:p w14:paraId="0DFAEBC8" w14:textId="27011451" w:rsidR="00134C11" w:rsidRPr="00737B1B" w:rsidRDefault="00134C11" w:rsidP="00594E06">
      <w:pPr>
        <w:spacing w:before="160" w:beforeAutospacing="0" w:after="160"/>
        <w:jc w:val="both"/>
      </w:pPr>
      <w:r w:rsidRPr="00737B1B">
        <w:t xml:space="preserve">Due to the chromosomal structure with columns created from hard constraints, we cannot choose column hybridization. </w:t>
      </w:r>
      <w:commentRangeStart w:id="497"/>
      <w:del w:id="498" w:author="NGUYỄN HOÀNG LONG" w:date="2021-01-05T08:08:00Z">
        <w:r w:rsidRPr="00737B1B">
          <w:delText>So</w:delText>
        </w:r>
        <w:commentRangeEnd w:id="497"/>
        <w:r w:rsidR="00DC06C4">
          <w:rPr>
            <w:rStyle w:val="CommentReference"/>
          </w:rPr>
          <w:commentReference w:id="497"/>
        </w:r>
        <w:r w:rsidRPr="00737B1B" w:rsidDel="000851F6">
          <w:delText xml:space="preserve"> </w:delText>
        </w:r>
      </w:del>
      <w:ins w:id="499" w:author="NGUYỄN HOÀNG LONG" w:date="2021-01-05T08:08:00Z">
        <w:r w:rsidR="000851F6">
          <w:t>Hence,</w:t>
        </w:r>
        <w:r w:rsidRPr="00737B1B">
          <w:t xml:space="preserve"> </w:t>
        </w:r>
      </w:ins>
      <w:r w:rsidRPr="00737B1B">
        <w:t xml:space="preserve">we chose a </w:t>
      </w:r>
      <w:commentRangeStart w:id="500"/>
      <w:r w:rsidRPr="00737B1B">
        <w:t xml:space="preserve">hybrid multi-point crossover </w:t>
      </w:r>
      <w:commentRangeEnd w:id="500"/>
      <w:r w:rsidR="00DA161B">
        <w:rPr>
          <w:rStyle w:val="CommentReference"/>
        </w:rPr>
        <w:commentReference w:id="500"/>
      </w:r>
      <w:r w:rsidRPr="00737B1B">
        <w:t>to apply to the problem with randomly selected points.</w:t>
      </w:r>
    </w:p>
    <w:p w14:paraId="4B1F6C0D" w14:textId="2E2976DF" w:rsidR="00134C11" w:rsidRPr="00737B1B" w:rsidRDefault="00134C11" w:rsidP="00594E06">
      <w:pPr>
        <w:spacing w:before="160" w:beforeAutospacing="0" w:after="160"/>
        <w:jc w:val="both"/>
      </w:pPr>
      <w:r w:rsidRPr="00737B1B">
        <w:t>Specify:</w:t>
      </w:r>
    </w:p>
    <w:p w14:paraId="258C71CB" w14:textId="17D85633" w:rsidR="00134C11" w:rsidRPr="00737B1B" w:rsidRDefault="00134C11" w:rsidP="00594E06">
      <w:pPr>
        <w:pStyle w:val="ListParagraph"/>
        <w:numPr>
          <w:ilvl w:val="0"/>
          <w:numId w:val="33"/>
        </w:numPr>
        <w:spacing w:before="160" w:after="160" w:line="360" w:lineRule="auto"/>
        <w:jc w:val="both"/>
        <w:rPr>
          <w:sz w:val="26"/>
          <w:szCs w:val="26"/>
        </w:rPr>
      </w:pPr>
      <w:r w:rsidRPr="00737B1B">
        <w:rPr>
          <w:sz w:val="26"/>
          <w:szCs w:val="26"/>
        </w:rPr>
        <w:t xml:space="preserve">Input: </w:t>
      </w:r>
      <w:r w:rsidRPr="00FC0FBC">
        <w:rPr>
          <w:b/>
          <w:bCs/>
          <w:sz w:val="26"/>
          <w:szCs w:val="26"/>
        </w:rPr>
        <w:t>parent1[ ]</w:t>
      </w:r>
      <w:r w:rsidRPr="00FC0FBC">
        <w:rPr>
          <w:sz w:val="26"/>
          <w:szCs w:val="26"/>
        </w:rPr>
        <w:t>,</w:t>
      </w:r>
      <w:r w:rsidRPr="00FC0FBC">
        <w:rPr>
          <w:b/>
          <w:bCs/>
          <w:sz w:val="26"/>
          <w:szCs w:val="26"/>
        </w:rPr>
        <w:t xml:space="preserve"> parent2[ ]</w:t>
      </w:r>
      <w:r w:rsidRPr="00FC0FBC">
        <w:rPr>
          <w:sz w:val="26"/>
          <w:szCs w:val="26"/>
        </w:rPr>
        <w:t>,</w:t>
      </w:r>
      <w:r w:rsidRPr="00FC0FBC">
        <w:rPr>
          <w:b/>
          <w:bCs/>
          <w:sz w:val="26"/>
          <w:szCs w:val="26"/>
        </w:rPr>
        <w:t xml:space="preserve"> crossover_rate = 0.5</w:t>
      </w:r>
    </w:p>
    <w:p w14:paraId="52452087" w14:textId="14C0958F" w:rsidR="00134C11" w:rsidRPr="00737B1B" w:rsidRDefault="00134C11" w:rsidP="00594E06">
      <w:pPr>
        <w:pStyle w:val="ListParagraph"/>
        <w:numPr>
          <w:ilvl w:val="0"/>
          <w:numId w:val="33"/>
        </w:numPr>
        <w:spacing w:before="160" w:after="160" w:line="360" w:lineRule="auto"/>
        <w:jc w:val="both"/>
        <w:rPr>
          <w:sz w:val="26"/>
          <w:szCs w:val="26"/>
        </w:rPr>
      </w:pPr>
      <w:r w:rsidRPr="00737B1B">
        <w:rPr>
          <w:sz w:val="26"/>
          <w:szCs w:val="26"/>
        </w:rPr>
        <w:t xml:space="preserve">Output: </w:t>
      </w:r>
      <w:r w:rsidRPr="00FC0FBC">
        <w:rPr>
          <w:b/>
          <w:bCs/>
          <w:sz w:val="26"/>
          <w:szCs w:val="26"/>
        </w:rPr>
        <w:t>Child1[ ]</w:t>
      </w:r>
      <w:r w:rsidRPr="00FC0FBC">
        <w:rPr>
          <w:sz w:val="26"/>
          <w:szCs w:val="26"/>
        </w:rPr>
        <w:t>,</w:t>
      </w:r>
      <w:r w:rsidRPr="00FC0FBC">
        <w:rPr>
          <w:b/>
          <w:bCs/>
          <w:sz w:val="26"/>
          <w:szCs w:val="26"/>
        </w:rPr>
        <w:t xml:space="preserve"> Child2[ ]</w:t>
      </w:r>
    </w:p>
    <w:p w14:paraId="3B3649D8" w14:textId="2EF7E473" w:rsidR="00134C11" w:rsidRPr="00737B1B" w:rsidRDefault="00134C11" w:rsidP="00594E06">
      <w:pPr>
        <w:spacing w:before="160" w:beforeAutospacing="0" w:after="160"/>
        <w:jc w:val="both"/>
      </w:pPr>
      <w:r w:rsidRPr="00737B1B">
        <w:lastRenderedPageBreak/>
        <w:t>Describe:</w:t>
      </w:r>
    </w:p>
    <w:p w14:paraId="7703E2F2" w14:textId="455B5E87" w:rsidR="00134C11" w:rsidRPr="00737B1B" w:rsidRDefault="00134C11" w:rsidP="00594E06">
      <w:pPr>
        <w:pStyle w:val="ListParagraph"/>
        <w:numPr>
          <w:ilvl w:val="0"/>
          <w:numId w:val="32"/>
        </w:numPr>
        <w:spacing w:before="160" w:after="160" w:line="360" w:lineRule="auto"/>
        <w:jc w:val="both"/>
        <w:rPr>
          <w:sz w:val="26"/>
          <w:szCs w:val="26"/>
        </w:rPr>
      </w:pPr>
      <w:r w:rsidRPr="00737B1B">
        <w:rPr>
          <w:sz w:val="26"/>
          <w:szCs w:val="26"/>
        </w:rPr>
        <w:t>Create 2 new individual</w:t>
      </w:r>
      <w:r w:rsidR="00737B1B" w:rsidRPr="00737B1B">
        <w:rPr>
          <w:sz w:val="26"/>
          <w:szCs w:val="26"/>
        </w:rPr>
        <w:t>s</w:t>
      </w:r>
      <w:r w:rsidRPr="00737B1B">
        <w:rPr>
          <w:sz w:val="26"/>
          <w:szCs w:val="26"/>
        </w:rPr>
        <w:t xml:space="preserve"> resemble two input individual</w:t>
      </w:r>
      <w:r w:rsidR="00737B1B" w:rsidRPr="00737B1B">
        <w:rPr>
          <w:sz w:val="26"/>
          <w:szCs w:val="26"/>
        </w:rPr>
        <w:t>s</w:t>
      </w:r>
      <w:r w:rsidRPr="00737B1B">
        <w:rPr>
          <w:sz w:val="26"/>
          <w:szCs w:val="26"/>
        </w:rPr>
        <w:t xml:space="preserve">: </w:t>
      </w:r>
      <w:r w:rsidRPr="00FC0FBC">
        <w:rPr>
          <w:b/>
          <w:bCs/>
          <w:sz w:val="26"/>
          <w:szCs w:val="26"/>
        </w:rPr>
        <w:t>Child1 = parent1</w:t>
      </w:r>
      <w:r w:rsidRPr="00737B1B">
        <w:rPr>
          <w:sz w:val="26"/>
          <w:szCs w:val="26"/>
        </w:rPr>
        <w:t xml:space="preserve">, </w:t>
      </w:r>
      <w:r w:rsidRPr="00FC0FBC">
        <w:rPr>
          <w:b/>
          <w:bCs/>
          <w:sz w:val="26"/>
          <w:szCs w:val="26"/>
        </w:rPr>
        <w:t>Child2 = parent2</w:t>
      </w:r>
    </w:p>
    <w:p w14:paraId="216AC550" w14:textId="47189874" w:rsidR="00134C11" w:rsidRPr="00737B1B" w:rsidRDefault="00134C11" w:rsidP="00594E06">
      <w:pPr>
        <w:pStyle w:val="ListParagraph"/>
        <w:numPr>
          <w:ilvl w:val="0"/>
          <w:numId w:val="32"/>
        </w:numPr>
        <w:spacing w:before="160" w:after="160" w:line="360" w:lineRule="auto"/>
        <w:jc w:val="both"/>
        <w:rPr>
          <w:sz w:val="26"/>
          <w:szCs w:val="26"/>
        </w:rPr>
      </w:pPr>
      <w:r w:rsidRPr="00737B1B">
        <w:rPr>
          <w:sz w:val="26"/>
          <w:szCs w:val="26"/>
        </w:rPr>
        <w:t>Loop for each row (i=0) of the parent individual</w:t>
      </w:r>
    </w:p>
    <w:p w14:paraId="315D5668" w14:textId="159D6C7D" w:rsidR="00134C11" w:rsidRPr="00737B1B" w:rsidRDefault="00134C11" w:rsidP="00594E06">
      <w:pPr>
        <w:pStyle w:val="ListParagraph"/>
        <w:numPr>
          <w:ilvl w:val="1"/>
          <w:numId w:val="32"/>
        </w:numPr>
        <w:spacing w:before="160" w:after="160" w:line="360" w:lineRule="auto"/>
        <w:jc w:val="both"/>
        <w:rPr>
          <w:sz w:val="26"/>
          <w:szCs w:val="26"/>
        </w:rPr>
      </w:pPr>
      <w:r w:rsidRPr="00737B1B">
        <w:rPr>
          <w:sz w:val="26"/>
          <w:szCs w:val="26"/>
        </w:rPr>
        <w:t>Loop for each column (j=0) of the parent individual</w:t>
      </w:r>
    </w:p>
    <w:p w14:paraId="705E409A" w14:textId="670616B2" w:rsidR="00134C11" w:rsidRPr="00737B1B" w:rsidRDefault="00134C11" w:rsidP="00594E06">
      <w:pPr>
        <w:pStyle w:val="ListParagraph"/>
        <w:numPr>
          <w:ilvl w:val="2"/>
          <w:numId w:val="32"/>
        </w:numPr>
        <w:spacing w:before="160" w:after="160" w:line="360" w:lineRule="auto"/>
        <w:jc w:val="both"/>
        <w:rPr>
          <w:sz w:val="26"/>
          <w:szCs w:val="26"/>
        </w:rPr>
      </w:pPr>
      <w:r w:rsidRPr="00737B1B">
        <w:rPr>
          <w:sz w:val="26"/>
          <w:szCs w:val="26"/>
        </w:rPr>
        <w:t xml:space="preserve">If random value from 0 to 1 smaller than </w:t>
      </w:r>
      <w:r w:rsidRPr="00FC0FBC">
        <w:rPr>
          <w:b/>
          <w:bCs/>
          <w:sz w:val="26"/>
          <w:szCs w:val="26"/>
        </w:rPr>
        <w:t>crossover_rate</w:t>
      </w:r>
    </w:p>
    <w:p w14:paraId="246AD1A0" w14:textId="77777777" w:rsidR="00134C11" w:rsidRPr="00737B1B" w:rsidRDefault="00134C11" w:rsidP="00594E06">
      <w:pPr>
        <w:pStyle w:val="ListParagraph"/>
        <w:numPr>
          <w:ilvl w:val="3"/>
          <w:numId w:val="36"/>
        </w:numPr>
        <w:spacing w:before="160" w:after="160" w:line="360" w:lineRule="auto"/>
        <w:jc w:val="both"/>
        <w:rPr>
          <w:sz w:val="26"/>
          <w:szCs w:val="26"/>
        </w:rPr>
      </w:pPr>
      <w:r w:rsidRPr="00FC0FBC">
        <w:rPr>
          <w:b/>
          <w:bCs/>
          <w:sz w:val="26"/>
          <w:szCs w:val="26"/>
        </w:rPr>
        <w:t>Child1[i][j]=parent2[i][j]</w:t>
      </w:r>
    </w:p>
    <w:p w14:paraId="30F8ADC9" w14:textId="20A43C98" w:rsidR="00134C11" w:rsidRPr="00737B1B" w:rsidRDefault="00134C11" w:rsidP="00594E06">
      <w:pPr>
        <w:pStyle w:val="ListParagraph"/>
        <w:numPr>
          <w:ilvl w:val="3"/>
          <w:numId w:val="36"/>
        </w:numPr>
        <w:spacing w:before="160" w:after="160" w:line="360" w:lineRule="auto"/>
        <w:jc w:val="both"/>
        <w:rPr>
          <w:sz w:val="26"/>
          <w:szCs w:val="26"/>
        </w:rPr>
      </w:pPr>
      <w:r w:rsidRPr="00FC0FBC">
        <w:rPr>
          <w:b/>
          <w:bCs/>
          <w:sz w:val="26"/>
          <w:szCs w:val="26"/>
        </w:rPr>
        <w:t>Child2[i][j]</w:t>
      </w:r>
      <w:r w:rsidRPr="00737B1B">
        <w:rPr>
          <w:sz w:val="26"/>
          <w:szCs w:val="26"/>
        </w:rPr>
        <w:t>=</w:t>
      </w:r>
      <w:r w:rsidRPr="00FC0FBC">
        <w:rPr>
          <w:b/>
          <w:bCs/>
          <w:sz w:val="26"/>
          <w:szCs w:val="26"/>
        </w:rPr>
        <w:t>parent1[i][j]</w:t>
      </w:r>
    </w:p>
    <w:p w14:paraId="57B5602B" w14:textId="4158FFCD" w:rsidR="00737B1B" w:rsidRPr="00737B1B" w:rsidRDefault="00737B1B" w:rsidP="00594E06">
      <w:pPr>
        <w:pStyle w:val="ListParagraph"/>
        <w:numPr>
          <w:ilvl w:val="1"/>
          <w:numId w:val="32"/>
        </w:numPr>
        <w:spacing w:before="160" w:after="160" w:line="360" w:lineRule="auto"/>
        <w:jc w:val="both"/>
        <w:rPr>
          <w:sz w:val="26"/>
          <w:szCs w:val="26"/>
        </w:rPr>
      </w:pPr>
      <w:r w:rsidRPr="00737B1B">
        <w:rPr>
          <w:sz w:val="26"/>
          <w:szCs w:val="26"/>
        </w:rPr>
        <w:t>End of the loop</w:t>
      </w:r>
    </w:p>
    <w:p w14:paraId="0E5A1FF6" w14:textId="4E195047" w:rsidR="00737B1B" w:rsidRPr="00737B1B" w:rsidRDefault="00737B1B" w:rsidP="00594E06">
      <w:pPr>
        <w:pStyle w:val="ListParagraph"/>
        <w:numPr>
          <w:ilvl w:val="0"/>
          <w:numId w:val="32"/>
        </w:numPr>
        <w:spacing w:before="160" w:after="160" w:line="360" w:lineRule="auto"/>
        <w:jc w:val="both"/>
        <w:rPr>
          <w:sz w:val="26"/>
          <w:szCs w:val="26"/>
        </w:rPr>
      </w:pPr>
      <w:r w:rsidRPr="00737B1B">
        <w:rPr>
          <w:sz w:val="26"/>
          <w:szCs w:val="26"/>
        </w:rPr>
        <w:t>End of the loop</w:t>
      </w:r>
    </w:p>
    <w:p w14:paraId="72FC2394" w14:textId="443C8219" w:rsidR="005D3D94" w:rsidRDefault="00737B1B" w:rsidP="00594E06">
      <w:pPr>
        <w:pStyle w:val="ListParagraph"/>
        <w:numPr>
          <w:ilvl w:val="0"/>
          <w:numId w:val="32"/>
        </w:numPr>
        <w:spacing w:before="160" w:after="160" w:line="360" w:lineRule="auto"/>
        <w:jc w:val="both"/>
        <w:rPr>
          <w:sz w:val="26"/>
          <w:szCs w:val="26"/>
        </w:rPr>
      </w:pPr>
      <w:r w:rsidRPr="00737B1B">
        <w:rPr>
          <w:sz w:val="26"/>
          <w:szCs w:val="26"/>
        </w:rPr>
        <w:t xml:space="preserve">Return </w:t>
      </w:r>
      <w:r w:rsidRPr="00FC0FBC">
        <w:rPr>
          <w:b/>
          <w:bCs/>
          <w:sz w:val="26"/>
          <w:szCs w:val="26"/>
        </w:rPr>
        <w:t>Child1[ ]</w:t>
      </w:r>
      <w:r w:rsidRPr="00FC0FBC">
        <w:rPr>
          <w:sz w:val="26"/>
          <w:szCs w:val="26"/>
        </w:rPr>
        <w:t>,</w:t>
      </w:r>
      <w:r w:rsidRPr="00FC0FBC">
        <w:rPr>
          <w:b/>
          <w:bCs/>
          <w:sz w:val="26"/>
          <w:szCs w:val="26"/>
        </w:rPr>
        <w:t xml:space="preserve"> Child2 [ ]</w:t>
      </w:r>
    </w:p>
    <w:p w14:paraId="6057E401" w14:textId="3B5B321F" w:rsidR="005D3D94" w:rsidRDefault="4624FFB7" w:rsidP="00CA788B">
      <w:pPr>
        <w:spacing w:before="160" w:after="160"/>
        <w:jc w:val="center"/>
      </w:pPr>
      <w:r>
        <w:rPr>
          <w:noProof/>
        </w:rPr>
        <w:lastRenderedPageBreak/>
        <w:drawing>
          <wp:inline distT="0" distB="0" distL="0" distR="0" wp14:anchorId="1CD0CCE5" wp14:editId="03F3BB68">
            <wp:extent cx="5456394" cy="5486876"/>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pic:nvPicPr>
                  <pic:blipFill>
                    <a:blip r:embed="rId27">
                      <a:extLst>
                        <a:ext uri="{28A0092B-C50C-407E-A947-70E740481C1C}">
                          <a14:useLocalDpi xmlns:a14="http://schemas.microsoft.com/office/drawing/2010/main" val="0"/>
                        </a:ext>
                      </a:extLst>
                    </a:blip>
                    <a:stretch>
                      <a:fillRect/>
                    </a:stretch>
                  </pic:blipFill>
                  <pic:spPr>
                    <a:xfrm>
                      <a:off x="0" y="0"/>
                      <a:ext cx="5456394" cy="5486876"/>
                    </a:xfrm>
                    <a:prstGeom prst="rect">
                      <a:avLst/>
                    </a:prstGeom>
                  </pic:spPr>
                </pic:pic>
              </a:graphicData>
            </a:graphic>
          </wp:inline>
        </w:drawing>
      </w:r>
    </w:p>
    <w:p w14:paraId="349EB218" w14:textId="0F55CD33" w:rsidR="005D3D94" w:rsidRPr="005D3D94" w:rsidRDefault="005D3D94" w:rsidP="004C3EF2">
      <w:pPr>
        <w:pStyle w:val="FIGURE"/>
      </w:pPr>
      <w:bookmarkStart w:id="501" w:name="_Toc60747179"/>
      <w:r w:rsidRPr="005D3D94">
        <w:t>Figure 3.5 Crossover flowchart</w:t>
      </w:r>
      <w:bookmarkEnd w:id="501"/>
    </w:p>
    <w:p w14:paraId="098E6AC4" w14:textId="538A3494" w:rsidR="00737B1B" w:rsidRPr="00737B1B" w:rsidRDefault="00737B1B" w:rsidP="00AA701D">
      <w:pPr>
        <w:pStyle w:val="Heading4"/>
        <w:spacing w:before="160" w:beforeAutospacing="0" w:after="160"/>
        <w:rPr>
          <w:rFonts w:ascii="Times New Roman" w:hAnsi="Times New Roman" w:cs="Times New Roman"/>
          <w:b/>
          <w:bCs/>
          <w:i w:val="0"/>
          <w:iCs w:val="0"/>
          <w:color w:val="auto"/>
        </w:rPr>
      </w:pPr>
      <w:bookmarkStart w:id="502" w:name="_Toc60747243"/>
      <w:r w:rsidRPr="00737B1B">
        <w:rPr>
          <w:rFonts w:ascii="Times New Roman" w:hAnsi="Times New Roman" w:cs="Times New Roman"/>
          <w:b/>
          <w:bCs/>
          <w:i w:val="0"/>
          <w:iCs w:val="0"/>
          <w:color w:val="auto"/>
        </w:rPr>
        <w:t>3.</w:t>
      </w:r>
      <w:ins w:id="503" w:author="NGUYỄN HOÀNG LONG" w:date="2021-01-05T12:50:00Z">
        <w:r w:rsidR="00F5737A">
          <w:rPr>
            <w:rFonts w:ascii="Times New Roman" w:hAnsi="Times New Roman" w:cs="Times New Roman"/>
            <w:b/>
            <w:bCs/>
            <w:i w:val="0"/>
            <w:iCs w:val="0"/>
            <w:color w:val="auto"/>
          </w:rPr>
          <w:t>3</w:t>
        </w:r>
      </w:ins>
      <w:del w:id="504" w:author="NGUYỄN HOÀNG LONG" w:date="2021-01-05T12:50:00Z">
        <w:r w:rsidRPr="00737B1B" w:rsidDel="00F5737A">
          <w:rPr>
            <w:rFonts w:ascii="Times New Roman" w:hAnsi="Times New Roman" w:cs="Times New Roman"/>
            <w:b/>
            <w:bCs/>
            <w:i w:val="0"/>
            <w:iCs w:val="0"/>
            <w:color w:val="auto"/>
          </w:rPr>
          <w:delText>2</w:delText>
        </w:r>
      </w:del>
      <w:r w:rsidRPr="00737B1B">
        <w:rPr>
          <w:rFonts w:ascii="Times New Roman" w:hAnsi="Times New Roman" w:cs="Times New Roman"/>
          <w:b/>
          <w:bCs/>
          <w:i w:val="0"/>
          <w:iCs w:val="0"/>
          <w:color w:val="auto"/>
        </w:rPr>
        <w:t>.3.3 Mutation operator</w:t>
      </w:r>
      <w:bookmarkEnd w:id="502"/>
    </w:p>
    <w:p w14:paraId="554F3B42" w14:textId="163EEFC0" w:rsidR="00737B1B" w:rsidRPr="00737B1B" w:rsidRDefault="00737B1B" w:rsidP="00594E06">
      <w:pPr>
        <w:spacing w:before="160" w:beforeAutospacing="0" w:after="160"/>
        <w:jc w:val="both"/>
        <w:rPr>
          <w:rStyle w:val="normaltextrun"/>
          <w:color w:val="000000"/>
          <w:shd w:val="clear" w:color="auto" w:fill="FFFFFF"/>
        </w:rPr>
      </w:pPr>
      <w:r w:rsidRPr="00737B1B">
        <w:rPr>
          <w:rStyle w:val="findhit"/>
          <w:color w:val="000000"/>
          <w:shd w:val="clear" w:color="auto" w:fill="FFFFFF"/>
        </w:rPr>
        <w:t>Mutation</w:t>
      </w:r>
      <w:r w:rsidRPr="00737B1B">
        <w:rPr>
          <w:rStyle w:val="normaltextrun"/>
          <w:color w:val="000000"/>
          <w:shd w:val="clear" w:color="auto" w:fill="FFFFFF"/>
        </w:rPr>
        <w:t> is a random alteration of one or more genetic components of an individual in a previous generation, creating a completely new individual in the next generation. But </w:t>
      </w:r>
      <w:r w:rsidRPr="00737B1B">
        <w:rPr>
          <w:rStyle w:val="findhit"/>
          <w:color w:val="000000"/>
          <w:shd w:val="clear" w:color="auto" w:fill="FFFFFF"/>
        </w:rPr>
        <w:t>mutation</w:t>
      </w:r>
      <w:r w:rsidRPr="00737B1B">
        <w:rPr>
          <w:rStyle w:val="normaltextrun"/>
          <w:color w:val="000000"/>
          <w:shd w:val="clear" w:color="auto" w:fill="FFFFFF"/>
        </w:rPr>
        <w:t> can only be allowed to occur with very low frequency, as this can disturb the result and make the algorithm no longer effective.</w:t>
      </w:r>
    </w:p>
    <w:p w14:paraId="078067E1" w14:textId="67316B95" w:rsidR="00737B1B" w:rsidRPr="00737B1B" w:rsidRDefault="00737B1B" w:rsidP="00594E06">
      <w:pPr>
        <w:spacing w:before="160" w:beforeAutospacing="0" w:after="160"/>
        <w:jc w:val="both"/>
        <w:rPr>
          <w:rStyle w:val="normaltextrun"/>
          <w:color w:val="000000"/>
          <w:shd w:val="clear" w:color="auto" w:fill="FFFFFF"/>
        </w:rPr>
      </w:pPr>
      <w:r w:rsidRPr="00737B1B">
        <w:rPr>
          <w:rStyle w:val="normaltextrun"/>
          <w:color w:val="000000"/>
          <w:shd w:val="clear" w:color="auto" w:fill="FFFFFF"/>
        </w:rPr>
        <w:lastRenderedPageBreak/>
        <w:t>Specify:</w:t>
      </w:r>
    </w:p>
    <w:p w14:paraId="3233CADB" w14:textId="4E849CA3" w:rsidR="00737B1B" w:rsidRPr="00737B1B" w:rsidRDefault="00737B1B" w:rsidP="00594E06">
      <w:pPr>
        <w:pStyle w:val="ListParagraph"/>
        <w:numPr>
          <w:ilvl w:val="0"/>
          <w:numId w:val="34"/>
        </w:numPr>
        <w:spacing w:before="160" w:after="160" w:line="360" w:lineRule="auto"/>
        <w:jc w:val="both"/>
        <w:rPr>
          <w:rStyle w:val="normaltextrun"/>
          <w:color w:val="000000"/>
          <w:sz w:val="26"/>
          <w:szCs w:val="26"/>
          <w:shd w:val="clear" w:color="auto" w:fill="FFFFFF"/>
        </w:rPr>
      </w:pPr>
      <w:r w:rsidRPr="00737B1B">
        <w:rPr>
          <w:rStyle w:val="normaltextrun"/>
          <w:color w:val="000000"/>
          <w:sz w:val="26"/>
          <w:szCs w:val="26"/>
          <w:shd w:val="clear" w:color="auto" w:fill="FFFFFF"/>
        </w:rPr>
        <w:t xml:space="preserve">Input: </w:t>
      </w:r>
      <w:r w:rsidRPr="00FC0FBC">
        <w:rPr>
          <w:rStyle w:val="normaltextrun"/>
          <w:b/>
          <w:bCs/>
          <w:color w:val="000000"/>
          <w:sz w:val="26"/>
          <w:szCs w:val="26"/>
          <w:shd w:val="clear" w:color="auto" w:fill="FFFFFF"/>
        </w:rPr>
        <w:t>individual[ ]</w:t>
      </w:r>
      <w:r w:rsidRPr="00737B1B">
        <w:rPr>
          <w:rStyle w:val="normaltextrun"/>
          <w:color w:val="000000"/>
          <w:sz w:val="26"/>
          <w:szCs w:val="26"/>
          <w:shd w:val="clear" w:color="auto" w:fill="FFFFFF"/>
        </w:rPr>
        <w:t xml:space="preserve">, </w:t>
      </w:r>
      <w:r w:rsidRPr="00FC0FBC">
        <w:rPr>
          <w:rStyle w:val="normaltextrun"/>
          <w:b/>
          <w:bCs/>
          <w:color w:val="000000"/>
          <w:sz w:val="26"/>
          <w:szCs w:val="26"/>
          <w:shd w:val="clear" w:color="auto" w:fill="FFFFFF"/>
        </w:rPr>
        <w:t>mutation_rate = 0.05</w:t>
      </w:r>
    </w:p>
    <w:p w14:paraId="5079F321" w14:textId="5268B29D" w:rsidR="00737B1B" w:rsidRPr="00737B1B" w:rsidRDefault="00737B1B" w:rsidP="00594E06">
      <w:pPr>
        <w:pStyle w:val="ListParagraph"/>
        <w:numPr>
          <w:ilvl w:val="0"/>
          <w:numId w:val="34"/>
        </w:numPr>
        <w:spacing w:before="160" w:after="160" w:line="360" w:lineRule="auto"/>
        <w:jc w:val="both"/>
        <w:rPr>
          <w:rStyle w:val="normaltextrun"/>
          <w:color w:val="000000"/>
          <w:sz w:val="26"/>
          <w:szCs w:val="26"/>
          <w:shd w:val="clear" w:color="auto" w:fill="FFFFFF"/>
        </w:rPr>
      </w:pPr>
      <w:r w:rsidRPr="00737B1B">
        <w:rPr>
          <w:rStyle w:val="normaltextrun"/>
          <w:color w:val="000000"/>
          <w:sz w:val="26"/>
          <w:szCs w:val="26"/>
          <w:shd w:val="clear" w:color="auto" w:fill="FFFFFF"/>
        </w:rPr>
        <w:t xml:space="preserve">Output: </w:t>
      </w:r>
      <w:r w:rsidRPr="00FC0FBC">
        <w:rPr>
          <w:rStyle w:val="normaltextrun"/>
          <w:b/>
          <w:bCs/>
          <w:color w:val="000000"/>
          <w:sz w:val="26"/>
          <w:szCs w:val="26"/>
          <w:shd w:val="clear" w:color="auto" w:fill="FFFFFF"/>
        </w:rPr>
        <w:t>individual[ ]</w:t>
      </w:r>
    </w:p>
    <w:p w14:paraId="15990F4C" w14:textId="037A1ECC" w:rsidR="00737B1B" w:rsidRPr="00737B1B" w:rsidRDefault="00737B1B" w:rsidP="00594E06">
      <w:pPr>
        <w:spacing w:before="160" w:beforeAutospacing="0" w:after="160"/>
        <w:jc w:val="both"/>
        <w:rPr>
          <w:rStyle w:val="normaltextrun"/>
          <w:color w:val="000000"/>
          <w:shd w:val="clear" w:color="auto" w:fill="FFFFFF"/>
        </w:rPr>
      </w:pPr>
      <w:r w:rsidRPr="00737B1B">
        <w:rPr>
          <w:rStyle w:val="normaltextrun"/>
          <w:color w:val="000000"/>
          <w:shd w:val="clear" w:color="auto" w:fill="FFFFFF"/>
        </w:rPr>
        <w:t>Describe:</w:t>
      </w:r>
    </w:p>
    <w:p w14:paraId="7EFC1999" w14:textId="361379D0" w:rsidR="00737B1B" w:rsidRPr="00737B1B" w:rsidRDefault="00737B1B" w:rsidP="00594E06">
      <w:pPr>
        <w:pStyle w:val="ListParagraph"/>
        <w:numPr>
          <w:ilvl w:val="0"/>
          <w:numId w:val="35"/>
        </w:numPr>
        <w:spacing w:before="160" w:after="160" w:line="360" w:lineRule="auto"/>
        <w:jc w:val="both"/>
        <w:rPr>
          <w:color w:val="000000"/>
          <w:sz w:val="26"/>
          <w:szCs w:val="26"/>
          <w:shd w:val="clear" w:color="auto" w:fill="FFFFFF"/>
        </w:rPr>
      </w:pPr>
      <w:r w:rsidRPr="00737B1B">
        <w:rPr>
          <w:sz w:val="26"/>
          <w:szCs w:val="26"/>
        </w:rPr>
        <w:t xml:space="preserve">Create new individual resemble input individual: </w:t>
      </w:r>
      <w:r w:rsidRPr="00FC0FBC">
        <w:rPr>
          <w:b/>
          <w:bCs/>
          <w:sz w:val="26"/>
          <w:szCs w:val="26"/>
        </w:rPr>
        <w:t>individual_m[]</w:t>
      </w:r>
      <w:r w:rsidRPr="00737B1B">
        <w:rPr>
          <w:sz w:val="26"/>
          <w:szCs w:val="26"/>
        </w:rPr>
        <w:t xml:space="preserve">= </w:t>
      </w:r>
      <w:r w:rsidRPr="00FC0FBC">
        <w:rPr>
          <w:b/>
          <w:bCs/>
          <w:sz w:val="26"/>
          <w:szCs w:val="26"/>
        </w:rPr>
        <w:t>individual[ ]</w:t>
      </w:r>
    </w:p>
    <w:p w14:paraId="4FB1BC4C" w14:textId="4DDEF804" w:rsidR="00737B1B" w:rsidRPr="00737B1B" w:rsidRDefault="00737B1B" w:rsidP="00594E06">
      <w:pPr>
        <w:pStyle w:val="ListParagraph"/>
        <w:numPr>
          <w:ilvl w:val="0"/>
          <w:numId w:val="35"/>
        </w:numPr>
        <w:spacing w:before="160" w:after="160" w:line="360" w:lineRule="auto"/>
        <w:jc w:val="both"/>
        <w:rPr>
          <w:color w:val="000000"/>
          <w:sz w:val="26"/>
          <w:szCs w:val="26"/>
          <w:shd w:val="clear" w:color="auto" w:fill="FFFFFF"/>
        </w:rPr>
      </w:pPr>
      <w:r w:rsidRPr="00737B1B">
        <w:rPr>
          <w:sz w:val="26"/>
          <w:szCs w:val="26"/>
        </w:rPr>
        <w:t>Loop for each row (i=0) of parent individual</w:t>
      </w:r>
    </w:p>
    <w:p w14:paraId="7DDD9927" w14:textId="428E11B4" w:rsidR="00737B1B" w:rsidRPr="00737B1B" w:rsidRDefault="00737B1B" w:rsidP="00594E06">
      <w:pPr>
        <w:pStyle w:val="ListParagraph"/>
        <w:numPr>
          <w:ilvl w:val="1"/>
          <w:numId w:val="35"/>
        </w:numPr>
        <w:spacing w:before="160" w:after="160" w:line="360" w:lineRule="auto"/>
        <w:jc w:val="both"/>
        <w:rPr>
          <w:color w:val="000000"/>
          <w:sz w:val="26"/>
          <w:szCs w:val="26"/>
          <w:shd w:val="clear" w:color="auto" w:fill="FFFFFF"/>
        </w:rPr>
      </w:pPr>
      <w:r w:rsidRPr="00737B1B">
        <w:rPr>
          <w:sz w:val="26"/>
          <w:szCs w:val="26"/>
        </w:rPr>
        <w:t>Loop for each column (j=0) of parent individual</w:t>
      </w:r>
    </w:p>
    <w:p w14:paraId="5F4A1056" w14:textId="5FA54714" w:rsidR="00737B1B" w:rsidRPr="00737B1B" w:rsidRDefault="00737B1B" w:rsidP="00594E06">
      <w:pPr>
        <w:pStyle w:val="ListParagraph"/>
        <w:numPr>
          <w:ilvl w:val="2"/>
          <w:numId w:val="35"/>
        </w:numPr>
        <w:spacing w:before="160" w:after="160" w:line="360" w:lineRule="auto"/>
        <w:jc w:val="both"/>
        <w:rPr>
          <w:color w:val="000000"/>
          <w:sz w:val="26"/>
          <w:szCs w:val="26"/>
          <w:shd w:val="clear" w:color="auto" w:fill="FFFFFF"/>
        </w:rPr>
      </w:pPr>
      <w:r w:rsidRPr="00737B1B">
        <w:rPr>
          <w:sz w:val="26"/>
          <w:szCs w:val="26"/>
        </w:rPr>
        <w:t xml:space="preserve">If random value from 0 to 1 smaller than </w:t>
      </w:r>
      <w:r w:rsidRPr="00FC0FBC">
        <w:rPr>
          <w:b/>
          <w:bCs/>
          <w:sz w:val="26"/>
          <w:szCs w:val="26"/>
        </w:rPr>
        <w:t>mutation_rate</w:t>
      </w:r>
    </w:p>
    <w:p w14:paraId="62A4C0F3" w14:textId="05459C94" w:rsidR="00737B1B" w:rsidRPr="00737B1B" w:rsidRDefault="00737B1B" w:rsidP="00594E06">
      <w:pPr>
        <w:pStyle w:val="ListParagraph"/>
        <w:numPr>
          <w:ilvl w:val="3"/>
          <w:numId w:val="35"/>
        </w:numPr>
        <w:spacing w:before="160" w:after="160" w:line="360" w:lineRule="auto"/>
        <w:jc w:val="both"/>
        <w:rPr>
          <w:color w:val="000000"/>
          <w:sz w:val="26"/>
          <w:szCs w:val="26"/>
          <w:shd w:val="clear" w:color="auto" w:fill="FFFFFF"/>
        </w:rPr>
      </w:pPr>
      <w:r w:rsidRPr="00FC0FBC">
        <w:rPr>
          <w:b/>
          <w:bCs/>
          <w:sz w:val="26"/>
          <w:szCs w:val="26"/>
        </w:rPr>
        <w:t>Individual_m[i][j]</w:t>
      </w:r>
      <w:r w:rsidRPr="00737B1B">
        <w:rPr>
          <w:sz w:val="26"/>
          <w:szCs w:val="26"/>
        </w:rPr>
        <w:t xml:space="preserve"> = random from 2 value (0,1)</w:t>
      </w:r>
    </w:p>
    <w:p w14:paraId="5A949854" w14:textId="4F02E7DB" w:rsidR="00737B1B" w:rsidRPr="00737B1B" w:rsidRDefault="00737B1B" w:rsidP="00594E06">
      <w:pPr>
        <w:pStyle w:val="ListParagraph"/>
        <w:numPr>
          <w:ilvl w:val="1"/>
          <w:numId w:val="35"/>
        </w:numPr>
        <w:spacing w:before="160" w:after="160" w:line="360" w:lineRule="auto"/>
        <w:jc w:val="both"/>
        <w:rPr>
          <w:color w:val="000000"/>
          <w:sz w:val="26"/>
          <w:szCs w:val="26"/>
          <w:shd w:val="clear" w:color="auto" w:fill="FFFFFF"/>
        </w:rPr>
      </w:pPr>
      <w:r w:rsidRPr="00737B1B">
        <w:rPr>
          <w:color w:val="000000"/>
          <w:sz w:val="26"/>
          <w:szCs w:val="26"/>
          <w:shd w:val="clear" w:color="auto" w:fill="FFFFFF"/>
        </w:rPr>
        <w:t>End of the loop</w:t>
      </w:r>
    </w:p>
    <w:p w14:paraId="3D8590E4" w14:textId="5BFE7A39" w:rsidR="00737B1B" w:rsidRPr="00737B1B" w:rsidRDefault="00737B1B" w:rsidP="00594E06">
      <w:pPr>
        <w:pStyle w:val="ListParagraph"/>
        <w:numPr>
          <w:ilvl w:val="0"/>
          <w:numId w:val="35"/>
        </w:numPr>
        <w:spacing w:before="160" w:after="160" w:line="360" w:lineRule="auto"/>
        <w:jc w:val="both"/>
        <w:rPr>
          <w:color w:val="000000"/>
          <w:sz w:val="26"/>
          <w:szCs w:val="26"/>
          <w:shd w:val="clear" w:color="auto" w:fill="FFFFFF"/>
        </w:rPr>
      </w:pPr>
      <w:r w:rsidRPr="00737B1B">
        <w:rPr>
          <w:color w:val="000000"/>
          <w:sz w:val="26"/>
          <w:szCs w:val="26"/>
          <w:shd w:val="clear" w:color="auto" w:fill="FFFFFF"/>
        </w:rPr>
        <w:t>End of the loop</w:t>
      </w:r>
    </w:p>
    <w:p w14:paraId="6FA18EB1" w14:textId="69ADE874" w:rsidR="00134C11" w:rsidRPr="005D3D94" w:rsidRDefault="00737B1B" w:rsidP="00594E06">
      <w:pPr>
        <w:pStyle w:val="ListParagraph"/>
        <w:numPr>
          <w:ilvl w:val="0"/>
          <w:numId w:val="35"/>
        </w:numPr>
        <w:spacing w:before="160" w:after="160" w:line="360" w:lineRule="auto"/>
        <w:jc w:val="both"/>
        <w:rPr>
          <w:color w:val="000000"/>
          <w:sz w:val="26"/>
          <w:szCs w:val="26"/>
          <w:shd w:val="clear" w:color="auto" w:fill="FFFFFF"/>
        </w:rPr>
      </w:pPr>
      <w:r w:rsidRPr="00FC0FBC">
        <w:rPr>
          <w:color w:val="000000"/>
          <w:sz w:val="26"/>
          <w:szCs w:val="26"/>
          <w:shd w:val="clear" w:color="auto" w:fill="FFFFFF"/>
        </w:rPr>
        <w:t xml:space="preserve">Return </w:t>
      </w:r>
      <w:r w:rsidRPr="00FC0FBC">
        <w:rPr>
          <w:b/>
          <w:bCs/>
          <w:color w:val="000000"/>
          <w:sz w:val="26"/>
          <w:szCs w:val="26"/>
          <w:shd w:val="clear" w:color="auto" w:fill="FFFFFF"/>
        </w:rPr>
        <w:t>individual_m[ ]</w:t>
      </w:r>
    </w:p>
    <w:p w14:paraId="4FBB9C8E" w14:textId="724BB0AD" w:rsidR="005D3D94" w:rsidRDefault="4624FFB7" w:rsidP="00CA788B">
      <w:pPr>
        <w:spacing w:before="160" w:after="160"/>
        <w:jc w:val="center"/>
        <w:rPr>
          <w:color w:val="000000"/>
          <w:shd w:val="clear" w:color="auto" w:fill="FFFFFF"/>
        </w:rPr>
      </w:pPr>
      <w:r>
        <w:rPr>
          <w:noProof/>
        </w:rPr>
        <w:lastRenderedPageBreak/>
        <w:drawing>
          <wp:inline distT="0" distB="0" distL="0" distR="0" wp14:anchorId="5DB564B9" wp14:editId="6AB1FCF0">
            <wp:extent cx="5197290" cy="5486876"/>
            <wp:effectExtent l="0" t="0" r="381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8"/>
                    <pic:cNvPicPr/>
                  </pic:nvPicPr>
                  <pic:blipFill>
                    <a:blip r:embed="rId28">
                      <a:extLst>
                        <a:ext uri="{28A0092B-C50C-407E-A947-70E740481C1C}">
                          <a14:useLocalDpi xmlns:a14="http://schemas.microsoft.com/office/drawing/2010/main" val="0"/>
                        </a:ext>
                      </a:extLst>
                    </a:blip>
                    <a:stretch>
                      <a:fillRect/>
                    </a:stretch>
                  </pic:blipFill>
                  <pic:spPr>
                    <a:xfrm>
                      <a:off x="0" y="0"/>
                      <a:ext cx="5197290" cy="5486876"/>
                    </a:xfrm>
                    <a:prstGeom prst="rect">
                      <a:avLst/>
                    </a:prstGeom>
                  </pic:spPr>
                </pic:pic>
              </a:graphicData>
            </a:graphic>
          </wp:inline>
        </w:drawing>
      </w:r>
    </w:p>
    <w:p w14:paraId="5CC5CBF7" w14:textId="6F30E5D2" w:rsidR="005D3D94" w:rsidRPr="005D3D94" w:rsidRDefault="005D3D94" w:rsidP="004C3EF2">
      <w:pPr>
        <w:pStyle w:val="FIGURE"/>
      </w:pPr>
      <w:bookmarkStart w:id="505" w:name="_Toc60747180"/>
      <w:r w:rsidRPr="005D3D94">
        <w:t>Figure 3.6 Mutation flowchart</w:t>
      </w:r>
      <w:bookmarkEnd w:id="505"/>
    </w:p>
    <w:p w14:paraId="0F57D45D" w14:textId="4F964963" w:rsidR="00FD49FA" w:rsidRPr="00CD6191" w:rsidRDefault="00642D93" w:rsidP="00CD6191">
      <w:pPr>
        <w:pStyle w:val="Heading3"/>
        <w:spacing w:before="160" w:beforeAutospacing="0" w:after="160"/>
        <w:rPr>
          <w:rFonts w:ascii="Times New Roman" w:hAnsi="Times New Roman" w:cs="Times New Roman"/>
          <w:b/>
          <w:bCs/>
          <w:color w:val="auto"/>
          <w:sz w:val="26"/>
          <w:szCs w:val="26"/>
          <w:shd w:val="clear" w:color="auto" w:fill="FFFFFF"/>
        </w:rPr>
      </w:pPr>
      <w:bookmarkStart w:id="506" w:name="_Toc60747244"/>
      <w:r w:rsidRPr="00FD49FA">
        <w:rPr>
          <w:rFonts w:ascii="Times New Roman" w:hAnsi="Times New Roman" w:cs="Times New Roman"/>
          <w:b/>
          <w:bCs/>
          <w:color w:val="auto"/>
          <w:sz w:val="26"/>
          <w:szCs w:val="26"/>
          <w:shd w:val="clear" w:color="auto" w:fill="FFFFFF"/>
        </w:rPr>
        <w:t>3.</w:t>
      </w:r>
      <w:ins w:id="507" w:author="NGUYỄN HOÀNG LONG" w:date="2021-01-05T12:50:00Z">
        <w:r w:rsidR="00F5737A">
          <w:rPr>
            <w:rFonts w:ascii="Times New Roman" w:hAnsi="Times New Roman" w:cs="Times New Roman"/>
            <w:b/>
            <w:bCs/>
            <w:color w:val="auto"/>
            <w:sz w:val="26"/>
            <w:szCs w:val="26"/>
            <w:shd w:val="clear" w:color="auto" w:fill="FFFFFF"/>
          </w:rPr>
          <w:t>3</w:t>
        </w:r>
      </w:ins>
      <w:del w:id="508" w:author="NGUYỄN HOÀNG LONG" w:date="2021-01-05T12:50:00Z">
        <w:r w:rsidRPr="00FD49FA" w:rsidDel="00F5737A">
          <w:rPr>
            <w:rFonts w:ascii="Times New Roman" w:hAnsi="Times New Roman" w:cs="Times New Roman"/>
            <w:b/>
            <w:bCs/>
            <w:color w:val="auto"/>
            <w:sz w:val="26"/>
            <w:szCs w:val="26"/>
            <w:shd w:val="clear" w:color="auto" w:fill="FFFFFF"/>
          </w:rPr>
          <w:delText>2</w:delText>
        </w:r>
      </w:del>
      <w:r w:rsidRPr="00FD49FA">
        <w:rPr>
          <w:rFonts w:ascii="Times New Roman" w:hAnsi="Times New Roman" w:cs="Times New Roman"/>
          <w:b/>
          <w:bCs/>
          <w:color w:val="auto"/>
          <w:sz w:val="26"/>
          <w:szCs w:val="26"/>
          <w:shd w:val="clear" w:color="auto" w:fill="FFFFFF"/>
        </w:rPr>
        <w:t xml:space="preserve">.4 </w:t>
      </w:r>
      <w:commentRangeStart w:id="509"/>
      <w:r w:rsidR="00FD49FA">
        <w:rPr>
          <w:rFonts w:ascii="Times New Roman" w:hAnsi="Times New Roman" w:cs="Times New Roman"/>
          <w:b/>
          <w:bCs/>
          <w:color w:val="auto"/>
          <w:sz w:val="26"/>
          <w:szCs w:val="26"/>
          <w:shd w:val="clear" w:color="auto" w:fill="FFFFFF"/>
        </w:rPr>
        <w:t>B</w:t>
      </w:r>
      <w:r w:rsidR="00FC0FBC" w:rsidRPr="00FD49FA">
        <w:rPr>
          <w:rFonts w:ascii="Times New Roman" w:hAnsi="Times New Roman" w:cs="Times New Roman"/>
          <w:b/>
          <w:bCs/>
          <w:color w:val="auto"/>
          <w:sz w:val="26"/>
          <w:szCs w:val="26"/>
          <w:shd w:val="clear" w:color="auto" w:fill="FFFFFF"/>
        </w:rPr>
        <w:t>rute-force search</w:t>
      </w:r>
      <w:commentRangeEnd w:id="509"/>
      <w:r w:rsidR="00FF3786">
        <w:rPr>
          <w:rStyle w:val="CommentReference"/>
          <w:rFonts w:ascii="Times New Roman" w:eastAsiaTheme="minorHAnsi" w:hAnsi="Times New Roman" w:cs="Times New Roman"/>
          <w:color w:val="auto"/>
        </w:rPr>
        <w:commentReference w:id="509"/>
      </w:r>
      <w:bookmarkEnd w:id="506"/>
    </w:p>
    <w:p w14:paraId="6BA0BF24" w14:textId="348F9916" w:rsidR="00FD49FA" w:rsidRDefault="00FD49FA" w:rsidP="00594E06">
      <w:pPr>
        <w:jc w:val="both"/>
      </w:pPr>
      <w:r>
        <w:t>Specify:</w:t>
      </w:r>
    </w:p>
    <w:p w14:paraId="03F0C2A1" w14:textId="6D8109B1" w:rsidR="00FD49FA" w:rsidRDefault="00FD49FA" w:rsidP="00594E06">
      <w:pPr>
        <w:ind w:left="720"/>
        <w:jc w:val="both"/>
      </w:pPr>
      <w:r>
        <w:t>Input:</w:t>
      </w:r>
    </w:p>
    <w:p w14:paraId="464FFF58" w14:textId="77777777" w:rsidR="00C231AF" w:rsidRPr="00FC0FBC" w:rsidRDefault="00C231AF" w:rsidP="00594E06">
      <w:pPr>
        <w:pStyle w:val="ListParagraph"/>
        <w:numPr>
          <w:ilvl w:val="0"/>
          <w:numId w:val="37"/>
        </w:numPr>
        <w:spacing w:before="160" w:after="160" w:line="360" w:lineRule="auto"/>
        <w:ind w:left="1800"/>
        <w:jc w:val="both"/>
        <w:rPr>
          <w:sz w:val="26"/>
          <w:szCs w:val="26"/>
        </w:rPr>
      </w:pPr>
      <w:r w:rsidRPr="00FC0FBC">
        <w:rPr>
          <w:sz w:val="26"/>
          <w:szCs w:val="26"/>
        </w:rPr>
        <w:t xml:space="preserve">Number of invigilators: </w:t>
      </w:r>
      <w:r w:rsidRPr="00FC0FBC">
        <w:rPr>
          <w:b/>
          <w:bCs/>
          <w:sz w:val="26"/>
          <w:szCs w:val="26"/>
        </w:rPr>
        <w:t>n_invigilators</w:t>
      </w:r>
    </w:p>
    <w:p w14:paraId="0603AD09" w14:textId="77777777" w:rsidR="00C231AF" w:rsidRPr="00FC0FBC" w:rsidRDefault="00C231AF" w:rsidP="00594E06">
      <w:pPr>
        <w:pStyle w:val="ListParagraph"/>
        <w:numPr>
          <w:ilvl w:val="0"/>
          <w:numId w:val="37"/>
        </w:numPr>
        <w:spacing w:before="160" w:after="160" w:line="360" w:lineRule="auto"/>
        <w:ind w:left="1800"/>
        <w:jc w:val="both"/>
        <w:rPr>
          <w:sz w:val="26"/>
          <w:szCs w:val="26"/>
        </w:rPr>
      </w:pPr>
      <w:r w:rsidRPr="00FC0FBC">
        <w:rPr>
          <w:sz w:val="26"/>
          <w:szCs w:val="26"/>
        </w:rPr>
        <w:lastRenderedPageBreak/>
        <w:t xml:space="preserve">Number of shifts: </w:t>
      </w:r>
      <w:r w:rsidRPr="00FC0FBC">
        <w:rPr>
          <w:b/>
          <w:bCs/>
          <w:sz w:val="26"/>
          <w:szCs w:val="26"/>
        </w:rPr>
        <w:t>shifts_count</w:t>
      </w:r>
    </w:p>
    <w:p w14:paraId="5611F27B" w14:textId="7FC3443F" w:rsidR="00C231AF" w:rsidRPr="00C231AF" w:rsidRDefault="00C231AF" w:rsidP="00594E06">
      <w:pPr>
        <w:pStyle w:val="ListParagraph"/>
        <w:numPr>
          <w:ilvl w:val="0"/>
          <w:numId w:val="37"/>
        </w:numPr>
        <w:spacing w:before="160" w:after="160" w:line="360" w:lineRule="auto"/>
        <w:ind w:left="1800"/>
        <w:jc w:val="both"/>
        <w:rPr>
          <w:sz w:val="26"/>
          <w:szCs w:val="26"/>
        </w:rPr>
      </w:pPr>
      <w:r w:rsidRPr="00FC0FBC">
        <w:rPr>
          <w:sz w:val="26"/>
          <w:szCs w:val="26"/>
        </w:rPr>
        <w:t xml:space="preserve">Total number of shift of invigilators: </w:t>
      </w:r>
      <w:r w:rsidRPr="00FC0FBC">
        <w:rPr>
          <w:b/>
          <w:bCs/>
          <w:sz w:val="26"/>
          <w:szCs w:val="26"/>
        </w:rPr>
        <w:t>total_shifts</w:t>
      </w:r>
    </w:p>
    <w:p w14:paraId="011E32CE" w14:textId="639E7A04" w:rsidR="00C231AF" w:rsidRPr="00442488" w:rsidRDefault="00C231AF" w:rsidP="00594E06">
      <w:pPr>
        <w:pStyle w:val="ListParagraph"/>
        <w:numPr>
          <w:ilvl w:val="0"/>
          <w:numId w:val="37"/>
        </w:numPr>
        <w:spacing w:before="160" w:after="160" w:line="360" w:lineRule="auto"/>
        <w:ind w:left="1800"/>
        <w:jc w:val="both"/>
        <w:rPr>
          <w:sz w:val="26"/>
          <w:szCs w:val="26"/>
        </w:rPr>
      </w:pPr>
      <w:r w:rsidRPr="00442488">
        <w:rPr>
          <w:sz w:val="26"/>
          <w:szCs w:val="26"/>
        </w:rPr>
        <w:t xml:space="preserve">Average shifts: </w:t>
      </w:r>
      <w:r w:rsidRPr="00442488">
        <w:rPr>
          <w:b/>
          <w:bCs/>
          <w:sz w:val="26"/>
          <w:szCs w:val="26"/>
        </w:rPr>
        <w:t>average_shifts = total_shifts//n_invigilators</w:t>
      </w:r>
    </w:p>
    <w:p w14:paraId="51BBDE64" w14:textId="73AA6493" w:rsidR="00C231AF" w:rsidRPr="00442488" w:rsidRDefault="00C231AF" w:rsidP="00594E06">
      <w:pPr>
        <w:pStyle w:val="ListParagraph"/>
        <w:numPr>
          <w:ilvl w:val="0"/>
          <w:numId w:val="37"/>
        </w:numPr>
        <w:spacing w:before="160" w:after="160" w:line="360" w:lineRule="auto"/>
        <w:ind w:left="1800"/>
        <w:jc w:val="both"/>
        <w:rPr>
          <w:sz w:val="26"/>
          <w:szCs w:val="26"/>
        </w:rPr>
      </w:pPr>
      <w:r w:rsidRPr="00442488">
        <w:rPr>
          <w:sz w:val="26"/>
          <w:szCs w:val="26"/>
        </w:rPr>
        <w:t xml:space="preserve">Number of invigilators watch more than the average shift: </w:t>
      </w:r>
      <w:r w:rsidRPr="00442488">
        <w:rPr>
          <w:b/>
          <w:bCs/>
          <w:sz w:val="26"/>
          <w:szCs w:val="26"/>
        </w:rPr>
        <w:t>f=total_shifts%n_invigilators</w:t>
      </w:r>
    </w:p>
    <w:p w14:paraId="09904C14" w14:textId="58565D10" w:rsidR="00C231AF" w:rsidRPr="00442488" w:rsidRDefault="00C231AF" w:rsidP="00594E06">
      <w:pPr>
        <w:pStyle w:val="ListParagraph"/>
        <w:numPr>
          <w:ilvl w:val="0"/>
          <w:numId w:val="37"/>
        </w:numPr>
        <w:spacing w:before="160" w:after="160" w:line="360" w:lineRule="auto"/>
        <w:ind w:left="1800"/>
        <w:jc w:val="both"/>
        <w:rPr>
          <w:sz w:val="26"/>
          <w:szCs w:val="26"/>
        </w:rPr>
      </w:pPr>
      <w:r w:rsidRPr="00442488">
        <w:rPr>
          <w:sz w:val="26"/>
          <w:szCs w:val="26"/>
        </w:rPr>
        <w:t xml:space="preserve">Number of invigilators per shift: </w:t>
      </w:r>
      <w:r w:rsidRPr="00442488">
        <w:rPr>
          <w:b/>
          <w:bCs/>
          <w:sz w:val="26"/>
          <w:szCs w:val="26"/>
        </w:rPr>
        <w:t>number_of_supervisors_per_shift[]</w:t>
      </w:r>
    </w:p>
    <w:p w14:paraId="507D8DB2" w14:textId="7C76EE2E" w:rsidR="00C231AF" w:rsidRPr="00442488" w:rsidRDefault="00C231AF" w:rsidP="00594E06">
      <w:pPr>
        <w:spacing w:before="160" w:after="160"/>
        <w:ind w:left="720"/>
        <w:jc w:val="both"/>
      </w:pPr>
      <w:r w:rsidRPr="00442488">
        <w:t>Output:</w:t>
      </w:r>
    </w:p>
    <w:p w14:paraId="799C506C" w14:textId="7C62E3A2" w:rsidR="00C231AF" w:rsidRDefault="00442488" w:rsidP="00594E06">
      <w:pPr>
        <w:pStyle w:val="ListParagraph"/>
        <w:numPr>
          <w:ilvl w:val="0"/>
          <w:numId w:val="9"/>
        </w:numPr>
        <w:spacing w:before="160" w:after="160"/>
        <w:ind w:left="1854" w:hanging="425"/>
        <w:jc w:val="both"/>
        <w:rPr>
          <w:sz w:val="26"/>
          <w:szCs w:val="26"/>
        </w:rPr>
      </w:pPr>
      <w:r w:rsidRPr="00442488">
        <w:rPr>
          <w:sz w:val="26"/>
          <w:szCs w:val="26"/>
        </w:rPr>
        <w:t>Array for solutions</w:t>
      </w:r>
      <w:r>
        <w:rPr>
          <w:sz w:val="26"/>
          <w:szCs w:val="26"/>
        </w:rPr>
        <w:t>.</w:t>
      </w:r>
    </w:p>
    <w:p w14:paraId="78C3C911" w14:textId="0869BFF4" w:rsidR="00442488" w:rsidRDefault="00442488" w:rsidP="00594E06">
      <w:pPr>
        <w:spacing w:before="160" w:after="160"/>
        <w:jc w:val="both"/>
      </w:pPr>
      <w:r>
        <w:t>Describe:</w:t>
      </w:r>
    </w:p>
    <w:p w14:paraId="379B1FDA" w14:textId="5778D88A" w:rsidR="00442488" w:rsidRDefault="00442488" w:rsidP="00594E06">
      <w:pPr>
        <w:spacing w:before="160" w:after="160"/>
        <w:jc w:val="both"/>
      </w:pPr>
      <w:r w:rsidRPr="00442488">
        <w:rPr>
          <w:b/>
          <w:bCs/>
        </w:rPr>
        <w:t>#</w:t>
      </w:r>
      <w:r>
        <w:rPr>
          <w:b/>
          <w:bCs/>
        </w:rPr>
        <w:t>F</w:t>
      </w:r>
      <w:r w:rsidRPr="00442488">
        <w:rPr>
          <w:b/>
          <w:bCs/>
        </w:rPr>
        <w:t>untion 1</w:t>
      </w:r>
      <w:r>
        <w:t>: Sort by the number of shifts per invigilator</w:t>
      </w:r>
    </w:p>
    <w:p w14:paraId="502C7058" w14:textId="50505E57" w:rsidR="007327D3" w:rsidRPr="007327D3" w:rsidRDefault="00442488" w:rsidP="007327D3">
      <w:pPr>
        <w:spacing w:before="160" w:after="160"/>
        <w:jc w:val="both"/>
        <w:rPr>
          <w:ins w:id="510" w:author="Nguyễn Sơn Lâm" w:date="2021-01-05T11:03:00Z"/>
          <w:noProof/>
        </w:rPr>
      </w:pPr>
      <w:r>
        <w:t>Since there are no specific data, in the problem the number of exams of each examiner is divided equally.</w:t>
      </w:r>
      <w:r w:rsidR="009166DF" w:rsidRPr="009166DF">
        <w:rPr>
          <w:noProof/>
        </w:rPr>
        <w:t xml:space="preserve"> </w:t>
      </w:r>
    </w:p>
    <w:p w14:paraId="4DCA55F8" w14:textId="77777777" w:rsidR="00B940EE" w:rsidRDefault="00B940EE" w:rsidP="00B940EE">
      <w:pPr>
        <w:spacing w:before="160" w:after="160"/>
        <w:jc w:val="both"/>
        <w:rPr>
          <w:ins w:id="511" w:author="NGUYỄN HOÀNG LONG" w:date="2021-01-05T12:32:00Z"/>
          <w:noProof/>
        </w:rPr>
      </w:pPr>
    </w:p>
    <w:p w14:paraId="76529031" w14:textId="0A1E742C" w:rsidR="00D9674C" w:rsidDel="00B940EE" w:rsidRDefault="00B940EE" w:rsidP="00594E06">
      <w:pPr>
        <w:spacing w:before="160" w:beforeAutospacing="0" w:after="160" w:line="276" w:lineRule="auto"/>
        <w:jc w:val="both"/>
        <w:rPr>
          <w:del w:id="512" w:author="NGUYỄN HOÀNG LONG" w:date="2021-01-05T12:32:00Z"/>
          <w:noProof/>
        </w:rPr>
      </w:pPr>
      <w:ins w:id="513" w:author="NGUYỄN HOÀNG LONG" w:date="2021-01-05T12:32:00Z">
        <w:r>
          <w:rPr>
            <w:noProof/>
          </w:rPr>
          <w:t>This function is used to sort individuals with rows that are each invigilator’s shifts.</w:t>
        </w:r>
      </w:ins>
      <w:ins w:id="514" w:author="Nguyễn Sơn Lâm" w:date="2021-01-05T11:03:00Z">
        <w:del w:id="515" w:author="NGUYỄN HOÀNG LONG" w:date="2021-01-05T12:32:00Z">
          <w:r w:rsidR="00D9674C" w:rsidDel="00B940EE">
            <w:rPr>
              <w:noProof/>
            </w:rPr>
            <w:delText>Hàm này dùng để sắp xế</w:delText>
          </w:r>
          <w:r w:rsidR="00D166B7" w:rsidDel="00B940EE">
            <w:rPr>
              <w:noProof/>
            </w:rPr>
            <w:delText xml:space="preserve">p cá thể với </w:delText>
          </w:r>
        </w:del>
      </w:ins>
      <w:ins w:id="516" w:author="Nguyễn Sơn Lâm" w:date="2021-01-05T11:04:00Z">
        <w:del w:id="517" w:author="NGUYỄN HOÀNG LONG" w:date="2021-01-05T12:32:00Z">
          <w:r w:rsidR="00884E85" w:rsidDel="00B940EE">
            <w:rPr>
              <w:noProof/>
            </w:rPr>
            <w:delText xml:space="preserve">hàng là </w:delText>
          </w:r>
          <w:r w:rsidR="00C413A8" w:rsidDel="00B940EE">
            <w:rPr>
              <w:noProof/>
            </w:rPr>
            <w:delText xml:space="preserve">các buổi </w:delText>
          </w:r>
        </w:del>
      </w:ins>
      <w:ins w:id="518" w:author="Nguyễn Sơn Lâm" w:date="2021-01-05T11:05:00Z">
        <w:del w:id="519" w:author="NGUYỄN HOÀNG LONG" w:date="2021-01-05T12:32:00Z">
          <w:r w:rsidR="00C413A8" w:rsidDel="00B940EE">
            <w:rPr>
              <w:noProof/>
            </w:rPr>
            <w:delText>coi thi của từng giám thị</w:delText>
          </w:r>
        </w:del>
      </w:ins>
      <w:ins w:id="520" w:author="Nguyễn Sơn Lâm" w:date="2021-01-05T11:06:00Z">
        <w:del w:id="521" w:author="NGUYỄN HOÀNG LONG" w:date="2021-01-05T12:32:00Z">
          <w:r w:rsidR="002C36F9" w:rsidDel="00B940EE">
            <w:rPr>
              <w:noProof/>
            </w:rPr>
            <w:delText>.</w:delText>
          </w:r>
        </w:del>
      </w:ins>
    </w:p>
    <w:p w14:paraId="49204B45" w14:textId="77777777" w:rsidR="00B940EE" w:rsidRDefault="00B940EE" w:rsidP="00B940EE">
      <w:pPr>
        <w:spacing w:before="160" w:after="160"/>
        <w:jc w:val="both"/>
        <w:rPr>
          <w:ins w:id="522" w:author="NGUYỄN HOÀNG LONG" w:date="2021-01-05T12:32:00Z"/>
          <w:noProof/>
        </w:rPr>
      </w:pPr>
    </w:p>
    <w:p w14:paraId="1F827BA9" w14:textId="77777777" w:rsidR="00FD5054" w:rsidRPr="00CD6191" w:rsidRDefault="00FD5054" w:rsidP="00594E06">
      <w:pPr>
        <w:spacing w:before="160" w:beforeAutospacing="0" w:after="160" w:line="276" w:lineRule="auto"/>
        <w:jc w:val="both"/>
        <w:rPr>
          <w:b/>
          <w:bCs/>
        </w:rPr>
      </w:pPr>
      <w:r w:rsidRPr="00CD6191">
        <w:rPr>
          <w:b/>
          <w:bCs/>
        </w:rPr>
        <w:t>def arrange_supplies(arr):</w:t>
      </w:r>
    </w:p>
    <w:p w14:paraId="6BCEB664" w14:textId="77777777" w:rsidR="00FD5054" w:rsidRPr="00CD6191" w:rsidRDefault="00FD5054" w:rsidP="00594E06">
      <w:pPr>
        <w:spacing w:before="160" w:beforeAutospacing="0" w:after="160" w:line="276" w:lineRule="auto"/>
        <w:jc w:val="both"/>
      </w:pPr>
      <w:r w:rsidRPr="00CD6191">
        <w:t xml:space="preserve">    k=0</w:t>
      </w:r>
    </w:p>
    <w:p w14:paraId="74381CC7" w14:textId="77777777" w:rsidR="00FD5054" w:rsidRPr="00CD6191" w:rsidRDefault="00FD5054" w:rsidP="00594E06">
      <w:pPr>
        <w:spacing w:before="160" w:beforeAutospacing="0" w:after="160" w:line="276" w:lineRule="auto"/>
        <w:jc w:val="both"/>
      </w:pPr>
      <w:r w:rsidRPr="00CD6191">
        <w:t xml:space="preserve">    for i in range(0, n_invigilators):</w:t>
      </w:r>
    </w:p>
    <w:p w14:paraId="27B4E146" w14:textId="77777777" w:rsidR="00FD5054" w:rsidRPr="00CD6191" w:rsidRDefault="00FD5054" w:rsidP="00594E06">
      <w:pPr>
        <w:spacing w:before="160" w:beforeAutospacing="0" w:after="160" w:line="276" w:lineRule="auto"/>
        <w:jc w:val="both"/>
      </w:pPr>
      <w:r w:rsidRPr="00CD6191">
        <w:t xml:space="preserve">        sum=0</w:t>
      </w:r>
    </w:p>
    <w:p w14:paraId="61331252" w14:textId="77777777" w:rsidR="00FD5054" w:rsidRPr="00CD6191" w:rsidRDefault="00FD5054" w:rsidP="00594E06">
      <w:pPr>
        <w:spacing w:before="160" w:beforeAutospacing="0" w:after="160" w:line="276" w:lineRule="auto"/>
        <w:jc w:val="both"/>
      </w:pPr>
      <w:r w:rsidRPr="00CD6191">
        <w:t xml:space="preserve">        for j in range(0, shifts_count):</w:t>
      </w:r>
    </w:p>
    <w:p w14:paraId="7F52B019" w14:textId="77777777" w:rsidR="00FD5054" w:rsidRPr="00CD6191" w:rsidRDefault="00FD5054" w:rsidP="00594E06">
      <w:pPr>
        <w:spacing w:before="160" w:beforeAutospacing="0" w:after="160" w:line="276" w:lineRule="auto"/>
        <w:jc w:val="both"/>
      </w:pPr>
      <w:r w:rsidRPr="00CD6191">
        <w:lastRenderedPageBreak/>
        <w:t xml:space="preserve">            if k&lt;f :          </w:t>
      </w:r>
    </w:p>
    <w:p w14:paraId="223AA6E5" w14:textId="77777777" w:rsidR="00FD5054" w:rsidRPr="00CD6191" w:rsidRDefault="00FD5054" w:rsidP="00594E06">
      <w:pPr>
        <w:spacing w:before="160" w:beforeAutospacing="0" w:after="160" w:line="276" w:lineRule="auto"/>
        <w:jc w:val="both"/>
      </w:pPr>
      <w:r w:rsidRPr="00CD6191">
        <w:t xml:space="preserve">                 if sum&lt;average_shifts+1 :</w:t>
      </w:r>
    </w:p>
    <w:p w14:paraId="3F2163C0" w14:textId="77777777" w:rsidR="00FD5054" w:rsidRPr="00CD6191" w:rsidRDefault="00FD5054" w:rsidP="00594E06">
      <w:pPr>
        <w:spacing w:before="160" w:beforeAutospacing="0" w:after="160" w:line="276" w:lineRule="auto"/>
        <w:jc w:val="both"/>
      </w:pPr>
      <w:r w:rsidRPr="00CD6191">
        <w:t xml:space="preserve">                    arr[0][i][j]=1</w:t>
      </w:r>
    </w:p>
    <w:p w14:paraId="7EFC9E4E" w14:textId="77777777" w:rsidR="00FD5054" w:rsidRPr="00CD6191" w:rsidRDefault="00FD5054" w:rsidP="00594E06">
      <w:pPr>
        <w:spacing w:before="160" w:beforeAutospacing="0" w:after="160" w:line="276" w:lineRule="auto"/>
        <w:jc w:val="both"/>
      </w:pPr>
      <w:r w:rsidRPr="00CD6191">
        <w:t xml:space="preserve">                    sum=sum+arr[0][i][j]</w:t>
      </w:r>
    </w:p>
    <w:p w14:paraId="3C520335" w14:textId="77777777" w:rsidR="00FD5054" w:rsidRPr="00CD6191" w:rsidRDefault="00FD5054" w:rsidP="00594E06">
      <w:pPr>
        <w:spacing w:before="160" w:beforeAutospacing="0" w:after="160" w:line="276" w:lineRule="auto"/>
        <w:jc w:val="both"/>
      </w:pPr>
      <w:r w:rsidRPr="00CD6191">
        <w:t xml:space="preserve">            else :</w:t>
      </w:r>
    </w:p>
    <w:p w14:paraId="3151DF3F" w14:textId="77777777" w:rsidR="00FD5054" w:rsidRPr="00CD6191" w:rsidRDefault="00FD5054" w:rsidP="00594E06">
      <w:pPr>
        <w:spacing w:before="160" w:beforeAutospacing="0" w:after="160" w:line="276" w:lineRule="auto"/>
        <w:jc w:val="both"/>
      </w:pPr>
      <w:r w:rsidRPr="00CD6191">
        <w:t xml:space="preserve">                if sum&lt;average_shifts :</w:t>
      </w:r>
    </w:p>
    <w:p w14:paraId="2CEE494E" w14:textId="77777777" w:rsidR="00FD5054" w:rsidRPr="00CD6191" w:rsidRDefault="00FD5054" w:rsidP="00594E06">
      <w:pPr>
        <w:spacing w:before="160" w:beforeAutospacing="0" w:after="160" w:line="276" w:lineRule="auto"/>
        <w:jc w:val="both"/>
      </w:pPr>
      <w:r w:rsidRPr="00CD6191">
        <w:t xml:space="preserve">                    arr[0][i][j]=1</w:t>
      </w:r>
    </w:p>
    <w:p w14:paraId="4C7F11DF" w14:textId="77777777" w:rsidR="00FD5054" w:rsidRPr="00CD6191" w:rsidRDefault="00FD5054" w:rsidP="00594E06">
      <w:pPr>
        <w:spacing w:before="160" w:beforeAutospacing="0" w:after="160" w:line="276" w:lineRule="auto"/>
        <w:jc w:val="both"/>
      </w:pPr>
      <w:r w:rsidRPr="00CD6191">
        <w:t xml:space="preserve">                    sum=sum+arr[0][i][j]</w:t>
      </w:r>
    </w:p>
    <w:p w14:paraId="41DD7E5D" w14:textId="77777777" w:rsidR="00FD5054" w:rsidRPr="00CD6191" w:rsidRDefault="00FD5054" w:rsidP="00594E06">
      <w:pPr>
        <w:spacing w:before="160" w:beforeAutospacing="0" w:after="160" w:line="276" w:lineRule="auto"/>
        <w:jc w:val="both"/>
      </w:pPr>
      <w:r w:rsidRPr="00CD6191">
        <w:t xml:space="preserve">        random.shuffle(arr[0][i])   </w:t>
      </w:r>
      <w:r w:rsidRPr="00CD6191">
        <w:rPr>
          <w:color w:val="70AD47" w:themeColor="accent6"/>
        </w:rPr>
        <w:t># Mix random position of row i</w:t>
      </w:r>
    </w:p>
    <w:p w14:paraId="69459444" w14:textId="77777777" w:rsidR="00FD5054" w:rsidRPr="00CD6191" w:rsidRDefault="00FD5054" w:rsidP="00594E06">
      <w:pPr>
        <w:spacing w:before="160" w:beforeAutospacing="0" w:after="160" w:line="276" w:lineRule="auto"/>
        <w:jc w:val="both"/>
      </w:pPr>
      <w:r w:rsidRPr="00CD6191">
        <w:t xml:space="preserve">        k=k+1</w:t>
      </w:r>
    </w:p>
    <w:p w14:paraId="6107ACEF" w14:textId="3FBA396C" w:rsidR="009166DF" w:rsidRPr="00CD6191" w:rsidRDefault="00FD5054" w:rsidP="00594E06">
      <w:pPr>
        <w:spacing w:before="160" w:beforeAutospacing="0" w:after="160" w:line="276" w:lineRule="auto"/>
        <w:jc w:val="both"/>
        <w:rPr>
          <w:ins w:id="523" w:author="NGUYỄN HOÀNG LONG" w:date="2021-01-05T01:38:00Z"/>
        </w:rPr>
      </w:pPr>
      <w:r w:rsidRPr="00CD6191">
        <w:t xml:space="preserve">    return arr</w:t>
      </w:r>
    </w:p>
    <w:p w14:paraId="678DCD94" w14:textId="77777777" w:rsidR="00425564" w:rsidRPr="00CD6191" w:rsidRDefault="00425564" w:rsidP="00594E06">
      <w:pPr>
        <w:spacing w:before="160" w:beforeAutospacing="0" w:after="160" w:line="276" w:lineRule="auto"/>
        <w:jc w:val="both"/>
      </w:pPr>
    </w:p>
    <w:p w14:paraId="1FB48A92" w14:textId="552AABA5" w:rsidR="009166DF" w:rsidRPr="00CD6191" w:rsidRDefault="009166DF" w:rsidP="00594E06">
      <w:pPr>
        <w:spacing w:before="160" w:beforeAutospacing="0" w:after="160" w:line="276" w:lineRule="auto"/>
        <w:jc w:val="both"/>
        <w:rPr>
          <w:del w:id="524" w:author="Nguyễn Sơn Lâm" w:date="2021-01-05T11:03:00Z"/>
          <w:b/>
          <w:bCs/>
        </w:rPr>
      </w:pPr>
      <w:del w:id="525" w:author="Nguyễn Sơn Lâm" w:date="2021-01-05T11:03:00Z">
        <w:r w:rsidRPr="00CD6191">
          <w:rPr>
            <w:b/>
            <w:bCs/>
          </w:rPr>
          <w:delText>def create_individual()</w:delText>
        </w:r>
      </w:del>
    </w:p>
    <w:p w14:paraId="6C34C653" w14:textId="4067E653" w:rsidR="009166DF" w:rsidRPr="00CD6191" w:rsidRDefault="009166DF" w:rsidP="00594E06">
      <w:pPr>
        <w:spacing w:before="160" w:beforeAutospacing="0" w:after="160" w:line="276" w:lineRule="auto"/>
        <w:jc w:val="both"/>
        <w:rPr>
          <w:del w:id="526" w:author="Nguyễn Sơn Lâm" w:date="2021-01-05T11:03:00Z"/>
        </w:rPr>
      </w:pPr>
      <w:del w:id="527" w:author="Nguyễn Sơn Lâm" w:date="2021-01-05T11:03:00Z">
        <w:r w:rsidRPr="00CD6191">
          <w:tab/>
          <w:delText xml:space="preserve">arr = np.zeros((1,n_invigilators,shifts_count),dtype = int)  </w:delText>
        </w:r>
        <w:r w:rsidRPr="00CD6191">
          <w:rPr>
            <w:color w:val="70AD47" w:themeColor="accent6"/>
          </w:rPr>
          <w:delText># initialize arr[]: (n_invigilators x shifts_count) with zero elements</w:delText>
        </w:r>
      </w:del>
    </w:p>
    <w:p w14:paraId="3FA93C56" w14:textId="06E657BC" w:rsidR="009166DF" w:rsidRPr="00CD6191" w:rsidRDefault="009166DF" w:rsidP="00594E06">
      <w:pPr>
        <w:spacing w:before="160" w:beforeAutospacing="0" w:after="160" w:line="276" w:lineRule="auto"/>
        <w:jc w:val="both"/>
        <w:rPr>
          <w:del w:id="528" w:author="Nguyễn Sơn Lâm" w:date="2021-01-05T11:03:00Z"/>
        </w:rPr>
      </w:pPr>
      <w:del w:id="529" w:author="Nguyễn Sơn Lâm" w:date="2021-01-05T11:03:00Z">
        <w:r w:rsidRPr="00CD6191">
          <w:tab/>
          <w:delText xml:space="preserve">arrange_supplies(arr) </w:delText>
        </w:r>
        <w:r w:rsidRPr="00CD6191">
          <w:tab/>
        </w:r>
        <w:r w:rsidRPr="00CD6191">
          <w:tab/>
        </w:r>
        <w:r w:rsidRPr="00CD6191">
          <w:tab/>
        </w:r>
        <w:r w:rsidRPr="00CD6191">
          <w:rPr>
            <w:color w:val="70AD47" w:themeColor="accent6"/>
          </w:rPr>
          <w:delText>#Funtion 1</w:delText>
        </w:r>
      </w:del>
    </w:p>
    <w:p w14:paraId="5A7C9585" w14:textId="0B8C1D84" w:rsidR="009166DF" w:rsidRPr="00CD6191" w:rsidRDefault="009166DF" w:rsidP="00594E06">
      <w:pPr>
        <w:spacing w:before="160" w:beforeAutospacing="0" w:after="160" w:line="276" w:lineRule="auto"/>
        <w:jc w:val="both"/>
        <w:rPr>
          <w:del w:id="530" w:author="Nguyễn Sơn Lâm" w:date="2021-01-05T11:03:00Z"/>
        </w:rPr>
      </w:pPr>
      <w:del w:id="531" w:author="Nguyễn Sơn Lâm" w:date="2021-01-05T11:03:00Z">
        <w:r w:rsidRPr="00CD6191">
          <w:tab/>
          <w:delText xml:space="preserve">drr=arr[0].sum(axis=0) </w:delText>
        </w:r>
        <w:r w:rsidRPr="00CD6191">
          <w:tab/>
        </w:r>
        <w:r w:rsidRPr="00CD6191">
          <w:tab/>
        </w:r>
        <w:r w:rsidRPr="00CD6191">
          <w:tab/>
        </w:r>
        <w:r w:rsidRPr="00CD6191">
          <w:rPr>
            <w:color w:val="70AD47" w:themeColor="accent6"/>
          </w:rPr>
          <w:delText>#array contain sum of  column of arr[]</w:delText>
        </w:r>
      </w:del>
    </w:p>
    <w:p w14:paraId="7880E6D4" w14:textId="4DC0893C" w:rsidR="009166DF" w:rsidRPr="00CD6191" w:rsidRDefault="009166DF" w:rsidP="00594E06">
      <w:pPr>
        <w:spacing w:before="160" w:beforeAutospacing="0" w:after="160" w:line="276" w:lineRule="auto"/>
        <w:jc w:val="both"/>
        <w:rPr>
          <w:del w:id="532" w:author="Nguyễn Sơn Lâm" w:date="2021-01-05T11:03:00Z"/>
        </w:rPr>
      </w:pPr>
      <w:del w:id="533" w:author="Nguyễn Sơn Lâm" w:date="2021-01-05T11:03:00Z">
        <w:r w:rsidRPr="00CD6191">
          <w:tab/>
          <w:delText>brr = []</w:delText>
        </w:r>
      </w:del>
    </w:p>
    <w:p w14:paraId="017F52C0" w14:textId="7AFBB201" w:rsidR="009166DF" w:rsidRPr="00CD6191" w:rsidRDefault="009166DF" w:rsidP="00594E06">
      <w:pPr>
        <w:spacing w:before="160" w:beforeAutospacing="0" w:after="160" w:line="276" w:lineRule="auto"/>
        <w:jc w:val="both"/>
        <w:rPr>
          <w:del w:id="534" w:author="Nguyễn Sơn Lâm" w:date="2021-01-05T11:03:00Z"/>
        </w:rPr>
      </w:pPr>
      <w:del w:id="535" w:author="Nguyễn Sơn Lâm" w:date="2021-01-05T11:03:00Z">
        <w:r w:rsidRPr="00CD6191">
          <w:tab/>
          <w:delText>for i from 0 to shifts_count :</w:delText>
        </w:r>
      </w:del>
    </w:p>
    <w:p w14:paraId="0C9632F8" w14:textId="24E8DB0F" w:rsidR="009166DF" w:rsidRPr="00CD6191" w:rsidRDefault="009166DF" w:rsidP="00594E06">
      <w:pPr>
        <w:spacing w:before="160" w:beforeAutospacing="0" w:after="160" w:line="276" w:lineRule="auto"/>
        <w:jc w:val="both"/>
        <w:rPr>
          <w:del w:id="536" w:author="Nguyễn Sơn Lâm" w:date="2021-01-05T11:03:00Z"/>
        </w:rPr>
      </w:pPr>
      <w:del w:id="537" w:author="Nguyễn Sơn Lâm" w:date="2021-01-05T11:03:00Z">
        <w:r w:rsidRPr="00CD6191">
          <w:delText xml:space="preserve">        </w:delText>
        </w:r>
        <w:r w:rsidRPr="00CD6191">
          <w:tab/>
        </w:r>
        <w:r w:rsidRPr="00CD6191">
          <w:tab/>
          <w:delText xml:space="preserve">brr.append( drr[i]-number_of_supervisors_shift[i])  </w:delText>
        </w:r>
        <w:r w:rsidR="00CD6191" w:rsidRPr="00CD6191">
          <w:rPr>
            <w:color w:val="70AD47" w:themeColor="accent6"/>
          </w:rPr>
          <w:delText># creates an array containing the manpower shortage in each shift</w:delText>
        </w:r>
        <w:r w:rsidRPr="00CD6191">
          <w:delText xml:space="preserve">    </w:delText>
        </w:r>
      </w:del>
    </w:p>
    <w:p w14:paraId="792E15CE" w14:textId="56E6524D" w:rsidR="009166DF" w:rsidRPr="00CD6191" w:rsidRDefault="009166DF" w:rsidP="00594E06">
      <w:pPr>
        <w:spacing w:before="160" w:beforeAutospacing="0" w:after="160" w:line="276" w:lineRule="auto"/>
        <w:jc w:val="both"/>
        <w:rPr>
          <w:del w:id="538" w:author="Nguyễn Sơn Lâm" w:date="2021-01-05T11:03:00Z"/>
        </w:rPr>
      </w:pPr>
      <w:del w:id="539" w:author="Nguyễn Sơn Lâm" w:date="2021-01-05T11:03:00Z">
        <w:r w:rsidRPr="00CD6191">
          <w:delText xml:space="preserve">  </w:delText>
        </w:r>
        <w:r w:rsidRPr="00CD6191">
          <w:tab/>
          <w:delText>for i in range(0,len(brr)):</w:delText>
        </w:r>
      </w:del>
    </w:p>
    <w:p w14:paraId="780770A3" w14:textId="4C916853" w:rsidR="009166DF" w:rsidRPr="00CD6191" w:rsidRDefault="009166DF" w:rsidP="00594E06">
      <w:pPr>
        <w:spacing w:before="160" w:beforeAutospacing="0" w:after="160" w:line="276" w:lineRule="auto"/>
        <w:jc w:val="both"/>
        <w:rPr>
          <w:del w:id="540" w:author="Nguyễn Sơn Lâm" w:date="2021-01-05T11:03:00Z"/>
        </w:rPr>
      </w:pPr>
      <w:del w:id="541" w:author="Nguyễn Sơn Lâm" w:date="2021-01-05T11:03:00Z">
        <w:r w:rsidRPr="00CD6191">
          <w:delText xml:space="preserve">  </w:delText>
        </w:r>
        <w:r w:rsidRPr="00CD6191">
          <w:tab/>
        </w:r>
        <w:r w:rsidRPr="00CD6191">
          <w:tab/>
          <w:delText xml:space="preserve">while brr[i]&lt;0: </w:delText>
        </w:r>
        <w:r w:rsidR="00710C97" w:rsidRPr="00CD6191">
          <w:delText xml:space="preserve"> </w:delText>
        </w:r>
        <w:r w:rsidR="00710C97" w:rsidRPr="00CD6191">
          <w:rPr>
            <w:color w:val="70AD47" w:themeColor="accent6"/>
          </w:rPr>
          <w:delText xml:space="preserve"># Lack of exam supervisor </w:delText>
        </w:r>
        <w:r w:rsidRPr="00CD6191">
          <w:rPr>
            <w:color w:val="70AD47" w:themeColor="accent6"/>
          </w:rPr>
          <w:delText>i</w:delText>
        </w:r>
      </w:del>
    </w:p>
    <w:p w14:paraId="50791BEB" w14:textId="5DB0668B" w:rsidR="009166DF" w:rsidRPr="00CD6191" w:rsidRDefault="009166DF" w:rsidP="00594E06">
      <w:pPr>
        <w:spacing w:before="160" w:beforeAutospacing="0" w:after="160" w:line="276" w:lineRule="auto"/>
        <w:jc w:val="both"/>
        <w:rPr>
          <w:del w:id="542" w:author="Nguyễn Sơn Lâm" w:date="2021-01-05T11:03:00Z"/>
        </w:rPr>
      </w:pPr>
      <w:del w:id="543" w:author="Nguyễn Sơn Lâm" w:date="2021-01-05T11:03:00Z">
        <w:r w:rsidRPr="00CD6191">
          <w:delText xml:space="preserve">            </w:delText>
        </w:r>
        <w:r w:rsidRPr="00CD6191">
          <w:tab/>
        </w:r>
        <w:r w:rsidRPr="00CD6191">
          <w:tab/>
          <w:delText>temp=0</w:delText>
        </w:r>
      </w:del>
    </w:p>
    <w:p w14:paraId="5130E634" w14:textId="77777777" w:rsidR="009166DF" w:rsidRPr="00CD6191" w:rsidRDefault="009166DF" w:rsidP="00594E06">
      <w:pPr>
        <w:spacing w:before="160" w:beforeAutospacing="0" w:after="160" w:line="276" w:lineRule="auto"/>
        <w:jc w:val="both"/>
        <w:rPr>
          <w:del w:id="544" w:author="Nguyễn Sơn Lâm" w:date="2021-01-05T11:03:00Z"/>
        </w:rPr>
      </w:pPr>
      <w:del w:id="545" w:author="Nguyễn Sơn Lâm" w:date="2021-01-05T11:03:00Z">
        <w:r w:rsidRPr="00CD6191">
          <w:delText xml:space="preserve">            </w:delText>
        </w:r>
        <w:r w:rsidRPr="00CD6191">
          <w:tab/>
        </w:r>
        <w:r w:rsidRPr="00CD6191">
          <w:tab/>
          <w:delText>for m in range(0,shifts_count):</w:delText>
        </w:r>
      </w:del>
    </w:p>
    <w:p w14:paraId="5BFC3EF1" w14:textId="3951509C" w:rsidR="009166DF" w:rsidRPr="00CD6191" w:rsidRDefault="009166DF" w:rsidP="00594E06">
      <w:pPr>
        <w:spacing w:before="160" w:beforeAutospacing="0" w:after="160" w:line="276" w:lineRule="auto"/>
        <w:jc w:val="both"/>
        <w:rPr>
          <w:del w:id="546" w:author="Nguyễn Sơn Lâm" w:date="2021-01-05T11:03:00Z"/>
        </w:rPr>
      </w:pPr>
      <w:del w:id="547" w:author="Nguyễn Sơn Lâm" w:date="2021-01-05T11:03:00Z">
        <w:r w:rsidRPr="00CD6191">
          <w:lastRenderedPageBreak/>
          <w:delText xml:space="preserve">                </w:delText>
        </w:r>
        <w:r w:rsidRPr="00CD6191">
          <w:tab/>
        </w:r>
        <w:r w:rsidRPr="00CD6191">
          <w:tab/>
        </w:r>
        <w:r w:rsidRPr="00CD6191">
          <w:tab/>
          <w:delText xml:space="preserve">if brr[m]&gt;0:       </w:delText>
        </w:r>
        <w:r w:rsidRPr="00CD6191">
          <w:rPr>
            <w:color w:val="70AD47" w:themeColor="accent6"/>
          </w:rPr>
          <w:delText xml:space="preserve"># </w:delText>
        </w:r>
        <w:r w:rsidR="00710C97" w:rsidRPr="00CD6191">
          <w:rPr>
            <w:color w:val="70AD47" w:themeColor="accent6"/>
          </w:rPr>
          <w:delText>redundant of exam supervisor m</w:delText>
        </w:r>
      </w:del>
    </w:p>
    <w:p w14:paraId="77078C86" w14:textId="08850C15" w:rsidR="009166DF" w:rsidRPr="00CD6191" w:rsidRDefault="009166DF" w:rsidP="00594E06">
      <w:pPr>
        <w:spacing w:before="160" w:beforeAutospacing="0" w:after="160" w:line="276" w:lineRule="auto"/>
        <w:jc w:val="both"/>
        <w:rPr>
          <w:del w:id="548" w:author="Nguyễn Sơn Lâm" w:date="2021-01-05T11:03:00Z"/>
        </w:rPr>
      </w:pPr>
      <w:del w:id="549" w:author="Nguyễn Sơn Lâm" w:date="2021-01-05T11:03:00Z">
        <w:r w:rsidRPr="00CD6191">
          <w:delText xml:space="preserve">                    </w:delText>
        </w:r>
        <w:r w:rsidRPr="00CD6191">
          <w:tab/>
        </w:r>
        <w:r w:rsidRPr="00CD6191">
          <w:tab/>
        </w:r>
        <w:r w:rsidRPr="00CD6191">
          <w:tab/>
          <w:delText>for j in range(0,n_invigilators):</w:delText>
        </w:r>
      </w:del>
    </w:p>
    <w:p w14:paraId="77A6DCE0" w14:textId="77777777" w:rsidR="009166DF" w:rsidRPr="00CD6191" w:rsidRDefault="009166DF" w:rsidP="00594E06">
      <w:pPr>
        <w:spacing w:before="160" w:beforeAutospacing="0" w:after="160" w:line="276" w:lineRule="auto"/>
        <w:jc w:val="both"/>
        <w:rPr>
          <w:del w:id="550" w:author="Nguyễn Sơn Lâm" w:date="2021-01-05T11:03:00Z"/>
        </w:rPr>
      </w:pPr>
      <w:del w:id="551" w:author="Nguyễn Sơn Lâm" w:date="2021-01-05T11:03:00Z">
        <w:r w:rsidRPr="00CD6191">
          <w:delText xml:space="preserve">                        </w:delText>
        </w:r>
        <w:r w:rsidRPr="00CD6191">
          <w:tab/>
        </w:r>
        <w:r w:rsidRPr="00CD6191">
          <w:tab/>
        </w:r>
        <w:r w:rsidRPr="00CD6191">
          <w:tab/>
        </w:r>
        <w:r w:rsidRPr="00CD6191">
          <w:tab/>
          <w:delText>if arr[0][j][i]==0 and arr[0][j][m]==1:</w:delText>
        </w:r>
      </w:del>
    </w:p>
    <w:p w14:paraId="5774624D" w14:textId="7F8E5107" w:rsidR="009166DF" w:rsidRPr="00CD6191" w:rsidRDefault="009166DF" w:rsidP="00594E06">
      <w:pPr>
        <w:spacing w:before="160" w:beforeAutospacing="0" w:after="160" w:line="276" w:lineRule="auto"/>
        <w:jc w:val="both"/>
        <w:rPr>
          <w:del w:id="552" w:author="Nguyễn Sơn Lâm" w:date="2021-01-05T11:03:00Z"/>
        </w:rPr>
      </w:pPr>
      <w:del w:id="553" w:author="Nguyễn Sơn Lâm" w:date="2021-01-05T11:03:00Z">
        <w:r w:rsidRPr="00CD6191">
          <w:delText xml:space="preserve">                               </w:delText>
        </w:r>
        <w:r w:rsidRPr="00CD6191">
          <w:tab/>
        </w:r>
        <w:r w:rsidRPr="00CD6191">
          <w:tab/>
        </w:r>
        <w:r w:rsidRPr="00CD6191">
          <w:tab/>
        </w:r>
        <w:r w:rsidRPr="00CD6191">
          <w:tab/>
        </w:r>
        <w:r w:rsidRPr="00CD6191">
          <w:rPr>
            <w:color w:val="70AD47" w:themeColor="accent6"/>
          </w:rPr>
          <w:delText># swap arr[0][j][i], arr[0][j][m]</w:delText>
        </w:r>
      </w:del>
    </w:p>
    <w:p w14:paraId="6F677463" w14:textId="553A468C" w:rsidR="009166DF" w:rsidRPr="00CD6191" w:rsidRDefault="009166DF" w:rsidP="00594E06">
      <w:pPr>
        <w:spacing w:before="160" w:beforeAutospacing="0" w:after="160" w:line="276" w:lineRule="auto"/>
        <w:jc w:val="both"/>
        <w:rPr>
          <w:del w:id="554" w:author="Nguyễn Sơn Lâm" w:date="2021-01-05T11:03:00Z"/>
        </w:rPr>
      </w:pPr>
      <w:del w:id="555" w:author="Nguyễn Sơn Lâm" w:date="2021-01-05T11:03:00Z">
        <w:r w:rsidRPr="00CD6191">
          <w:tab/>
        </w:r>
        <w:r w:rsidRPr="00CD6191">
          <w:tab/>
        </w:r>
        <w:r w:rsidRPr="00CD6191">
          <w:tab/>
        </w:r>
        <w:r w:rsidRPr="00CD6191">
          <w:tab/>
        </w:r>
        <w:r w:rsidRPr="00CD6191">
          <w:tab/>
        </w:r>
        <w:r w:rsidRPr="00CD6191">
          <w:tab/>
        </w:r>
        <w:r w:rsidRPr="00CD6191">
          <w:tab/>
          <w:delText>arr[0][j][i], arr[0][j][m] = arr[0][j][m], arr[0][j][i]</w:delText>
        </w:r>
      </w:del>
    </w:p>
    <w:p w14:paraId="26EC1797" w14:textId="2D528793" w:rsidR="009166DF" w:rsidRPr="00CD6191" w:rsidRDefault="009166DF" w:rsidP="00594E06">
      <w:pPr>
        <w:spacing w:before="160" w:beforeAutospacing="0" w:after="160" w:line="276" w:lineRule="auto"/>
        <w:jc w:val="both"/>
        <w:rPr>
          <w:del w:id="556" w:author="Nguyễn Sơn Lâm" w:date="2021-01-05T11:03:00Z"/>
        </w:rPr>
      </w:pPr>
      <w:del w:id="557" w:author="Nguyễn Sơn Lâm" w:date="2021-01-05T11:03:00Z">
        <w:r w:rsidRPr="00CD6191">
          <w:delText xml:space="preserve">                          </w:delText>
        </w:r>
        <w:r w:rsidRPr="00CD6191">
          <w:tab/>
        </w:r>
        <w:r w:rsidRPr="00CD6191">
          <w:tab/>
        </w:r>
        <w:r w:rsidRPr="00CD6191">
          <w:tab/>
        </w:r>
        <w:r w:rsidRPr="00CD6191">
          <w:tab/>
        </w:r>
        <w:r w:rsidRPr="00CD6191">
          <w:tab/>
          <w:delText>brr[m]= brr[m]-1</w:delText>
        </w:r>
      </w:del>
    </w:p>
    <w:p w14:paraId="4A51B9BF" w14:textId="4D86C30A" w:rsidR="009166DF" w:rsidRPr="00CD6191" w:rsidRDefault="009166DF" w:rsidP="00594E06">
      <w:pPr>
        <w:spacing w:before="160" w:beforeAutospacing="0" w:after="160" w:line="276" w:lineRule="auto"/>
        <w:jc w:val="both"/>
        <w:rPr>
          <w:del w:id="558" w:author="Nguyễn Sơn Lâm" w:date="2021-01-05T11:03:00Z"/>
        </w:rPr>
      </w:pPr>
      <w:del w:id="559" w:author="Nguyễn Sơn Lâm" w:date="2021-01-05T11:03:00Z">
        <w:r w:rsidRPr="00CD6191">
          <w:delText xml:space="preserve">                            </w:delText>
        </w:r>
        <w:r w:rsidRPr="00CD6191">
          <w:tab/>
        </w:r>
        <w:r w:rsidRPr="00CD6191">
          <w:tab/>
        </w:r>
        <w:r w:rsidRPr="00CD6191">
          <w:tab/>
        </w:r>
        <w:r w:rsidRPr="00CD6191">
          <w:tab/>
          <w:delText>brr[i]= brr[i]+1</w:delText>
        </w:r>
      </w:del>
    </w:p>
    <w:p w14:paraId="3C4FAF93" w14:textId="6F36F62B" w:rsidR="009166DF" w:rsidRPr="00CD6191" w:rsidRDefault="009166DF" w:rsidP="00594E06">
      <w:pPr>
        <w:spacing w:before="160" w:beforeAutospacing="0" w:after="160" w:line="276" w:lineRule="auto"/>
        <w:jc w:val="both"/>
        <w:rPr>
          <w:del w:id="560" w:author="Nguyễn Sơn Lâm" w:date="2021-01-05T11:03:00Z"/>
        </w:rPr>
      </w:pPr>
      <w:del w:id="561" w:author="Nguyễn Sơn Lâm" w:date="2021-01-05T11:03:00Z">
        <w:r w:rsidRPr="00CD6191">
          <w:delText xml:space="preserve">                             </w:delText>
        </w:r>
        <w:r w:rsidRPr="00CD6191">
          <w:tab/>
        </w:r>
        <w:r w:rsidRPr="00CD6191">
          <w:tab/>
        </w:r>
        <w:r w:rsidRPr="00CD6191">
          <w:tab/>
        </w:r>
        <w:r w:rsidRPr="00CD6191">
          <w:tab/>
          <w:delText>temp=1</w:delText>
        </w:r>
      </w:del>
    </w:p>
    <w:p w14:paraId="580F766A" w14:textId="45D417A0" w:rsidR="009166DF" w:rsidRPr="00CD6191" w:rsidRDefault="009166DF" w:rsidP="00594E06">
      <w:pPr>
        <w:spacing w:before="160" w:beforeAutospacing="0" w:after="160" w:line="276" w:lineRule="auto"/>
        <w:jc w:val="both"/>
        <w:rPr>
          <w:del w:id="562" w:author="Nguyễn Sơn Lâm" w:date="2021-01-05T11:03:00Z"/>
        </w:rPr>
      </w:pPr>
      <w:del w:id="563" w:author="Nguyễn Sơn Lâm" w:date="2021-01-05T11:03:00Z">
        <w:r w:rsidRPr="00CD6191">
          <w:delText xml:space="preserve">                              </w:delText>
        </w:r>
        <w:r w:rsidRPr="00CD6191">
          <w:tab/>
        </w:r>
        <w:r w:rsidRPr="00CD6191">
          <w:tab/>
        </w:r>
        <w:r w:rsidRPr="00CD6191">
          <w:tab/>
        </w:r>
        <w:r w:rsidRPr="00CD6191">
          <w:tab/>
          <w:delText>break</w:delText>
        </w:r>
      </w:del>
    </w:p>
    <w:p w14:paraId="51049662" w14:textId="186E38B8" w:rsidR="009166DF" w:rsidRPr="00CD6191" w:rsidRDefault="00A9365E" w:rsidP="00594E06">
      <w:pPr>
        <w:spacing w:before="160" w:beforeAutospacing="0" w:after="160" w:line="276" w:lineRule="auto"/>
        <w:jc w:val="both"/>
        <w:rPr>
          <w:del w:id="564" w:author="Nguyễn Sơn Lâm" w:date="2021-01-05T11:03:00Z"/>
          <w:color w:val="70AD47" w:themeColor="accent6"/>
        </w:rPr>
      </w:pPr>
      <w:del w:id="565" w:author="Nguyễn Sơn Lâm" w:date="2021-01-05T11:03:00Z">
        <w:r w:rsidRPr="00CD6191">
          <w:rPr>
            <w:color w:val="70AD47" w:themeColor="accent6"/>
          </w:rPr>
          <w:delText># If in the two columns i and m above, there is no value satisfying arr [0] [j] [i] == 0 and arr [0] [j] [m] == 1</w:delText>
        </w:r>
      </w:del>
    </w:p>
    <w:p w14:paraId="380A06B1" w14:textId="6079ED08" w:rsidR="009166DF" w:rsidRPr="00CD6191" w:rsidRDefault="00A9365E" w:rsidP="00594E06">
      <w:pPr>
        <w:spacing w:before="160" w:beforeAutospacing="0" w:after="160" w:line="276" w:lineRule="auto"/>
        <w:jc w:val="both"/>
        <w:rPr>
          <w:del w:id="566" w:author="Nguyễn Sơn Lâm" w:date="2021-01-05T11:03:00Z"/>
        </w:rPr>
      </w:pPr>
      <w:del w:id="567" w:author="Nguyễn Sơn Lâm" w:date="2021-01-05T11:03:00Z">
        <w:r w:rsidRPr="00CD6191">
          <w:tab/>
        </w:r>
        <w:r w:rsidRPr="00CD6191">
          <w:tab/>
        </w:r>
        <w:r w:rsidR="009166DF" w:rsidRPr="00CD6191">
          <w:delText xml:space="preserve">if temp==0: </w:delText>
        </w:r>
      </w:del>
    </w:p>
    <w:p w14:paraId="73AF8D03" w14:textId="1CF0945A" w:rsidR="009166DF" w:rsidRPr="00CD6191" w:rsidRDefault="009166DF" w:rsidP="00594E06">
      <w:pPr>
        <w:spacing w:before="160" w:beforeAutospacing="0" w:after="160" w:line="276" w:lineRule="auto"/>
        <w:jc w:val="both"/>
        <w:rPr>
          <w:del w:id="568" w:author="Nguyễn Sơn Lâm" w:date="2021-01-05T11:03:00Z"/>
        </w:rPr>
      </w:pPr>
      <w:del w:id="569" w:author="Nguyễn Sơn Lâm" w:date="2021-01-05T11:03:00Z">
        <w:r w:rsidRPr="00CD6191">
          <w:delText xml:space="preserve">                </w:delText>
        </w:r>
        <w:r w:rsidRPr="00CD6191">
          <w:tab/>
        </w:r>
        <w:r w:rsidR="00A9365E" w:rsidRPr="00CD6191">
          <w:tab/>
        </w:r>
        <w:r w:rsidRPr="00CD6191">
          <w:delText>for m in range(0,shifts_count):</w:delText>
        </w:r>
      </w:del>
    </w:p>
    <w:p w14:paraId="30C1AEB1" w14:textId="54780B3F" w:rsidR="009166DF" w:rsidRPr="00CD6191" w:rsidRDefault="009166DF" w:rsidP="00594E06">
      <w:pPr>
        <w:spacing w:before="160" w:beforeAutospacing="0" w:after="160" w:line="276" w:lineRule="auto"/>
        <w:jc w:val="both"/>
        <w:rPr>
          <w:del w:id="570" w:author="Nguyễn Sơn Lâm" w:date="2021-01-05T11:03:00Z"/>
        </w:rPr>
      </w:pPr>
      <w:del w:id="571" w:author="Nguyễn Sơn Lâm" w:date="2021-01-05T11:03:00Z">
        <w:r w:rsidRPr="00CD6191">
          <w:delText xml:space="preserve">                    </w:delText>
        </w:r>
        <w:r w:rsidRPr="00CD6191">
          <w:tab/>
        </w:r>
        <w:r w:rsidRPr="00CD6191">
          <w:tab/>
          <w:delText>if brr[m]&gt;0:</w:delText>
        </w:r>
      </w:del>
    </w:p>
    <w:p w14:paraId="115786DC" w14:textId="1C5465D4" w:rsidR="009166DF" w:rsidRPr="00CD6191" w:rsidRDefault="009166DF" w:rsidP="00594E06">
      <w:pPr>
        <w:spacing w:before="160" w:beforeAutospacing="0" w:after="160" w:line="276" w:lineRule="auto"/>
        <w:jc w:val="both"/>
        <w:rPr>
          <w:del w:id="572" w:author="Nguyễn Sơn Lâm" w:date="2021-01-05T11:03:00Z"/>
        </w:rPr>
      </w:pPr>
      <w:del w:id="573" w:author="Nguyễn Sơn Lâm" w:date="2021-01-05T11:03:00Z">
        <w:r w:rsidRPr="00CD6191">
          <w:delText xml:space="preserve">                         </w:delText>
        </w:r>
        <w:r w:rsidRPr="00CD6191">
          <w:tab/>
        </w:r>
        <w:r w:rsidRPr="00CD6191">
          <w:tab/>
        </w:r>
        <w:r w:rsidR="00A9365E" w:rsidRPr="00CD6191">
          <w:tab/>
        </w:r>
        <w:r w:rsidRPr="00CD6191">
          <w:delText>for j in range(0,n_invigilators):</w:delText>
        </w:r>
      </w:del>
    </w:p>
    <w:p w14:paraId="65DD4F21" w14:textId="6CD325BE" w:rsidR="009166DF" w:rsidRPr="00CD6191" w:rsidRDefault="009166DF" w:rsidP="00594E06">
      <w:pPr>
        <w:spacing w:before="160" w:beforeAutospacing="0" w:after="160" w:line="276" w:lineRule="auto"/>
        <w:jc w:val="both"/>
        <w:rPr>
          <w:del w:id="574" w:author="Nguyễn Sơn Lâm" w:date="2021-01-05T11:03:00Z"/>
        </w:rPr>
      </w:pPr>
      <w:del w:id="575" w:author="Nguyễn Sơn Lâm" w:date="2021-01-05T11:03:00Z">
        <w:r w:rsidRPr="00CD6191">
          <w:delText xml:space="preserve">                            </w:delText>
        </w:r>
        <w:r w:rsidRPr="00CD6191">
          <w:tab/>
        </w:r>
        <w:r w:rsidRPr="00CD6191">
          <w:tab/>
        </w:r>
        <w:r w:rsidR="00A9365E" w:rsidRPr="00CD6191">
          <w:tab/>
        </w:r>
        <w:r w:rsidRPr="00CD6191">
          <w:delText>if arr[0][j][m]==1:</w:delText>
        </w:r>
      </w:del>
    </w:p>
    <w:p w14:paraId="7631A171" w14:textId="30B0787A" w:rsidR="009166DF" w:rsidRPr="00CD6191" w:rsidRDefault="009166DF" w:rsidP="00594E06">
      <w:pPr>
        <w:spacing w:before="160" w:beforeAutospacing="0" w:after="160" w:line="276" w:lineRule="auto"/>
        <w:jc w:val="both"/>
        <w:rPr>
          <w:del w:id="576" w:author="Nguyễn Sơn Lâm" w:date="2021-01-05T11:03:00Z"/>
        </w:rPr>
      </w:pPr>
      <w:del w:id="577" w:author="Nguyễn Sơn Lâm" w:date="2021-01-05T11:03:00Z">
        <w:r w:rsidRPr="00CD6191">
          <w:delText xml:space="preserve">                                </w:delText>
        </w:r>
        <w:r w:rsidR="00A9365E" w:rsidRPr="00CD6191">
          <w:tab/>
        </w:r>
        <w:r w:rsidR="00A9365E" w:rsidRPr="00CD6191">
          <w:tab/>
        </w:r>
        <w:r w:rsidR="00A9365E" w:rsidRPr="00CD6191">
          <w:tab/>
        </w:r>
        <w:r w:rsidR="00A9365E" w:rsidRPr="00CD6191">
          <w:tab/>
        </w:r>
        <w:r w:rsidRPr="00CD6191">
          <w:delText>arr[0][j][m]=0</w:delText>
        </w:r>
      </w:del>
    </w:p>
    <w:p w14:paraId="690B60F0" w14:textId="357C2147" w:rsidR="009166DF" w:rsidRPr="00CD6191" w:rsidRDefault="009166DF" w:rsidP="00594E06">
      <w:pPr>
        <w:spacing w:before="160" w:beforeAutospacing="0" w:after="160" w:line="276" w:lineRule="auto"/>
        <w:jc w:val="both"/>
        <w:rPr>
          <w:del w:id="578" w:author="Nguyễn Sơn Lâm" w:date="2021-01-05T11:03:00Z"/>
        </w:rPr>
      </w:pPr>
      <w:del w:id="579" w:author="Nguyễn Sơn Lâm" w:date="2021-01-05T11:03:00Z">
        <w:r w:rsidRPr="00CD6191">
          <w:delText xml:space="preserve">                                </w:delText>
        </w:r>
        <w:r w:rsidR="00A9365E" w:rsidRPr="00CD6191">
          <w:tab/>
        </w:r>
        <w:r w:rsidR="00A9365E" w:rsidRPr="00CD6191">
          <w:tab/>
        </w:r>
        <w:r w:rsidR="00A9365E" w:rsidRPr="00CD6191">
          <w:tab/>
        </w:r>
        <w:r w:rsidR="00A9365E" w:rsidRPr="00CD6191">
          <w:tab/>
        </w:r>
        <w:r w:rsidRPr="00CD6191">
          <w:delText>brr[m]= brr[m]-1</w:delText>
        </w:r>
      </w:del>
    </w:p>
    <w:p w14:paraId="7492BECF" w14:textId="1818696E" w:rsidR="009166DF" w:rsidRPr="00CD6191" w:rsidRDefault="009166DF" w:rsidP="00594E06">
      <w:pPr>
        <w:spacing w:before="160" w:beforeAutospacing="0" w:after="160" w:line="276" w:lineRule="auto"/>
        <w:jc w:val="both"/>
        <w:rPr>
          <w:del w:id="580" w:author="Nguyễn Sơn Lâm" w:date="2021-01-05T11:03:00Z"/>
        </w:rPr>
      </w:pPr>
      <w:del w:id="581" w:author="Nguyễn Sơn Lâm" w:date="2021-01-05T11:03:00Z">
        <w:r w:rsidRPr="00CD6191">
          <w:delText xml:space="preserve">                                </w:delText>
        </w:r>
        <w:r w:rsidR="00A9365E" w:rsidRPr="00CD6191">
          <w:tab/>
        </w:r>
        <w:r w:rsidR="00A9365E" w:rsidRPr="00CD6191">
          <w:tab/>
        </w:r>
        <w:r w:rsidR="00A9365E" w:rsidRPr="00CD6191">
          <w:tab/>
        </w:r>
        <w:r w:rsidR="00A9365E" w:rsidRPr="00CD6191">
          <w:tab/>
        </w:r>
        <w:r w:rsidRPr="00CD6191">
          <w:delText>break</w:delText>
        </w:r>
      </w:del>
    </w:p>
    <w:p w14:paraId="3CAF136B" w14:textId="13F080E0" w:rsidR="009166DF" w:rsidRPr="00CD6191" w:rsidRDefault="009166DF" w:rsidP="00594E06">
      <w:pPr>
        <w:spacing w:before="160" w:beforeAutospacing="0" w:after="160" w:line="276" w:lineRule="auto"/>
        <w:jc w:val="both"/>
        <w:rPr>
          <w:del w:id="582" w:author="Nguyễn Sơn Lâm" w:date="2021-01-05T11:03:00Z"/>
        </w:rPr>
      </w:pPr>
      <w:del w:id="583" w:author="Nguyễn Sơn Lâm" w:date="2021-01-05T11:03:00Z">
        <w:r w:rsidRPr="00CD6191">
          <w:delText xml:space="preserve">                </w:delText>
        </w:r>
        <w:r w:rsidR="00A9365E" w:rsidRPr="00CD6191">
          <w:tab/>
        </w:r>
        <w:r w:rsidR="00A9365E" w:rsidRPr="00CD6191">
          <w:tab/>
        </w:r>
        <w:r w:rsidRPr="00CD6191">
          <w:delText>for j in range(n_invigilators-1,0,-1):</w:delText>
        </w:r>
      </w:del>
    </w:p>
    <w:p w14:paraId="2388D267" w14:textId="12488FC3" w:rsidR="009166DF" w:rsidRPr="00CD6191" w:rsidRDefault="009166DF" w:rsidP="00594E06">
      <w:pPr>
        <w:spacing w:before="160" w:beforeAutospacing="0" w:after="160" w:line="276" w:lineRule="auto"/>
        <w:jc w:val="both"/>
        <w:rPr>
          <w:del w:id="584" w:author="Nguyễn Sơn Lâm" w:date="2021-01-05T11:03:00Z"/>
        </w:rPr>
      </w:pPr>
      <w:del w:id="585" w:author="Nguyễn Sơn Lâm" w:date="2021-01-05T11:03:00Z">
        <w:r w:rsidRPr="00CD6191">
          <w:delText xml:space="preserve">                    </w:delText>
        </w:r>
        <w:r w:rsidR="00A9365E" w:rsidRPr="00CD6191">
          <w:tab/>
        </w:r>
        <w:r w:rsidR="00A9365E" w:rsidRPr="00CD6191">
          <w:tab/>
        </w:r>
        <w:r w:rsidRPr="00CD6191">
          <w:delText>if arr[0][j][i]==0 :</w:delText>
        </w:r>
      </w:del>
    </w:p>
    <w:p w14:paraId="52FC8DC9" w14:textId="52B597C4" w:rsidR="009166DF" w:rsidRPr="00CD6191" w:rsidRDefault="009166DF" w:rsidP="00594E06">
      <w:pPr>
        <w:spacing w:before="160" w:beforeAutospacing="0" w:after="160" w:line="276" w:lineRule="auto"/>
        <w:jc w:val="both"/>
        <w:rPr>
          <w:del w:id="586" w:author="Nguyễn Sơn Lâm" w:date="2021-01-05T11:03:00Z"/>
        </w:rPr>
      </w:pPr>
      <w:del w:id="587" w:author="Nguyễn Sơn Lâm" w:date="2021-01-05T11:03:00Z">
        <w:r w:rsidRPr="00CD6191">
          <w:delText xml:space="preserve">                                </w:delText>
        </w:r>
        <w:r w:rsidR="00A9365E" w:rsidRPr="00CD6191">
          <w:tab/>
        </w:r>
        <w:r w:rsidR="00A9365E" w:rsidRPr="00CD6191">
          <w:tab/>
        </w:r>
        <w:r w:rsidRPr="00CD6191">
          <w:delText>arr[0][j][i]=1</w:delText>
        </w:r>
      </w:del>
    </w:p>
    <w:p w14:paraId="3DD84617" w14:textId="68AD32DF" w:rsidR="009166DF" w:rsidRPr="00CD6191" w:rsidRDefault="009166DF" w:rsidP="00594E06">
      <w:pPr>
        <w:spacing w:before="160" w:beforeAutospacing="0" w:after="160" w:line="276" w:lineRule="auto"/>
        <w:jc w:val="both"/>
        <w:rPr>
          <w:del w:id="588" w:author="Nguyễn Sơn Lâm" w:date="2021-01-05T11:03:00Z"/>
        </w:rPr>
      </w:pPr>
      <w:del w:id="589" w:author="Nguyễn Sơn Lâm" w:date="2021-01-05T11:03:00Z">
        <w:r w:rsidRPr="00CD6191">
          <w:delText xml:space="preserve">                                </w:delText>
        </w:r>
        <w:r w:rsidR="00A9365E" w:rsidRPr="00CD6191">
          <w:tab/>
        </w:r>
        <w:r w:rsidR="00A9365E" w:rsidRPr="00CD6191">
          <w:tab/>
        </w:r>
        <w:r w:rsidRPr="00CD6191">
          <w:delText>brr[i]= brr[i]+1</w:delText>
        </w:r>
      </w:del>
    </w:p>
    <w:p w14:paraId="2D05B3AD" w14:textId="38E8859B" w:rsidR="009166DF" w:rsidRPr="00CD6191" w:rsidRDefault="009166DF" w:rsidP="00594E06">
      <w:pPr>
        <w:spacing w:before="160" w:beforeAutospacing="0" w:after="160" w:line="276" w:lineRule="auto"/>
        <w:jc w:val="both"/>
        <w:rPr>
          <w:del w:id="590" w:author="Nguyễn Sơn Lâm" w:date="2021-01-05T11:03:00Z"/>
        </w:rPr>
      </w:pPr>
      <w:del w:id="591" w:author="Nguyễn Sơn Lâm" w:date="2021-01-05T11:03:00Z">
        <w:r w:rsidRPr="00CD6191">
          <w:delText xml:space="preserve">                                </w:delText>
        </w:r>
        <w:r w:rsidR="00A9365E" w:rsidRPr="00CD6191">
          <w:tab/>
        </w:r>
        <w:r w:rsidR="00A9365E" w:rsidRPr="00CD6191">
          <w:tab/>
        </w:r>
        <w:r w:rsidRPr="00CD6191">
          <w:delText>break</w:delText>
        </w:r>
      </w:del>
    </w:p>
    <w:p w14:paraId="0A5DAA04" w14:textId="4B5A4DC5" w:rsidR="00C231AF" w:rsidRPr="00CD6191" w:rsidRDefault="009166DF" w:rsidP="00594E06">
      <w:pPr>
        <w:spacing w:before="160" w:beforeAutospacing="0" w:after="160" w:line="276" w:lineRule="auto"/>
        <w:jc w:val="both"/>
        <w:rPr>
          <w:del w:id="592" w:author="Nguyễn Sơn Lâm" w:date="2021-01-05T11:03:00Z"/>
        </w:rPr>
      </w:pPr>
      <w:del w:id="593" w:author="Nguyễn Sơn Lâm" w:date="2021-01-05T11:03:00Z">
        <w:r w:rsidRPr="00CD6191">
          <w:lastRenderedPageBreak/>
          <w:delText xml:space="preserve">    </w:delText>
        </w:r>
        <w:r w:rsidR="00A9365E" w:rsidRPr="00CD6191">
          <w:tab/>
        </w:r>
        <w:r w:rsidRPr="00CD6191">
          <w:delText>return arr</w:delText>
        </w:r>
      </w:del>
    </w:p>
    <w:p w14:paraId="22FC005E" w14:textId="755A8536" w:rsidR="00FD49FA" w:rsidRPr="00FD49FA" w:rsidRDefault="789E88E8" w:rsidP="00FD49FA">
      <w:pPr>
        <w:jc w:val="center"/>
      </w:pPr>
      <w:r>
        <w:rPr>
          <w:noProof/>
        </w:rPr>
        <w:drawing>
          <wp:inline distT="0" distB="0" distL="0" distR="0" wp14:anchorId="2CB560A7" wp14:editId="4818941E">
            <wp:extent cx="5553288" cy="680085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pic:nvPicPr>
                  <pic:blipFill>
                    <a:blip r:embed="rId29">
                      <a:extLst>
                        <a:ext uri="{28A0092B-C50C-407E-A947-70E740481C1C}">
                          <a14:useLocalDpi xmlns:a14="http://schemas.microsoft.com/office/drawing/2010/main" val="0"/>
                        </a:ext>
                      </a:extLst>
                    </a:blip>
                    <a:stretch>
                      <a:fillRect/>
                    </a:stretch>
                  </pic:blipFill>
                  <pic:spPr>
                    <a:xfrm>
                      <a:off x="0" y="0"/>
                      <a:ext cx="5553288" cy="6800850"/>
                    </a:xfrm>
                    <a:prstGeom prst="rect">
                      <a:avLst/>
                    </a:prstGeom>
                  </pic:spPr>
                </pic:pic>
              </a:graphicData>
            </a:graphic>
          </wp:inline>
        </w:drawing>
      </w:r>
    </w:p>
    <w:p w14:paraId="7A175C88" w14:textId="2804958D" w:rsidR="134E8C9C" w:rsidRPr="00F8535A" w:rsidRDefault="00FD49FA" w:rsidP="004C3EF2">
      <w:pPr>
        <w:pStyle w:val="FIGURE"/>
      </w:pPr>
      <w:bookmarkStart w:id="594" w:name="_Toc60747181"/>
      <w:r w:rsidRPr="00F8535A">
        <w:t>Figure 3.</w:t>
      </w:r>
      <w:r w:rsidR="005D3D94">
        <w:t>7</w:t>
      </w:r>
      <w:r w:rsidRPr="00F8535A">
        <w:t xml:space="preserve"> Brute force search flowchart</w:t>
      </w:r>
      <w:bookmarkEnd w:id="594"/>
    </w:p>
    <w:p w14:paraId="2D275406" w14:textId="6A3D5FEF" w:rsidR="00642D93" w:rsidRPr="00FC0FBC" w:rsidRDefault="00642D93" w:rsidP="00AA701D">
      <w:pPr>
        <w:pStyle w:val="Heading3"/>
        <w:spacing w:before="160" w:beforeAutospacing="0" w:after="160"/>
        <w:rPr>
          <w:rFonts w:ascii="Times New Roman" w:hAnsi="Times New Roman" w:cs="Times New Roman"/>
          <w:b/>
          <w:bCs/>
          <w:color w:val="auto"/>
          <w:sz w:val="26"/>
          <w:szCs w:val="26"/>
          <w:shd w:val="clear" w:color="auto" w:fill="FFFFFF"/>
        </w:rPr>
      </w:pPr>
      <w:bookmarkStart w:id="595" w:name="_Toc60747245"/>
      <w:r w:rsidRPr="00FC0FBC">
        <w:rPr>
          <w:rFonts w:ascii="Times New Roman" w:hAnsi="Times New Roman" w:cs="Times New Roman"/>
          <w:b/>
          <w:bCs/>
          <w:color w:val="auto"/>
          <w:sz w:val="26"/>
          <w:szCs w:val="26"/>
          <w:shd w:val="clear" w:color="auto" w:fill="FFFFFF"/>
        </w:rPr>
        <w:lastRenderedPageBreak/>
        <w:t>3.</w:t>
      </w:r>
      <w:ins w:id="596" w:author="NGUYỄN HOÀNG LONG" w:date="2021-01-05T12:49:00Z">
        <w:r w:rsidR="00F5737A">
          <w:rPr>
            <w:rFonts w:ascii="Times New Roman" w:hAnsi="Times New Roman" w:cs="Times New Roman"/>
            <w:b/>
            <w:bCs/>
            <w:color w:val="auto"/>
            <w:sz w:val="26"/>
            <w:szCs w:val="26"/>
            <w:shd w:val="clear" w:color="auto" w:fill="FFFFFF"/>
          </w:rPr>
          <w:t>3</w:t>
        </w:r>
      </w:ins>
      <w:del w:id="597" w:author="NGUYỄN HOÀNG LONG" w:date="2021-01-05T12:49:00Z">
        <w:r w:rsidRPr="00FC0FBC" w:rsidDel="00F5737A">
          <w:rPr>
            <w:rFonts w:ascii="Times New Roman" w:hAnsi="Times New Roman" w:cs="Times New Roman"/>
            <w:b/>
            <w:bCs/>
            <w:color w:val="auto"/>
            <w:sz w:val="26"/>
            <w:szCs w:val="26"/>
            <w:shd w:val="clear" w:color="auto" w:fill="FFFFFF"/>
          </w:rPr>
          <w:delText>2</w:delText>
        </w:r>
      </w:del>
      <w:r w:rsidRPr="00FC0FBC">
        <w:rPr>
          <w:rFonts w:ascii="Times New Roman" w:hAnsi="Times New Roman" w:cs="Times New Roman"/>
          <w:b/>
          <w:bCs/>
          <w:color w:val="auto"/>
          <w:sz w:val="26"/>
          <w:szCs w:val="26"/>
          <w:shd w:val="clear" w:color="auto" w:fill="FFFFFF"/>
        </w:rPr>
        <w:t xml:space="preserve">.5 </w:t>
      </w:r>
      <w:r w:rsidR="000340E4">
        <w:rPr>
          <w:rFonts w:ascii="Times New Roman" w:hAnsi="Times New Roman" w:cs="Times New Roman"/>
          <w:b/>
          <w:bCs/>
          <w:color w:val="auto"/>
          <w:sz w:val="26"/>
          <w:szCs w:val="26"/>
          <w:shd w:val="clear" w:color="auto" w:fill="FFFFFF"/>
        </w:rPr>
        <w:t>Genetic algorithm execution</w:t>
      </w:r>
      <w:bookmarkEnd w:id="595"/>
    </w:p>
    <w:p w14:paraId="78BDA437" w14:textId="20223329" w:rsidR="00642D93" w:rsidRPr="00FC0FBC" w:rsidRDefault="00642D93" w:rsidP="00594E06">
      <w:pPr>
        <w:spacing w:before="160" w:beforeAutospacing="0" w:after="160"/>
        <w:jc w:val="both"/>
      </w:pPr>
      <w:r w:rsidRPr="00FC0FBC">
        <w:t>Specify:</w:t>
      </w:r>
    </w:p>
    <w:p w14:paraId="5B116DAE" w14:textId="2571534B" w:rsidR="00642D93" w:rsidRPr="00FC0FBC" w:rsidRDefault="00642D93" w:rsidP="00594E06">
      <w:pPr>
        <w:spacing w:before="160" w:beforeAutospacing="0" w:after="160"/>
        <w:ind w:left="360"/>
        <w:jc w:val="both"/>
      </w:pPr>
      <w:r w:rsidRPr="00FC0FBC">
        <w:t>Input:</w:t>
      </w:r>
    </w:p>
    <w:p w14:paraId="07951DB8" w14:textId="6BF79283" w:rsidR="00642D93" w:rsidRPr="00FC0FBC" w:rsidRDefault="00FE41F6" w:rsidP="00594E06">
      <w:pPr>
        <w:pStyle w:val="ListParagraph"/>
        <w:numPr>
          <w:ilvl w:val="0"/>
          <w:numId w:val="37"/>
        </w:numPr>
        <w:spacing w:before="160" w:after="160" w:line="360" w:lineRule="auto"/>
        <w:ind w:left="1080"/>
        <w:jc w:val="both"/>
        <w:rPr>
          <w:sz w:val="26"/>
          <w:szCs w:val="26"/>
        </w:rPr>
      </w:pPr>
      <w:r w:rsidRPr="00FC0FBC">
        <w:rPr>
          <w:sz w:val="26"/>
          <w:szCs w:val="26"/>
        </w:rPr>
        <w:t xml:space="preserve">Number of invigilators: </w:t>
      </w:r>
      <w:r w:rsidRPr="00FC0FBC">
        <w:rPr>
          <w:b/>
          <w:bCs/>
          <w:sz w:val="26"/>
          <w:szCs w:val="26"/>
        </w:rPr>
        <w:t>n_invigilators</w:t>
      </w:r>
    </w:p>
    <w:p w14:paraId="13BC99BD" w14:textId="5867DC7F" w:rsidR="00FE41F6" w:rsidRPr="00FC0FBC" w:rsidRDefault="00FE41F6" w:rsidP="00594E06">
      <w:pPr>
        <w:pStyle w:val="ListParagraph"/>
        <w:numPr>
          <w:ilvl w:val="0"/>
          <w:numId w:val="37"/>
        </w:numPr>
        <w:spacing w:before="160" w:after="160" w:line="360" w:lineRule="auto"/>
        <w:ind w:left="1080"/>
        <w:jc w:val="both"/>
        <w:rPr>
          <w:sz w:val="26"/>
          <w:szCs w:val="26"/>
        </w:rPr>
      </w:pPr>
      <w:r w:rsidRPr="00FC0FBC">
        <w:rPr>
          <w:sz w:val="26"/>
          <w:szCs w:val="26"/>
        </w:rPr>
        <w:t xml:space="preserve">Number of shifts: </w:t>
      </w:r>
      <w:r w:rsidRPr="00FC0FBC">
        <w:rPr>
          <w:b/>
          <w:bCs/>
          <w:sz w:val="26"/>
          <w:szCs w:val="26"/>
        </w:rPr>
        <w:t>shifts_count</w:t>
      </w:r>
    </w:p>
    <w:p w14:paraId="2382E940" w14:textId="00B8C3FD" w:rsidR="00FE41F6" w:rsidRPr="00FC0FBC" w:rsidRDefault="00FE41F6" w:rsidP="00594E06">
      <w:pPr>
        <w:pStyle w:val="ListParagraph"/>
        <w:numPr>
          <w:ilvl w:val="0"/>
          <w:numId w:val="37"/>
        </w:numPr>
        <w:spacing w:before="160" w:after="160" w:line="360" w:lineRule="auto"/>
        <w:ind w:left="1080"/>
        <w:jc w:val="both"/>
        <w:rPr>
          <w:sz w:val="26"/>
          <w:szCs w:val="26"/>
        </w:rPr>
      </w:pPr>
      <w:r w:rsidRPr="00FC0FBC">
        <w:rPr>
          <w:sz w:val="26"/>
          <w:szCs w:val="26"/>
        </w:rPr>
        <w:t xml:space="preserve">Total number of shift of invigilators: </w:t>
      </w:r>
      <w:r w:rsidRPr="00FC0FBC">
        <w:rPr>
          <w:b/>
          <w:bCs/>
          <w:sz w:val="26"/>
          <w:szCs w:val="26"/>
        </w:rPr>
        <w:t>total_shifts</w:t>
      </w:r>
    </w:p>
    <w:p w14:paraId="4B43749C" w14:textId="7B56AB17" w:rsidR="00FE41F6" w:rsidRPr="00FC0FBC" w:rsidRDefault="00FC0FBC" w:rsidP="00594E06">
      <w:pPr>
        <w:pStyle w:val="ListParagraph"/>
        <w:numPr>
          <w:ilvl w:val="0"/>
          <w:numId w:val="37"/>
        </w:numPr>
        <w:spacing w:before="160" w:after="160" w:line="360" w:lineRule="auto"/>
        <w:ind w:left="1080"/>
        <w:jc w:val="both"/>
        <w:rPr>
          <w:sz w:val="26"/>
          <w:szCs w:val="26"/>
        </w:rPr>
      </w:pPr>
      <w:r w:rsidRPr="00FC0FBC">
        <w:rPr>
          <w:sz w:val="26"/>
          <w:szCs w:val="26"/>
        </w:rPr>
        <w:t>N</w:t>
      </w:r>
      <w:r w:rsidR="00FE41F6" w:rsidRPr="00FC0FBC">
        <w:rPr>
          <w:sz w:val="26"/>
          <w:szCs w:val="26"/>
        </w:rPr>
        <w:t xml:space="preserve">umber of invigilators per shift: </w:t>
      </w:r>
      <w:r w:rsidR="00FE41F6" w:rsidRPr="00FC0FBC">
        <w:rPr>
          <w:b/>
          <w:bCs/>
          <w:sz w:val="26"/>
          <w:szCs w:val="26"/>
        </w:rPr>
        <w:t>number_of_supervisors_per_shift[ ]</w:t>
      </w:r>
    </w:p>
    <w:p w14:paraId="335651D5" w14:textId="34E7EC86" w:rsidR="00FE41F6" w:rsidRPr="00FC0FBC" w:rsidRDefault="00FE41F6" w:rsidP="00594E06">
      <w:pPr>
        <w:pStyle w:val="ListParagraph"/>
        <w:numPr>
          <w:ilvl w:val="0"/>
          <w:numId w:val="37"/>
        </w:numPr>
        <w:spacing w:before="160" w:after="160" w:line="360" w:lineRule="auto"/>
        <w:ind w:left="1080"/>
        <w:jc w:val="both"/>
        <w:rPr>
          <w:sz w:val="26"/>
          <w:szCs w:val="26"/>
        </w:rPr>
      </w:pPr>
      <w:r w:rsidRPr="00FC0FBC">
        <w:rPr>
          <w:sz w:val="26"/>
          <w:szCs w:val="26"/>
        </w:rPr>
        <w:t xml:space="preserve">Number of individuals: </w:t>
      </w:r>
      <w:r w:rsidRPr="00FC0FBC">
        <w:rPr>
          <w:b/>
          <w:bCs/>
          <w:sz w:val="26"/>
          <w:szCs w:val="26"/>
        </w:rPr>
        <w:t>n_individuals</w:t>
      </w:r>
    </w:p>
    <w:p w14:paraId="4069947D" w14:textId="5ED76F4E" w:rsidR="00FE41F6" w:rsidRPr="00FC0FBC" w:rsidRDefault="00FE41F6" w:rsidP="00594E06">
      <w:pPr>
        <w:pStyle w:val="ListParagraph"/>
        <w:numPr>
          <w:ilvl w:val="0"/>
          <w:numId w:val="37"/>
        </w:numPr>
        <w:spacing w:before="160" w:after="160" w:line="360" w:lineRule="auto"/>
        <w:ind w:left="1080"/>
        <w:jc w:val="both"/>
        <w:rPr>
          <w:sz w:val="26"/>
          <w:szCs w:val="26"/>
        </w:rPr>
      </w:pPr>
      <w:r w:rsidRPr="00FC0FBC">
        <w:rPr>
          <w:sz w:val="26"/>
          <w:szCs w:val="26"/>
        </w:rPr>
        <w:t xml:space="preserve">Number of generations: </w:t>
      </w:r>
      <w:r w:rsidRPr="00FC0FBC">
        <w:rPr>
          <w:b/>
          <w:bCs/>
          <w:sz w:val="26"/>
          <w:szCs w:val="26"/>
        </w:rPr>
        <w:t>n_generations</w:t>
      </w:r>
    </w:p>
    <w:p w14:paraId="49AEE88F" w14:textId="77777777" w:rsidR="00FC0FBC" w:rsidRPr="00FC0FBC" w:rsidRDefault="00FE41F6" w:rsidP="00594E06">
      <w:pPr>
        <w:spacing w:before="160" w:beforeAutospacing="0" w:after="160"/>
        <w:ind w:left="360"/>
        <w:jc w:val="both"/>
      </w:pPr>
      <w:r w:rsidRPr="00FC0FBC">
        <w:t xml:space="preserve">Output: </w:t>
      </w:r>
    </w:p>
    <w:p w14:paraId="19F8087F" w14:textId="46EE93F5" w:rsidR="00FE41F6" w:rsidRPr="00FC0FBC" w:rsidRDefault="00FE41F6" w:rsidP="00594E06">
      <w:pPr>
        <w:pStyle w:val="ListParagraph"/>
        <w:numPr>
          <w:ilvl w:val="0"/>
          <w:numId w:val="39"/>
        </w:numPr>
        <w:spacing w:before="160" w:after="160" w:line="360" w:lineRule="auto"/>
        <w:jc w:val="both"/>
        <w:rPr>
          <w:sz w:val="26"/>
          <w:szCs w:val="26"/>
        </w:rPr>
      </w:pPr>
      <w:r w:rsidRPr="00FC0FBC">
        <w:rPr>
          <w:sz w:val="26"/>
          <w:szCs w:val="26"/>
        </w:rPr>
        <w:t>invigilator’s roster, fitness</w:t>
      </w:r>
    </w:p>
    <w:p w14:paraId="1011957B" w14:textId="0B1332D6" w:rsidR="00FE41F6" w:rsidRPr="00FC0FBC" w:rsidRDefault="00FE41F6" w:rsidP="00594E06">
      <w:pPr>
        <w:spacing w:before="160" w:beforeAutospacing="0" w:after="160"/>
        <w:jc w:val="both"/>
      </w:pPr>
      <w:r w:rsidRPr="00FC0FBC">
        <w:t>Describe:</w:t>
      </w:r>
    </w:p>
    <w:p w14:paraId="7A91F416" w14:textId="06A5E0CB" w:rsidR="00FE41F6" w:rsidRPr="00FC0FBC" w:rsidRDefault="00FE41F6" w:rsidP="00594E06">
      <w:pPr>
        <w:pStyle w:val="ListParagraph"/>
        <w:numPr>
          <w:ilvl w:val="0"/>
          <w:numId w:val="38"/>
        </w:numPr>
        <w:spacing w:before="160" w:after="160" w:line="360" w:lineRule="auto"/>
        <w:jc w:val="both"/>
        <w:rPr>
          <w:sz w:val="26"/>
          <w:szCs w:val="26"/>
        </w:rPr>
      </w:pPr>
      <w:r w:rsidRPr="00FC0FBC">
        <w:rPr>
          <w:sz w:val="26"/>
          <w:szCs w:val="26"/>
        </w:rPr>
        <w:t>Randomly generate individual (</w:t>
      </w:r>
      <w:r w:rsidRPr="00FC0FBC">
        <w:rPr>
          <w:b/>
          <w:bCs/>
          <w:sz w:val="26"/>
          <w:szCs w:val="26"/>
        </w:rPr>
        <w:t>n_individuals</w:t>
      </w:r>
      <w:r w:rsidRPr="00FC0FBC">
        <w:rPr>
          <w:sz w:val="26"/>
          <w:szCs w:val="26"/>
        </w:rPr>
        <w:t xml:space="preserve">), in which each individual is created by </w:t>
      </w:r>
      <w:r w:rsidR="00FC0FBC" w:rsidRPr="00B22BB2">
        <w:rPr>
          <w:sz w:val="26"/>
          <w:szCs w:val="26"/>
        </w:rPr>
        <w:t>brute-force search</w:t>
      </w:r>
      <w:r w:rsidR="00B22BB2" w:rsidRPr="00B22BB2">
        <w:rPr>
          <w:sz w:val="26"/>
          <w:szCs w:val="26"/>
        </w:rPr>
        <w:t>.</w:t>
      </w:r>
    </w:p>
    <w:p w14:paraId="25CC596B" w14:textId="7321EF49" w:rsidR="00FE41F6" w:rsidRPr="00FC0FBC" w:rsidRDefault="00FE41F6" w:rsidP="00594E06">
      <w:pPr>
        <w:pStyle w:val="ListParagraph"/>
        <w:numPr>
          <w:ilvl w:val="0"/>
          <w:numId w:val="38"/>
        </w:numPr>
        <w:spacing w:before="160" w:after="160" w:line="360" w:lineRule="auto"/>
        <w:jc w:val="both"/>
        <w:rPr>
          <w:sz w:val="26"/>
          <w:szCs w:val="26"/>
        </w:rPr>
      </w:pPr>
      <w:r w:rsidRPr="00FC0FBC">
        <w:rPr>
          <w:sz w:val="26"/>
          <w:szCs w:val="26"/>
        </w:rPr>
        <w:t xml:space="preserve">Loop start from i=0 to </w:t>
      </w:r>
      <w:r w:rsidRPr="00FC0FBC">
        <w:rPr>
          <w:b/>
          <w:bCs/>
          <w:sz w:val="26"/>
          <w:szCs w:val="26"/>
        </w:rPr>
        <w:t>n_generations</w:t>
      </w:r>
    </w:p>
    <w:p w14:paraId="77E5AD3E" w14:textId="466A643D" w:rsidR="00FE41F6" w:rsidRPr="00FC0FBC" w:rsidRDefault="00FE41F6" w:rsidP="00594E06">
      <w:pPr>
        <w:pStyle w:val="ListParagraph"/>
        <w:numPr>
          <w:ilvl w:val="1"/>
          <w:numId w:val="38"/>
        </w:numPr>
        <w:spacing w:before="160" w:after="160" w:line="360" w:lineRule="auto"/>
        <w:jc w:val="both"/>
        <w:rPr>
          <w:sz w:val="26"/>
          <w:szCs w:val="26"/>
        </w:rPr>
      </w:pPr>
      <w:r w:rsidRPr="00FC0FBC">
        <w:rPr>
          <w:sz w:val="26"/>
          <w:szCs w:val="26"/>
        </w:rPr>
        <w:t>Align the individual of the current population based on descending fitness value</w:t>
      </w:r>
    </w:p>
    <w:p w14:paraId="7A944B54" w14:textId="2E51854B" w:rsidR="00FE41F6" w:rsidRPr="00FC0FBC" w:rsidRDefault="00FE41F6" w:rsidP="00594E06">
      <w:pPr>
        <w:pStyle w:val="ListParagraph"/>
        <w:numPr>
          <w:ilvl w:val="1"/>
          <w:numId w:val="38"/>
        </w:numPr>
        <w:spacing w:before="160" w:after="160" w:line="360" w:lineRule="auto"/>
        <w:jc w:val="both"/>
        <w:rPr>
          <w:sz w:val="26"/>
          <w:szCs w:val="26"/>
        </w:rPr>
      </w:pPr>
      <w:r w:rsidRPr="00FC0FBC">
        <w:rPr>
          <w:sz w:val="26"/>
          <w:szCs w:val="26"/>
        </w:rPr>
        <w:t>Create a new population containing the best 10 individuals of the current population</w:t>
      </w:r>
    </w:p>
    <w:p w14:paraId="08734F36" w14:textId="3413B5A3" w:rsidR="00FE41F6" w:rsidRPr="00FC0FBC" w:rsidRDefault="00FE41F6" w:rsidP="00594E06">
      <w:pPr>
        <w:pStyle w:val="ListParagraph"/>
        <w:numPr>
          <w:ilvl w:val="1"/>
          <w:numId w:val="38"/>
        </w:numPr>
        <w:spacing w:before="160" w:after="160" w:line="360" w:lineRule="auto"/>
        <w:jc w:val="both"/>
        <w:rPr>
          <w:sz w:val="26"/>
          <w:szCs w:val="26"/>
        </w:rPr>
      </w:pPr>
      <w:r w:rsidRPr="00FC0FBC">
        <w:rPr>
          <w:sz w:val="26"/>
          <w:szCs w:val="26"/>
        </w:rPr>
        <w:t>Loop to add more individual to the new population starts with j=10 to (</w:t>
      </w:r>
      <w:r w:rsidRPr="00FC0FBC">
        <w:rPr>
          <w:b/>
          <w:bCs/>
          <w:sz w:val="26"/>
          <w:szCs w:val="26"/>
        </w:rPr>
        <w:t>n_individual</w:t>
      </w:r>
      <w:r w:rsidR="00FD49FA">
        <w:rPr>
          <w:b/>
          <w:bCs/>
          <w:sz w:val="26"/>
          <w:szCs w:val="26"/>
        </w:rPr>
        <w:t xml:space="preserve"> </w:t>
      </w:r>
      <w:r w:rsidRPr="00FC0FBC">
        <w:rPr>
          <w:sz w:val="26"/>
          <w:szCs w:val="26"/>
        </w:rPr>
        <w:t>-</w:t>
      </w:r>
      <w:r w:rsidR="00FD49FA">
        <w:rPr>
          <w:sz w:val="26"/>
          <w:szCs w:val="26"/>
        </w:rPr>
        <w:t xml:space="preserve"> </w:t>
      </w:r>
      <w:r w:rsidRPr="00FC0FBC">
        <w:rPr>
          <w:sz w:val="26"/>
          <w:szCs w:val="26"/>
        </w:rPr>
        <w:t>1)</w:t>
      </w:r>
    </w:p>
    <w:p w14:paraId="14962793" w14:textId="5A252D2C" w:rsidR="00FE41F6" w:rsidRPr="00FC0FBC" w:rsidRDefault="00FE41F6" w:rsidP="00594E06">
      <w:pPr>
        <w:pStyle w:val="ListParagraph"/>
        <w:numPr>
          <w:ilvl w:val="2"/>
          <w:numId w:val="38"/>
        </w:numPr>
        <w:spacing w:before="160" w:after="160" w:line="360" w:lineRule="auto"/>
        <w:jc w:val="both"/>
        <w:rPr>
          <w:sz w:val="26"/>
          <w:szCs w:val="26"/>
        </w:rPr>
      </w:pPr>
      <w:r w:rsidRPr="00FC0FBC">
        <w:rPr>
          <w:sz w:val="26"/>
          <w:szCs w:val="26"/>
        </w:rPr>
        <w:lastRenderedPageBreak/>
        <w:t>Sel</w:t>
      </w:r>
      <w:r w:rsidR="00FC0FBC" w:rsidRPr="00FC0FBC">
        <w:rPr>
          <w:sz w:val="26"/>
          <w:szCs w:val="26"/>
        </w:rPr>
        <w:t>e</w:t>
      </w:r>
      <w:r w:rsidRPr="00FC0FBC">
        <w:rPr>
          <w:sz w:val="26"/>
          <w:szCs w:val="26"/>
        </w:rPr>
        <w:t>ction: randomly select two individuals from the current population</w:t>
      </w:r>
    </w:p>
    <w:p w14:paraId="06ED9BEC" w14:textId="27075AAB" w:rsidR="00FE41F6" w:rsidRPr="00FC0FBC" w:rsidRDefault="00FC0FBC" w:rsidP="00594E06">
      <w:pPr>
        <w:pStyle w:val="ListParagraph"/>
        <w:numPr>
          <w:ilvl w:val="2"/>
          <w:numId w:val="38"/>
        </w:numPr>
        <w:spacing w:before="160" w:after="160" w:line="360" w:lineRule="auto"/>
        <w:jc w:val="both"/>
        <w:rPr>
          <w:sz w:val="26"/>
          <w:szCs w:val="26"/>
        </w:rPr>
      </w:pPr>
      <w:r w:rsidRPr="00FC0FBC">
        <w:rPr>
          <w:sz w:val="26"/>
          <w:szCs w:val="26"/>
        </w:rPr>
        <w:t>Crossover creates 2 new individuals</w:t>
      </w:r>
    </w:p>
    <w:p w14:paraId="602E1136" w14:textId="65BE68C8" w:rsidR="00FC0FBC" w:rsidRPr="00FC0FBC" w:rsidRDefault="00FC0FBC" w:rsidP="00594E06">
      <w:pPr>
        <w:pStyle w:val="ListParagraph"/>
        <w:numPr>
          <w:ilvl w:val="2"/>
          <w:numId w:val="38"/>
        </w:numPr>
        <w:spacing w:before="160" w:after="160" w:line="360" w:lineRule="auto"/>
        <w:jc w:val="both"/>
        <w:rPr>
          <w:sz w:val="26"/>
          <w:szCs w:val="26"/>
        </w:rPr>
      </w:pPr>
      <w:r w:rsidRPr="00FC0FBC">
        <w:rPr>
          <w:sz w:val="26"/>
          <w:szCs w:val="26"/>
        </w:rPr>
        <w:t>Mutating 2 individual</w:t>
      </w:r>
    </w:p>
    <w:p w14:paraId="54C69C38" w14:textId="2F339CB0" w:rsidR="00FC0FBC" w:rsidRPr="00FC0FBC" w:rsidRDefault="00FC0FBC" w:rsidP="00594E06">
      <w:pPr>
        <w:pStyle w:val="ListParagraph"/>
        <w:numPr>
          <w:ilvl w:val="2"/>
          <w:numId w:val="38"/>
        </w:numPr>
        <w:spacing w:before="160" w:after="160" w:line="360" w:lineRule="auto"/>
        <w:jc w:val="both"/>
        <w:rPr>
          <w:sz w:val="26"/>
          <w:szCs w:val="26"/>
        </w:rPr>
      </w:pPr>
      <w:r w:rsidRPr="00FC0FBC">
        <w:rPr>
          <w:sz w:val="26"/>
          <w:szCs w:val="26"/>
        </w:rPr>
        <w:t xml:space="preserve">If individual does not satisfy the hard </w:t>
      </w:r>
      <w:r w:rsidR="00736A4C" w:rsidRPr="00FC0FBC">
        <w:rPr>
          <w:sz w:val="26"/>
          <w:szCs w:val="26"/>
        </w:rPr>
        <w:t>constraints,</w:t>
      </w:r>
      <w:r w:rsidRPr="00FC0FBC">
        <w:rPr>
          <w:sz w:val="26"/>
          <w:szCs w:val="26"/>
        </w:rPr>
        <w:t xml:space="preserve"> then we replace with new individual form brute-force search</w:t>
      </w:r>
    </w:p>
    <w:p w14:paraId="10B6FCC8" w14:textId="62D2B607" w:rsidR="00FC0FBC" w:rsidRPr="00FC0FBC" w:rsidRDefault="00FC0FBC" w:rsidP="00594E06">
      <w:pPr>
        <w:pStyle w:val="ListParagraph"/>
        <w:numPr>
          <w:ilvl w:val="1"/>
          <w:numId w:val="38"/>
        </w:numPr>
        <w:spacing w:before="160" w:after="160" w:line="360" w:lineRule="auto"/>
        <w:jc w:val="both"/>
        <w:rPr>
          <w:sz w:val="26"/>
          <w:szCs w:val="26"/>
        </w:rPr>
      </w:pPr>
      <w:r w:rsidRPr="00FC0FBC">
        <w:rPr>
          <w:sz w:val="26"/>
          <w:szCs w:val="26"/>
        </w:rPr>
        <w:t>End of the loop</w:t>
      </w:r>
    </w:p>
    <w:p w14:paraId="489E0595" w14:textId="2E958A4C" w:rsidR="00FC0FBC" w:rsidRPr="00FC0FBC" w:rsidRDefault="00FC0FBC" w:rsidP="00594E06">
      <w:pPr>
        <w:pStyle w:val="ListParagraph"/>
        <w:numPr>
          <w:ilvl w:val="0"/>
          <w:numId w:val="38"/>
        </w:numPr>
        <w:spacing w:before="160" w:after="160" w:line="360" w:lineRule="auto"/>
        <w:jc w:val="both"/>
        <w:rPr>
          <w:sz w:val="26"/>
          <w:szCs w:val="26"/>
        </w:rPr>
      </w:pPr>
      <w:r w:rsidRPr="00FC0FBC">
        <w:rPr>
          <w:sz w:val="26"/>
          <w:szCs w:val="26"/>
        </w:rPr>
        <w:t>End of the loop</w:t>
      </w:r>
    </w:p>
    <w:p w14:paraId="58D2B6DD" w14:textId="116C5C19" w:rsidR="00FC0FBC" w:rsidRDefault="00FC0FBC" w:rsidP="00594E06">
      <w:pPr>
        <w:pStyle w:val="ListParagraph"/>
        <w:numPr>
          <w:ilvl w:val="0"/>
          <w:numId w:val="38"/>
        </w:numPr>
        <w:spacing w:before="160" w:after="160" w:line="360" w:lineRule="auto"/>
        <w:jc w:val="both"/>
        <w:rPr>
          <w:sz w:val="26"/>
          <w:szCs w:val="26"/>
        </w:rPr>
      </w:pPr>
      <w:r w:rsidRPr="00FC0FBC">
        <w:rPr>
          <w:sz w:val="26"/>
          <w:szCs w:val="26"/>
        </w:rPr>
        <w:t>Get the final value of the population and its fitness</w:t>
      </w:r>
    </w:p>
    <w:p w14:paraId="32612D20" w14:textId="403F5416" w:rsidR="00E44CDD" w:rsidRDefault="4097EF98" w:rsidP="00E44CDD">
      <w:pPr>
        <w:spacing w:before="160" w:after="160"/>
        <w:jc w:val="center"/>
      </w:pPr>
      <w:r>
        <w:rPr>
          <w:noProof/>
        </w:rPr>
        <w:lastRenderedPageBreak/>
        <w:drawing>
          <wp:inline distT="0" distB="0" distL="0" distR="0" wp14:anchorId="588994ED" wp14:editId="5D3FFB5B">
            <wp:extent cx="5540222" cy="5159186"/>
            <wp:effectExtent l="0" t="0" r="3810"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0"/>
                    <pic:cNvPicPr/>
                  </pic:nvPicPr>
                  <pic:blipFill>
                    <a:blip r:embed="rId30">
                      <a:extLst>
                        <a:ext uri="{28A0092B-C50C-407E-A947-70E740481C1C}">
                          <a14:useLocalDpi xmlns:a14="http://schemas.microsoft.com/office/drawing/2010/main" val="0"/>
                        </a:ext>
                      </a:extLst>
                    </a:blip>
                    <a:stretch>
                      <a:fillRect/>
                    </a:stretch>
                  </pic:blipFill>
                  <pic:spPr>
                    <a:xfrm>
                      <a:off x="0" y="0"/>
                      <a:ext cx="5540222" cy="5159186"/>
                    </a:xfrm>
                    <a:prstGeom prst="rect">
                      <a:avLst/>
                    </a:prstGeom>
                  </pic:spPr>
                </pic:pic>
              </a:graphicData>
            </a:graphic>
          </wp:inline>
        </w:drawing>
      </w:r>
    </w:p>
    <w:p w14:paraId="45952109" w14:textId="2E08F0A4" w:rsidR="00E44CDD" w:rsidRPr="00E44CDD" w:rsidRDefault="00E44CDD" w:rsidP="00E44CDD">
      <w:pPr>
        <w:pStyle w:val="FIGURE"/>
        <w:rPr>
          <w:sz w:val="26"/>
          <w:szCs w:val="26"/>
        </w:rPr>
      </w:pPr>
      <w:bookmarkStart w:id="598" w:name="_Toc60747182"/>
      <w:r>
        <w:t xml:space="preserve">Figure 3.8 </w:t>
      </w:r>
      <w:r w:rsidR="008277C0">
        <w:t>G</w:t>
      </w:r>
      <w:r w:rsidR="002B3933">
        <w:t>enetic algorithm flow</w:t>
      </w:r>
      <w:r w:rsidR="006C6712">
        <w:t>chart</w:t>
      </w:r>
      <w:bookmarkEnd w:id="598"/>
    </w:p>
    <w:p w14:paraId="0F648A2E" w14:textId="2F5ED98D" w:rsidR="00D172D3" w:rsidRDefault="00D172D3" w:rsidP="00AA701D">
      <w:pPr>
        <w:pStyle w:val="Heading2"/>
        <w:spacing w:before="160" w:beforeAutospacing="0" w:after="160"/>
        <w:rPr>
          <w:rFonts w:ascii="Times New Roman" w:hAnsi="Times New Roman" w:cs="Times New Roman"/>
          <w:b/>
          <w:bCs/>
          <w:color w:val="auto"/>
        </w:rPr>
      </w:pPr>
      <w:bookmarkStart w:id="599" w:name="_Toc60747246"/>
      <w:r w:rsidRPr="006E6615">
        <w:rPr>
          <w:rFonts w:ascii="Times New Roman" w:hAnsi="Times New Roman" w:cs="Times New Roman"/>
          <w:b/>
          <w:bCs/>
          <w:color w:val="auto"/>
        </w:rPr>
        <w:t>3.</w:t>
      </w:r>
      <w:ins w:id="600" w:author="NGUYỄN HOÀNG LONG" w:date="2021-01-05T12:49:00Z">
        <w:r w:rsidR="00F5737A">
          <w:rPr>
            <w:rFonts w:ascii="Times New Roman" w:hAnsi="Times New Roman" w:cs="Times New Roman"/>
            <w:b/>
            <w:bCs/>
            <w:color w:val="auto"/>
          </w:rPr>
          <w:t>4</w:t>
        </w:r>
      </w:ins>
      <w:del w:id="601" w:author="NGUYỄN HOÀNG LONG" w:date="2021-01-05T12:49:00Z">
        <w:r w:rsidRPr="006E6615" w:rsidDel="00F5737A">
          <w:rPr>
            <w:rFonts w:ascii="Times New Roman" w:hAnsi="Times New Roman" w:cs="Times New Roman"/>
            <w:b/>
            <w:bCs/>
            <w:color w:val="auto"/>
          </w:rPr>
          <w:delText>3</w:delText>
        </w:r>
      </w:del>
      <w:r w:rsidR="006E6615" w:rsidRPr="006E6615">
        <w:rPr>
          <w:rFonts w:ascii="Times New Roman" w:hAnsi="Times New Roman" w:cs="Times New Roman"/>
          <w:b/>
          <w:bCs/>
          <w:color w:val="auto"/>
        </w:rPr>
        <w:t xml:space="preserve"> Linear Programing</w:t>
      </w:r>
      <w:r w:rsidR="00ED16B5">
        <w:rPr>
          <w:rFonts w:ascii="Times New Roman" w:hAnsi="Times New Roman" w:cs="Times New Roman"/>
          <w:b/>
          <w:bCs/>
          <w:color w:val="auto"/>
        </w:rPr>
        <w:t xml:space="preserve"> (LP)</w:t>
      </w:r>
      <w:bookmarkEnd w:id="599"/>
    </w:p>
    <w:p w14:paraId="56490CA5" w14:textId="64CCB190" w:rsidR="006E6615" w:rsidRDefault="006E6615" w:rsidP="00AA701D">
      <w:pPr>
        <w:pStyle w:val="Heading3"/>
        <w:spacing w:before="160" w:beforeAutospacing="0" w:after="160"/>
        <w:rPr>
          <w:rFonts w:ascii="Times New Roman" w:hAnsi="Times New Roman" w:cs="Times New Roman"/>
          <w:b/>
          <w:bCs/>
          <w:color w:val="auto"/>
          <w:sz w:val="26"/>
          <w:szCs w:val="26"/>
        </w:rPr>
      </w:pPr>
      <w:bookmarkStart w:id="602" w:name="_Toc60747247"/>
      <w:r w:rsidRPr="006E6615">
        <w:rPr>
          <w:rFonts w:ascii="Times New Roman" w:hAnsi="Times New Roman" w:cs="Times New Roman"/>
          <w:b/>
          <w:bCs/>
          <w:color w:val="auto"/>
          <w:sz w:val="26"/>
          <w:szCs w:val="26"/>
        </w:rPr>
        <w:t>3.</w:t>
      </w:r>
      <w:ins w:id="603" w:author="NGUYỄN HOÀNG LONG" w:date="2021-01-05T12:49:00Z">
        <w:r w:rsidR="00F5737A">
          <w:rPr>
            <w:rFonts w:ascii="Times New Roman" w:hAnsi="Times New Roman" w:cs="Times New Roman"/>
            <w:b/>
            <w:bCs/>
            <w:color w:val="auto"/>
            <w:sz w:val="26"/>
            <w:szCs w:val="26"/>
          </w:rPr>
          <w:t>4</w:t>
        </w:r>
      </w:ins>
      <w:del w:id="604" w:author="NGUYỄN HOÀNG LONG" w:date="2021-01-05T12:49:00Z">
        <w:r w:rsidRPr="006E6615" w:rsidDel="00F5737A">
          <w:rPr>
            <w:rFonts w:ascii="Times New Roman" w:hAnsi="Times New Roman" w:cs="Times New Roman"/>
            <w:b/>
            <w:bCs/>
            <w:color w:val="auto"/>
            <w:sz w:val="26"/>
            <w:szCs w:val="26"/>
          </w:rPr>
          <w:delText>3</w:delText>
        </w:r>
      </w:del>
      <w:r w:rsidRPr="006E6615">
        <w:rPr>
          <w:rFonts w:ascii="Times New Roman" w:hAnsi="Times New Roman" w:cs="Times New Roman"/>
          <w:b/>
          <w:bCs/>
          <w:color w:val="auto"/>
          <w:sz w:val="26"/>
          <w:szCs w:val="26"/>
        </w:rPr>
        <w:t xml:space="preserve">.1 </w:t>
      </w:r>
      <w:commentRangeStart w:id="605"/>
      <w:r w:rsidRPr="006E6615">
        <w:rPr>
          <w:rFonts w:ascii="Times New Roman" w:hAnsi="Times New Roman" w:cs="Times New Roman"/>
          <w:b/>
          <w:bCs/>
          <w:color w:val="auto"/>
          <w:sz w:val="26"/>
          <w:szCs w:val="26"/>
        </w:rPr>
        <w:t>The mathematical model of the problem</w:t>
      </w:r>
      <w:commentRangeEnd w:id="605"/>
      <w:r w:rsidR="00664E1C">
        <w:rPr>
          <w:rStyle w:val="CommentReference"/>
          <w:rFonts w:ascii="Times New Roman" w:eastAsiaTheme="minorHAnsi" w:hAnsi="Times New Roman" w:cs="Times New Roman"/>
          <w:color w:val="auto"/>
        </w:rPr>
        <w:commentReference w:id="605"/>
      </w:r>
      <w:bookmarkEnd w:id="602"/>
    </w:p>
    <w:p w14:paraId="07D9AA9E"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rPr>
        <w:t>Before delving into the mathematical model, we define the parameters used: </w:t>
      </w:r>
    </w:p>
    <w:p w14:paraId="447317B6"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b/>
          <w:bCs/>
        </w:rPr>
        <w:t>Parameters:</w:t>
      </w:r>
      <w:r w:rsidRPr="006E6615">
        <w:rPr>
          <w:rFonts w:eastAsia="Times New Roman"/>
        </w:rPr>
        <w:t> </w:t>
      </w:r>
    </w:p>
    <w:p w14:paraId="0E617052" w14:textId="77777777" w:rsidR="006E6615" w:rsidRPr="006E6615" w:rsidRDefault="006E6615" w:rsidP="00594E06">
      <w:pPr>
        <w:pStyle w:val="ListParagraph"/>
        <w:numPr>
          <w:ilvl w:val="0"/>
          <w:numId w:val="39"/>
        </w:numPr>
        <w:spacing w:before="160" w:after="160" w:line="360" w:lineRule="auto"/>
        <w:ind w:left="709"/>
        <w:jc w:val="both"/>
        <w:textAlignment w:val="baseline"/>
        <w:rPr>
          <w:sz w:val="26"/>
          <w:szCs w:val="26"/>
        </w:rPr>
      </w:pPr>
      <w:r w:rsidRPr="006E6615">
        <w:rPr>
          <w:sz w:val="26"/>
          <w:szCs w:val="26"/>
        </w:rPr>
        <w:t>m: Number of invigilators </w:t>
      </w:r>
    </w:p>
    <w:p w14:paraId="4B1EAD0A" w14:textId="77777777" w:rsidR="006E6615" w:rsidRPr="006E6615" w:rsidRDefault="006E6615" w:rsidP="00594E06">
      <w:pPr>
        <w:pStyle w:val="ListParagraph"/>
        <w:numPr>
          <w:ilvl w:val="0"/>
          <w:numId w:val="39"/>
        </w:numPr>
        <w:spacing w:before="160" w:after="160" w:line="360" w:lineRule="auto"/>
        <w:ind w:left="709"/>
        <w:jc w:val="both"/>
        <w:textAlignment w:val="baseline"/>
        <w:rPr>
          <w:sz w:val="26"/>
          <w:szCs w:val="26"/>
        </w:rPr>
      </w:pPr>
      <w:r w:rsidRPr="006E6615">
        <w:rPr>
          <w:sz w:val="26"/>
          <w:szCs w:val="26"/>
        </w:rPr>
        <w:lastRenderedPageBreak/>
        <w:t>n: Number of shifts </w:t>
      </w:r>
    </w:p>
    <w:p w14:paraId="72E13BC3" w14:textId="77777777" w:rsidR="006E6615" w:rsidRPr="006E6615" w:rsidRDefault="006E6615" w:rsidP="00594E06">
      <w:pPr>
        <w:pStyle w:val="ListParagraph"/>
        <w:numPr>
          <w:ilvl w:val="0"/>
          <w:numId w:val="39"/>
        </w:numPr>
        <w:spacing w:before="160" w:after="160" w:line="360" w:lineRule="auto"/>
        <w:ind w:left="709"/>
        <w:jc w:val="both"/>
        <w:textAlignment w:val="baseline"/>
        <w:rPr>
          <w:sz w:val="26"/>
          <w:szCs w:val="26"/>
        </w:rPr>
      </w:pPr>
      <w:r w:rsidRPr="006E6615">
        <w:rPr>
          <w:sz w:val="26"/>
          <w:szCs w:val="26"/>
        </w:rPr>
        <w:t>l: Vector of size m represents number of shifts each staff must overlook </w:t>
      </w:r>
    </w:p>
    <w:p w14:paraId="45BE8D98" w14:textId="77777777" w:rsidR="006E6615" w:rsidRPr="006E6615" w:rsidRDefault="006E6615" w:rsidP="00594E06">
      <w:pPr>
        <w:pStyle w:val="ListParagraph"/>
        <w:numPr>
          <w:ilvl w:val="0"/>
          <w:numId w:val="39"/>
        </w:numPr>
        <w:spacing w:before="160" w:after="160" w:line="360" w:lineRule="auto"/>
        <w:ind w:left="709"/>
        <w:jc w:val="both"/>
        <w:textAlignment w:val="baseline"/>
        <w:rPr>
          <w:sz w:val="26"/>
          <w:szCs w:val="26"/>
        </w:rPr>
      </w:pPr>
      <w:r w:rsidRPr="006E6615">
        <w:rPr>
          <w:sz w:val="26"/>
          <w:szCs w:val="26"/>
        </w:rPr>
        <w:t>r: Vector of size n represents the required number of invigilators for each shift </w:t>
      </w:r>
    </w:p>
    <w:p w14:paraId="3A4ACD78" w14:textId="77777777" w:rsidR="006E6615" w:rsidRPr="006E6615" w:rsidRDefault="006E6615" w:rsidP="00594E06">
      <w:pPr>
        <w:spacing w:before="160" w:beforeAutospacing="0" w:after="160"/>
        <w:jc w:val="both"/>
        <w:textAlignment w:val="baseline"/>
        <w:rPr>
          <w:rFonts w:eastAsia="Times New Roman"/>
        </w:rPr>
      </w:pPr>
      <w:r w:rsidRPr="006E6615">
        <w:rPr>
          <w:rFonts w:eastAsia="Times New Roman"/>
          <w:b/>
          <w:bCs/>
        </w:rPr>
        <w:t>Decision variables:</w:t>
      </w:r>
      <w:r w:rsidRPr="006E6615">
        <w:rPr>
          <w:rFonts w:eastAsia="Times New Roman"/>
        </w:rPr>
        <w:t> </w:t>
      </w:r>
    </w:p>
    <w:p w14:paraId="1555CAAE" w14:textId="083C6C6B" w:rsidR="00C976C3" w:rsidRDefault="006E6615" w:rsidP="00594E06">
      <w:pPr>
        <w:pStyle w:val="ListParagraph"/>
        <w:numPr>
          <w:ilvl w:val="0"/>
          <w:numId w:val="42"/>
        </w:numPr>
        <w:spacing w:before="160" w:after="160" w:line="360" w:lineRule="auto"/>
        <w:jc w:val="both"/>
        <w:textAlignment w:val="baseline"/>
        <w:rPr>
          <w:ins w:id="606" w:author="NGUYỄN HOÀNG LONG" w:date="2021-01-05T08:27:00Z"/>
          <w:sz w:val="26"/>
          <w:szCs w:val="26"/>
        </w:rPr>
      </w:pPr>
      <w:commentRangeStart w:id="607"/>
      <w:del w:id="608" w:author="NGUYỄN HOÀNG LONG" w:date="2021-01-05T08:29:00Z">
        <w:r w:rsidRPr="006E6615">
          <w:rPr>
            <w:sz w:val="26"/>
            <w:szCs w:val="26"/>
          </w:rPr>
          <w:delText>X</w:delText>
        </w:r>
      </w:del>
      <m:oMath>
        <m:sSub>
          <m:sSubPr>
            <m:ctrlPr>
              <w:ins w:id="609" w:author="NGUYỄN HOÀNG LONG" w:date="2021-01-05T08:28:00Z">
                <w:rPr>
                  <w:rFonts w:ascii="Cambria Math" w:hAnsi="Cambria Math"/>
                  <w:i/>
                  <w:sz w:val="26"/>
                  <w:szCs w:val="26"/>
                </w:rPr>
              </w:ins>
            </m:ctrlPr>
          </m:sSubPr>
          <m:e>
            <w:ins w:id="610" w:author="NGUYỄN HOÀNG LONG" w:date="2021-01-05T08:28:00Z">
              <m:r>
                <w:rPr>
                  <w:rFonts w:ascii="Cambria Math" w:hAnsi="Cambria Math"/>
                  <w:sz w:val="26"/>
                  <w:szCs w:val="26"/>
                </w:rPr>
                <m:t>X</m:t>
              </m:r>
            </w:ins>
          </m:e>
          <m:sub>
            <w:ins w:id="611" w:author="NGUYỄN HOÀNG LONG" w:date="2021-01-05T08:28:00Z">
              <m:r>
                <w:rPr>
                  <w:rFonts w:ascii="Cambria Math" w:hAnsi="Cambria Math"/>
                  <w:sz w:val="26"/>
                  <w:szCs w:val="26"/>
                </w:rPr>
                <m:t>(m,n)</m:t>
              </m:r>
            </w:ins>
          </m:sub>
        </m:sSub>
      </m:oMath>
      <w:r w:rsidRPr="006E6615">
        <w:rPr>
          <w:sz w:val="26"/>
          <w:szCs w:val="26"/>
        </w:rPr>
        <w:t>: (m x n) matrix</w:t>
      </w:r>
      <w:commentRangeEnd w:id="607"/>
      <w:r w:rsidR="00D93BF4">
        <w:rPr>
          <w:rStyle w:val="CommentReference"/>
          <w:rFonts w:eastAsiaTheme="minorHAnsi"/>
        </w:rPr>
        <w:commentReference w:id="607"/>
      </w:r>
      <w:r w:rsidRPr="006E6615">
        <w:rPr>
          <w:sz w:val="26"/>
          <w:szCs w:val="26"/>
        </w:rPr>
        <w:t xml:space="preserve">, is the solution to our problem. </w:t>
      </w:r>
    </w:p>
    <w:p w14:paraId="62B958D9" w14:textId="42FFB0A1" w:rsidR="006E6615" w:rsidRPr="006E6615" w:rsidDel="00A4335F" w:rsidRDefault="006E6615">
      <w:pPr>
        <w:pStyle w:val="ListParagraph"/>
        <w:spacing w:before="160" w:after="160" w:line="360" w:lineRule="auto"/>
        <w:ind w:left="567" w:firstLine="0"/>
        <w:jc w:val="both"/>
        <w:textAlignment w:val="baseline"/>
        <w:rPr>
          <w:del w:id="612" w:author="NGUYỄN HOÀNG LONG" w:date="2021-01-05T11:08:00Z"/>
          <w:sz w:val="26"/>
          <w:szCs w:val="26"/>
        </w:rPr>
        <w:pPrChange w:id="613" w:author="NGUYỄN HOÀNG LONG" w:date="2021-01-05T08:28:00Z">
          <w:pPr>
            <w:pStyle w:val="ListParagraph"/>
            <w:numPr>
              <w:numId w:val="42"/>
            </w:numPr>
            <w:spacing w:before="160" w:after="160" w:line="360" w:lineRule="auto"/>
            <w:ind w:left="720" w:hanging="360"/>
            <w:jc w:val="both"/>
            <w:textAlignment w:val="baseline"/>
          </w:pPr>
        </w:pPrChange>
      </w:pPr>
      <w:del w:id="614" w:author="NGUYỄN HOÀNG LONG" w:date="2021-01-05T11:08:00Z">
        <w:r w:rsidRPr="006E6615" w:rsidDel="00A4335F">
          <w:rPr>
            <w:sz w:val="26"/>
            <w:szCs w:val="26"/>
          </w:rPr>
          <w:delText>In which</w:delText>
        </w:r>
      </w:del>
      <w:del w:id="615" w:author="NGUYỄN HOÀNG LONG" w:date="2021-01-05T08:27:00Z">
        <w:r w:rsidRPr="006E6615">
          <w:rPr>
            <w:sz w:val="26"/>
            <w:szCs w:val="26"/>
          </w:rPr>
          <w:delText xml:space="preserve"> </w:delText>
        </w:r>
        <w:commentRangeStart w:id="616"/>
        <w:r w:rsidRPr="006E6615">
          <w:rPr>
            <w:sz w:val="26"/>
            <w:szCs w:val="26"/>
          </w:rPr>
          <w:delText>each </w:delText>
        </w:r>
      </w:del>
      <w:del w:id="617" w:author="NGUYỄN HOÀNG LONG" w:date="2021-01-05T08:28:00Z">
        <w:r w:rsidRPr="006E6615">
          <w:rPr>
            <w:sz w:val="26"/>
            <w:szCs w:val="26"/>
            <w:bdr w:val="none" w:sz="0" w:space="0" w:color="auto" w:frame="1"/>
          </w:rPr>
          <w:delText>Xi,j </w:delText>
        </w:r>
        <w:commentRangeEnd w:id="616"/>
        <w:r w:rsidR="00D93BF4">
          <w:rPr>
            <w:rStyle w:val="CommentReference"/>
            <w:rFonts w:eastAsiaTheme="minorHAnsi"/>
          </w:rPr>
          <w:commentReference w:id="616"/>
        </w:r>
      </w:del>
      <w:del w:id="618" w:author="NGUYỄN HOÀNG LONG" w:date="2021-01-05T11:08:00Z">
        <w:r w:rsidRPr="006E6615" w:rsidDel="00A4335F">
          <w:rPr>
            <w:rFonts w:ascii="Cambria Math" w:hAnsi="Cambria Math" w:cs="Cambria Math"/>
            <w:sz w:val="26"/>
            <w:szCs w:val="26"/>
            <w:bdr w:val="none" w:sz="0" w:space="0" w:color="auto" w:frame="1"/>
          </w:rPr>
          <w:delText>∈</w:delText>
        </w:r>
        <w:r w:rsidRPr="006E6615" w:rsidDel="00A4335F">
          <w:rPr>
            <w:sz w:val="26"/>
            <w:szCs w:val="26"/>
            <w:bdr w:val="none" w:sz="0" w:space="0" w:color="auto" w:frame="1"/>
          </w:rPr>
          <w:delText>{0,1}</w:delText>
        </w:r>
      </w:del>
    </w:p>
    <w:p w14:paraId="45547915" w14:textId="77777777" w:rsidR="006E6615" w:rsidRPr="006E6615" w:rsidRDefault="006E6615" w:rsidP="00594E06">
      <w:pPr>
        <w:pStyle w:val="ListParagraph"/>
        <w:numPr>
          <w:ilvl w:val="0"/>
          <w:numId w:val="42"/>
        </w:numPr>
        <w:spacing w:before="160" w:after="160" w:line="360" w:lineRule="auto"/>
        <w:jc w:val="both"/>
        <w:textAlignment w:val="baseline"/>
        <w:rPr>
          <w:sz w:val="26"/>
          <w:szCs w:val="26"/>
        </w:rPr>
      </w:pPr>
      <w:r w:rsidRPr="006E6615">
        <w:rPr>
          <w:sz w:val="26"/>
          <w:szCs w:val="26"/>
        </w:rPr>
        <w:t>max: Vector represents the largest position of “l” element on each row. </w:t>
      </w:r>
    </w:p>
    <w:p w14:paraId="54B606F9" w14:textId="77777777" w:rsidR="006E6615" w:rsidRPr="006E6615" w:rsidRDefault="006E6615" w:rsidP="00594E06">
      <w:pPr>
        <w:pStyle w:val="ListParagraph"/>
        <w:numPr>
          <w:ilvl w:val="0"/>
          <w:numId w:val="42"/>
        </w:numPr>
        <w:spacing w:before="160" w:after="160" w:line="360" w:lineRule="auto"/>
        <w:jc w:val="both"/>
        <w:textAlignment w:val="baseline"/>
        <w:rPr>
          <w:sz w:val="26"/>
          <w:szCs w:val="26"/>
        </w:rPr>
      </w:pPr>
      <w:r w:rsidRPr="006E6615">
        <w:rPr>
          <w:sz w:val="26"/>
          <w:szCs w:val="26"/>
        </w:rPr>
        <w:t>min: Vector represents the smallest position of “1” element on each row. </w:t>
      </w:r>
    </w:p>
    <w:p w14:paraId="26E97C9B" w14:textId="75E27932" w:rsidR="006E6615" w:rsidRDefault="006E6615" w:rsidP="00594E06">
      <w:pPr>
        <w:spacing w:before="160" w:beforeAutospacing="0" w:after="160"/>
        <w:jc w:val="both"/>
        <w:textAlignment w:val="baseline"/>
      </w:pPr>
      <w:commentRangeStart w:id="619"/>
      <w:r w:rsidRPr="006E6615">
        <w:t>Instead of dividing the shifts by date, we flatted the shifts continuous through time for each invigilator for convenience. This type of representation automatically avoids the hard constraint that each invigilator cannot be at more than one shift at the same time</w:t>
      </w:r>
      <w:commentRangeEnd w:id="619"/>
      <w:r w:rsidR="003A72B2">
        <w:rPr>
          <w:rStyle w:val="CommentReference"/>
        </w:rPr>
        <w:commentReference w:id="619"/>
      </w:r>
      <w:r w:rsidRPr="006E6615">
        <w:t>. Followed by the above notation. We are mathematically the hard constraints as</w:t>
      </w:r>
      <w:r>
        <w:t xml:space="preserve"> </w:t>
      </w:r>
      <w:r w:rsidRPr="006E6615">
        <w:t>bellow: </w:t>
      </w:r>
    </w:p>
    <w:p w14:paraId="4BACD657" w14:textId="493D68ED" w:rsidR="006E6615" w:rsidRPr="00B33228" w:rsidRDefault="006E6615" w:rsidP="00594E06">
      <w:pPr>
        <w:spacing w:before="160" w:beforeAutospacing="0" w:after="160"/>
        <w:jc w:val="both"/>
        <w:textAlignment w:val="baseline"/>
      </w:pPr>
      <w:r w:rsidRPr="00B33228">
        <w:t xml:space="preserve">Each </w:t>
      </w:r>
      <w:del w:id="620" w:author="NGUYỄN HOÀNG LONG" w:date="2021-01-04T23:52:00Z">
        <w:r w:rsidRPr="00B33228">
          <w:delText xml:space="preserve">proctor </w:delText>
        </w:r>
      </w:del>
      <w:ins w:id="621" w:author="NGUYỄN HOÀNG LONG" w:date="2021-01-04T23:52:00Z">
        <w:r w:rsidR="00FA7177">
          <w:t>invigilator</w:t>
        </w:r>
        <w:r w:rsidR="00FA7177" w:rsidRPr="00B33228">
          <w:t xml:space="preserve"> </w:t>
        </w:r>
      </w:ins>
      <w:r w:rsidRPr="00B33228">
        <w:t xml:space="preserve">must meet the required number of exams. </w:t>
      </w:r>
    </w:p>
    <w:p w14:paraId="40A7B035" w14:textId="1D0DFA58" w:rsidR="006E6615" w:rsidRPr="00B33228" w:rsidRDefault="003C566F" w:rsidP="00594E06">
      <w:pPr>
        <w:spacing w:before="160" w:beforeAutospacing="0" w:after="160"/>
        <w:jc w:val="both"/>
        <w:textAlignment w:val="baseline"/>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e>
        </m:nary>
      </m:oMath>
      <w:r w:rsidR="00B33228" w:rsidRPr="00B33228">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CD6191">
        <w:rPr>
          <w:rFonts w:eastAsiaTheme="minorEastAsia"/>
        </w:rPr>
        <w:tab/>
      </w:r>
      <w:r w:rsidR="006E6615" w:rsidRPr="00B33228">
        <w:t>(1)</w:t>
      </w:r>
    </w:p>
    <w:p w14:paraId="0C2F7635" w14:textId="441EDCC6" w:rsidR="006E6615" w:rsidRPr="00B33228" w:rsidRDefault="006E6615" w:rsidP="00594E06">
      <w:pPr>
        <w:spacing w:before="160" w:beforeAutospacing="0" w:after="160"/>
        <w:jc w:val="both"/>
        <w:textAlignment w:val="baseline"/>
      </w:pPr>
      <w:commentRangeStart w:id="622"/>
      <w:r w:rsidRPr="00B33228">
        <w:t xml:space="preserve">Each exam </w:t>
      </w:r>
      <w:commentRangeEnd w:id="622"/>
      <w:r w:rsidR="00196EDE">
        <w:rPr>
          <w:rStyle w:val="CommentReference"/>
        </w:rPr>
        <w:commentReference w:id="622"/>
      </w:r>
      <w:r w:rsidRPr="00B33228">
        <w:t>has a certain number of Invigilators.</w:t>
      </w:r>
    </w:p>
    <w:p w14:paraId="25290235" w14:textId="5763DF9C" w:rsidR="006E6615" w:rsidRPr="00B33228" w:rsidRDefault="003C566F" w:rsidP="00594E06">
      <w:pPr>
        <w:spacing w:before="160" w:beforeAutospacing="0" w:after="160"/>
        <w:jc w:val="both"/>
        <w:textAlignment w:val="baseline"/>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nary>
      </m:oMath>
      <w:r w:rsidR="00B33228" w:rsidRPr="00B33228">
        <w:t xml:space="preserve"> </w:t>
      </w:r>
      <w:r w:rsidR="00B33228" w:rsidRPr="00B33228">
        <w:tab/>
      </w:r>
      <w:r w:rsidR="00CD6191">
        <w:tab/>
      </w:r>
      <w:r w:rsidR="00CD6191">
        <w:tab/>
      </w:r>
      <w:r w:rsidR="00CD6191">
        <w:tab/>
      </w:r>
      <w:r w:rsidR="00CD6191">
        <w:tab/>
      </w:r>
      <w:r w:rsidR="00CD6191">
        <w:tab/>
      </w:r>
      <w:r w:rsidR="00CD6191">
        <w:tab/>
      </w:r>
      <w:r w:rsidR="006E6615" w:rsidRPr="00B33228">
        <w:t>(2)</w:t>
      </w:r>
    </w:p>
    <w:p w14:paraId="314676AC" w14:textId="6EE16756" w:rsidR="006E6615" w:rsidRDefault="006E6615" w:rsidP="00594E06">
      <w:pPr>
        <w:spacing w:before="160" w:beforeAutospacing="0" w:after="160"/>
        <w:jc w:val="both"/>
        <w:textAlignment w:val="baseline"/>
      </w:pPr>
      <w:r>
        <w:t xml:space="preserve">Each element in the X array represents whether the </w:t>
      </w:r>
      <w:ins w:id="623" w:author="NGUYỄN HOÀNG LONG" w:date="2021-01-05T08:54:00Z">
        <w:r w:rsidR="00AA5F63">
          <w:t>“</w:t>
        </w:r>
      </w:ins>
      <w:del w:id="624" w:author="NGUYỄN HOÀNG LONG" w:date="2021-01-05T08:54:00Z">
        <w:r w:rsidDel="00AA5F63">
          <w:delText>i</w:delText>
        </w:r>
      </w:del>
      <w:ins w:id="625" w:author="NGUYỄN HOÀNG LONG" w:date="2021-01-05T08:54:00Z">
        <w:r w:rsidR="00AA5F63">
          <w:t>i”</w:t>
        </w:r>
      </w:ins>
      <w:r>
        <w:t xml:space="preserve"> </w:t>
      </w:r>
      <w:del w:id="626" w:author="NGUYỄN HOÀNG LONG" w:date="2021-01-05T08:54:00Z">
        <w:r>
          <w:delText xml:space="preserve">supervisor </w:delText>
        </w:r>
      </w:del>
      <w:ins w:id="627" w:author="NGUYỄN HOÀNG LONG" w:date="2021-01-05T08:54:00Z">
        <w:r w:rsidR="007A4723">
          <w:t xml:space="preserve">invigilator </w:t>
        </w:r>
      </w:ins>
      <w:commentRangeStart w:id="628"/>
      <w:r>
        <w:t xml:space="preserve">has worked in the </w:t>
      </w:r>
      <w:ins w:id="629" w:author="NGUYỄN HOÀNG LONG" w:date="2021-01-05T08:55:00Z">
        <w:r w:rsidR="00AA5F63">
          <w:t>“</w:t>
        </w:r>
      </w:ins>
      <w:r>
        <w:t>j</w:t>
      </w:r>
      <w:ins w:id="630" w:author="NGUYỄN HOÀNG LONG" w:date="2021-01-05T08:55:00Z">
        <w:r w:rsidR="00AA5F63">
          <w:t>”</w:t>
        </w:r>
      </w:ins>
      <w:r>
        <w:t xml:space="preserve"> shifts </w:t>
      </w:r>
      <w:commentRangeEnd w:id="628"/>
      <w:r w:rsidR="00275B20">
        <w:rPr>
          <w:rStyle w:val="CommentReference"/>
        </w:rPr>
        <w:commentReference w:id="628"/>
      </w:r>
      <w:r>
        <w:t>or not.</w:t>
      </w:r>
    </w:p>
    <w:p w14:paraId="77436448" w14:textId="0FDFF85C" w:rsidR="006E6615" w:rsidRDefault="003C566F" w:rsidP="00594E06">
      <w:pPr>
        <w:spacing w:before="160" w:beforeAutospacing="0" w:after="160"/>
        <w:jc w:val="both"/>
        <w:textAlignment w:val="baseline"/>
      </w:pP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i,j</m:t>
            </m:r>
          </m:sub>
        </m:sSub>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0, 1</m:t>
            </m:r>
          </m:e>
        </m:d>
      </m:oMath>
      <w:r w:rsidR="006E6615">
        <w:t xml:space="preserve">             </w:t>
      </w:r>
      <w:r w:rsidR="00B33228">
        <w:tab/>
      </w:r>
      <w:r w:rsidR="00CD6191">
        <w:tab/>
      </w:r>
      <w:r w:rsidR="00CD6191">
        <w:tab/>
      </w:r>
      <w:r w:rsidR="00CD6191">
        <w:tab/>
      </w:r>
      <w:r w:rsidR="00CD6191">
        <w:tab/>
      </w:r>
      <w:r w:rsidR="00CD6191">
        <w:tab/>
      </w:r>
      <w:r w:rsidR="006E6615">
        <w:t>(3)</w:t>
      </w:r>
    </w:p>
    <w:p w14:paraId="6F6B24C3" w14:textId="4FC4285D" w:rsidR="006E6615" w:rsidRDefault="006E6615" w:rsidP="00594E06">
      <w:pPr>
        <w:spacing w:before="160" w:beforeAutospacing="0" w:after="160"/>
        <w:jc w:val="both"/>
        <w:textAlignment w:val="baseline"/>
      </w:pPr>
      <w:r>
        <w:lastRenderedPageBreak/>
        <w:t>The main objective  of  our  model  is  to  reduce  the  number  of  days  each  lecturer must  be  present  at  school.   This  number  depends  on  the  positions  of  the  first  and last elements whose value is ”1”.  Due to this observation, we minimize the sum of all distances from the first element has value ”1” to the last one on each row of the decision variable.  The mathematical form is formulated as following:</w:t>
      </w:r>
    </w:p>
    <w:p w14:paraId="7C6E4625" w14:textId="1CD522EA" w:rsidR="006E6615" w:rsidRDefault="006E6615" w:rsidP="00594E06">
      <w:pPr>
        <w:spacing w:before="160" w:beforeAutospacing="0" w:after="160"/>
        <w:jc w:val="both"/>
        <w:textAlignment w:val="baseline"/>
      </w:pPr>
      <m:oMath>
        <m:r>
          <w:rPr>
            <w:rFonts w:ascii="Cambria Math" w:hAnsi="Cambria Math"/>
          </w:rPr>
          <m:t>minimize</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rPr>
                    </m:ctrlPr>
                  </m:sSubPr>
                  <m:e>
                    <m:r>
                      <m:rPr>
                        <m:sty m:val="p"/>
                      </m:rPr>
                      <w:rPr>
                        <w:rFonts w:ascii="Cambria Math" w:hAnsi="Cambria Math"/>
                      </w:rPr>
                      <m:t>max</m:t>
                    </m:r>
                  </m:e>
                  <m:sub>
                    <m:r>
                      <w:rPr>
                        <w:rFonts w:ascii="Cambria Math" w:hAnsi="Cambria Math"/>
                      </w:rPr>
                      <m:t>j</m:t>
                    </m:r>
                  </m:sub>
                </m:sSub>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j</m:t>
                    </m:r>
                  </m:sub>
                </m:sSub>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i,j</m:t>
                        </m:r>
                      </m:sub>
                    </m:sSub>
                  </m:e>
                </m:d>
              </m:e>
            </m:d>
          </m:e>
        </m:nary>
      </m:oMath>
      <w:r>
        <w:rPr>
          <w:rFonts w:eastAsiaTheme="minorEastAsia"/>
        </w:rPr>
        <w:tab/>
      </w:r>
      <w:r w:rsidR="00CD6191">
        <w:rPr>
          <w:rFonts w:eastAsiaTheme="minorEastAsia"/>
        </w:rPr>
        <w:tab/>
      </w:r>
      <w:r>
        <w:t>(4)</w:t>
      </w:r>
    </w:p>
    <w:p w14:paraId="0839FB85" w14:textId="40DA3D71" w:rsidR="006E6615" w:rsidRDefault="006E6615" w:rsidP="00594E06">
      <w:pPr>
        <w:spacing w:before="160" w:beforeAutospacing="0" w:after="160"/>
        <w:jc w:val="both"/>
        <w:textAlignment w:val="baseline"/>
      </w:pPr>
      <w:r>
        <w:t>Using objective function (4) combined with equation sets (1), (2),</w:t>
      </w:r>
      <w:ins w:id="631" w:author="Huỳnh Thiện Ý" w:date="2021-01-05T08:31:00Z">
        <w:r w:rsidR="00A10FA8">
          <w:t xml:space="preserve"> </w:t>
        </w:r>
      </w:ins>
      <w:r>
        <w:t xml:space="preserve">(3) then convert the problem to integer programming, we obtained the mathematical formulation bellow: </w:t>
      </w:r>
    </w:p>
    <w:p w14:paraId="0C50697B" w14:textId="0CE2586D" w:rsidR="006E6615" w:rsidRDefault="006E6615" w:rsidP="00594E06">
      <w:pPr>
        <w:spacing w:before="160" w:beforeAutospacing="0" w:after="160"/>
        <w:jc w:val="both"/>
        <w:textAlignment w:val="baseline"/>
      </w:pPr>
      <w:commentRangeStart w:id="632"/>
      <m:oMath>
        <m:r>
          <w:rPr>
            <w:rFonts w:ascii="Cambria Math" w:hAnsi="Cambria Math"/>
          </w:rPr>
          <m:t>minimize</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rPr>
                    </m:ctrlPr>
                  </m:sSubPr>
                  <m:e>
                    <m:r>
                      <m:rPr>
                        <m:sty m:val="p"/>
                      </m:rPr>
                      <w:rPr>
                        <w:rFonts w:ascii="Cambria Math" w:hAnsi="Cambria Math"/>
                      </w:rPr>
                      <m:t>max</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i</m:t>
                    </m:r>
                  </m:sub>
                </m:sSub>
              </m:e>
            </m:d>
          </m:e>
        </m:nary>
      </m:oMath>
      <w:r>
        <w:rPr>
          <w:rFonts w:eastAsiaTheme="minorEastAsia"/>
        </w:rPr>
        <w:tab/>
      </w:r>
      <w:commentRangeEnd w:id="632"/>
      <w:r w:rsidR="006A6921">
        <w:rPr>
          <w:rStyle w:val="CommentReference"/>
        </w:rPr>
        <w:commentReference w:id="632"/>
      </w:r>
      <w:r w:rsidR="00CD6191">
        <w:rPr>
          <w:rFonts w:eastAsiaTheme="minorEastAsia"/>
        </w:rPr>
        <w:tab/>
      </w:r>
      <w:r w:rsidR="00CD6191">
        <w:rPr>
          <w:rFonts w:eastAsiaTheme="minorEastAsia"/>
        </w:rPr>
        <w:tab/>
      </w:r>
      <w:r w:rsidR="00CD6191">
        <w:rPr>
          <w:rFonts w:eastAsiaTheme="minorEastAsia"/>
        </w:rPr>
        <w:tab/>
      </w:r>
      <w:r>
        <w:t>(5)</w:t>
      </w:r>
    </w:p>
    <w:p w14:paraId="7B2DD911" w14:textId="77777777" w:rsidR="00A1003B" w:rsidRPr="00A1003B" w:rsidRDefault="00A1003B" w:rsidP="00594E06">
      <w:pPr>
        <w:spacing w:before="160" w:beforeAutospacing="0" w:after="160"/>
        <w:jc w:val="both"/>
        <w:textAlignment w:val="baseline"/>
      </w:pPr>
      <w:r w:rsidRPr="00A1003B">
        <w:t>Subject to:</w:t>
      </w:r>
    </w:p>
    <w:p w14:paraId="28ED4E20" w14:textId="286B0194" w:rsidR="00A1003B" w:rsidRPr="00A1003B" w:rsidRDefault="00A1003B" w:rsidP="00594E06">
      <w:pPr>
        <w:pStyle w:val="ListParagraph"/>
        <w:numPr>
          <w:ilvl w:val="0"/>
          <w:numId w:val="43"/>
        </w:numPr>
        <w:spacing w:before="160" w:after="160" w:line="360" w:lineRule="auto"/>
        <w:jc w:val="both"/>
        <w:textAlignment w:val="baseline"/>
        <w:rPr>
          <w:sz w:val="26"/>
          <w:szCs w:val="26"/>
        </w:rPr>
      </w:pPr>
      <w:r w:rsidRPr="00A1003B">
        <w:rPr>
          <w:sz w:val="26"/>
          <w:szCs w:val="26"/>
        </w:rPr>
        <w:t>constraints to find maximum position:</w:t>
      </w:r>
    </w:p>
    <w:p w14:paraId="2C28644E" w14:textId="410D3C7C" w:rsidR="00113D21" w:rsidRPr="00A1003B" w:rsidRDefault="003C566F" w:rsidP="006426AD">
      <w:pPr>
        <w:pStyle w:val="ListParagraph"/>
        <w:spacing w:before="160" w:after="160" w:line="360" w:lineRule="auto"/>
        <w:ind w:left="-490" w:firstLine="1057"/>
        <w:jc w:val="both"/>
        <w:textAlignment w:val="baseline"/>
        <w:rPr>
          <w:rFonts w:eastAsiaTheme="minorEastAsia"/>
          <w:sz w:val="26"/>
          <w:szCs w:val="26"/>
          <w:oMath/>
        </w:rPr>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w:ins w:id="633" w:author="Nguyễn Sơn Lâm" w:date="2021-01-05T10:42:00Z">
                        <m:r>
                          <w:rPr>
                            <w:rFonts w:ascii="Cambria Math" w:eastAsiaTheme="minorEastAsia" w:hAnsi="Cambria Math"/>
                            <w:sz w:val="26"/>
                            <w:szCs w:val="26"/>
                          </w:rPr>
                          <m:t>i</m:t>
                        </m:r>
                      </w:ins>
                      <w:del w:id="634" w:author="Nguyễn Sơn Lâm" w:date="2021-01-05T10:41:00Z">
                        <m:r>
                          <w:rPr>
                            <w:rFonts w:ascii="Cambria Math" w:eastAsiaTheme="minorEastAsia" w:hAnsi="Cambria Math"/>
                            <w:sz w:val="26"/>
                            <w:szCs w:val="26"/>
                          </w:rPr>
                          <m:t>1</m:t>
                        </m:r>
                      </w:del>
                    </m:sub>
                  </m:sSub>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w:ins w:id="635" w:author="Nguyễn Sơn Lâm" w:date="2021-01-05T10:42:00Z">
                        <m:r>
                          <w:rPr>
                            <w:rFonts w:ascii="Cambria Math" w:eastAsiaTheme="minorEastAsia" w:hAnsi="Cambria Math"/>
                            <w:sz w:val="26"/>
                            <w:szCs w:val="26"/>
                          </w:rPr>
                          <m:t>i</m:t>
                        </m:r>
                      </w:ins>
                      <w:del w:id="636" w:author="Nguyễn Sơn Lâm" w:date="2021-01-05T10:42:00Z">
                        <m:r>
                          <w:rPr>
                            <w:rFonts w:ascii="Cambria Math" w:eastAsiaTheme="minorEastAsia" w:hAnsi="Cambria Math"/>
                            <w:sz w:val="26"/>
                            <w:szCs w:val="26"/>
                          </w:rPr>
                          <m:t>1</m:t>
                        </m:r>
                      </w:del>
                    </m:sub>
                  </m:sSub>
                  <m:ctrlPr>
                    <w:rPr>
                      <w:rFonts w:ascii="Cambria Math" w:eastAsia="Cambria Math" w:hAnsi="Cambria Math"/>
                      <w:i/>
                      <w:sz w:val="26"/>
                      <w:szCs w:val="26"/>
                    </w:rPr>
                  </m:ctrlPr>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w:ins w:id="637" w:author="Nguyễn Sơn Lâm" w:date="2021-01-05T10:42:00Z">
                        <m:r>
                          <w:rPr>
                            <w:rFonts w:ascii="Cambria Math" w:eastAsiaTheme="minorEastAsia" w:hAnsi="Cambria Math"/>
                            <w:sz w:val="26"/>
                            <w:szCs w:val="26"/>
                          </w:rPr>
                          <m:t>i</m:t>
                        </m:r>
                      </w:ins>
                      <w:del w:id="638" w:author="Nguyễn Sơn Lâm" w:date="2021-01-05T10:42:00Z">
                        <m:r>
                          <w:rPr>
                            <w:rFonts w:ascii="Cambria Math" w:eastAsiaTheme="minorEastAsia" w:hAnsi="Cambria Math"/>
                            <w:sz w:val="26"/>
                            <w:szCs w:val="26"/>
                          </w:rPr>
                          <m:t>1</m:t>
                        </m:r>
                      </w:del>
                    </m:sub>
                  </m:sSub>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sSub>
                    <m:sSubPr>
                      <m:ctrlPr>
                        <w:rPr>
                          <w:rFonts w:ascii="Cambria Math" w:eastAsiaTheme="minorEastAsia" w:hAnsi="Cambria Math"/>
                          <w:i/>
                          <w:sz w:val="26"/>
                          <w:szCs w:val="26"/>
                        </w:rPr>
                      </m:ctrlPr>
                    </m:sSubPr>
                    <m:e>
                      <m:r>
                        <w:rPr>
                          <w:rFonts w:ascii="Cambria Math" w:eastAsiaTheme="minorEastAsia" w:hAnsi="Cambria Math"/>
                          <w:sz w:val="26"/>
                          <w:szCs w:val="26"/>
                        </w:rPr>
                        <m:t>max</m:t>
                      </m:r>
                    </m:e>
                    <m:sub>
                      <w:ins w:id="639" w:author="Nguyễn Sơn Lâm" w:date="2021-01-05T10:42:00Z">
                        <m:r>
                          <w:rPr>
                            <w:rFonts w:ascii="Cambria Math" w:eastAsiaTheme="minorEastAsia" w:hAnsi="Cambria Math"/>
                            <w:sz w:val="26"/>
                            <w:szCs w:val="26"/>
                          </w:rPr>
                          <m:t>i</m:t>
                        </m:r>
                      </w:ins>
                      <w:del w:id="640" w:author="Nguyễn Sơn Lâm" w:date="2021-01-05T10:42:00Z">
                        <m:r>
                          <w:rPr>
                            <w:rFonts w:ascii="Cambria Math" w:eastAsiaTheme="minorEastAsia" w:hAnsi="Cambria Math"/>
                            <w:sz w:val="26"/>
                            <w:szCs w:val="26"/>
                          </w:rPr>
                          <m:t>1</m:t>
                        </m:r>
                      </w:del>
                    </m:sub>
                  </m:sSub>
                </m:e>
              </m:eqArr>
            </m:e>
          </m:d>
          <m:r>
            <w:rPr>
              <w:rFonts w:ascii="Cambria Math" w:eastAsiaTheme="minorEastAsia" w:hAnsi="Cambria Math"/>
              <w:sz w:val="26"/>
              <w:szCs w:val="26"/>
            </w:rPr>
            <m:t xml:space="preserve"> ≥ </m:t>
          </m:r>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1+a</m:t>
                  </m:r>
                </m:e>
                <m:e>
                  <m:r>
                    <w:rPr>
                      <w:rFonts w:ascii="Cambria Math" w:eastAsiaTheme="minorEastAsia" w:hAnsi="Cambria Math"/>
                      <w:sz w:val="26"/>
                      <w:szCs w:val="26"/>
                    </w:rPr>
                    <m:t>2+a</m:t>
                  </m:r>
                  <m:ctrlPr>
                    <w:rPr>
                      <w:rFonts w:ascii="Cambria Math" w:eastAsia="Cambria Math" w:hAnsi="Cambria Math"/>
                      <w:i/>
                      <w:sz w:val="26"/>
                      <w:szCs w:val="26"/>
                    </w:rPr>
                  </m:ctrlPr>
                </m:e>
                <m:e>
                  <m:r>
                    <w:rPr>
                      <w:rFonts w:ascii="Cambria Math" w:eastAsiaTheme="minorEastAsia" w:hAnsi="Cambria Math"/>
                      <w:sz w:val="26"/>
                      <w:szCs w:val="26"/>
                    </w:rPr>
                    <m:t>3+a</m:t>
                  </m:r>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d>
                    <m:dPr>
                      <m:ctrlPr>
                        <w:rPr>
                          <w:rFonts w:ascii="Cambria Math" w:eastAsiaTheme="minorEastAsia" w:hAnsi="Cambria Math"/>
                          <w:i/>
                          <w:sz w:val="26"/>
                          <w:szCs w:val="26"/>
                        </w:rPr>
                      </m:ctrlPr>
                    </m:dPr>
                    <m:e>
                      <m:r>
                        <w:rPr>
                          <w:rFonts w:ascii="Cambria Math" w:eastAsiaTheme="minorEastAsia" w:hAnsi="Cambria Math"/>
                          <w:sz w:val="26"/>
                          <w:szCs w:val="26"/>
                        </w:rPr>
                        <m:t>j+1</m:t>
                      </m:r>
                    </m:e>
                  </m:d>
                  <m:r>
                    <w:rPr>
                      <w:rFonts w:ascii="Cambria Math" w:eastAsiaTheme="minorEastAsia" w:hAnsi="Cambria Math"/>
                      <w:sz w:val="26"/>
                      <w:szCs w:val="26"/>
                    </w:rPr>
                    <m:t>+a</m:t>
                  </m:r>
                </m:e>
              </m:eqArr>
            </m:e>
          </m:d>
          <w:del w:id="641" w:author="Nguyễn Sơn Lâm" w:date="2021-01-05T09:57:00Z">
            <m:r>
              <w:rPr>
                <w:rFonts w:ascii="Cambria Math" w:eastAsiaTheme="minorEastAsia" w:hAnsi="Cambria Math"/>
                <w:sz w:val="26"/>
                <w:szCs w:val="26"/>
              </w:rPr>
              <m:t>×</m:t>
            </m:r>
          </w:del>
          <m:d>
            <m:dPr>
              <m:begChr m:val="["/>
              <m:endChr m:val="]"/>
              <m:ctrlPr>
                <w:ins w:id="642" w:author="Nguyễn Sơn Lâm" w:date="2021-01-05T10:46:00Z">
                  <w:rPr>
                    <w:rFonts w:ascii="Cambria Math" w:eastAsiaTheme="minorEastAsia" w:hAnsi="Cambria Math"/>
                    <w:i/>
                    <w:sz w:val="26"/>
                    <w:szCs w:val="26"/>
                  </w:rPr>
                </w:ins>
              </m:ctrlPr>
            </m:dPr>
            <m:e>
              <m:m>
                <m:mPr>
                  <m:mcs>
                    <m:mc>
                      <m:mcPr>
                        <m:count m:val="3"/>
                        <m:mcJc m:val="center"/>
                      </m:mcPr>
                    </m:mc>
                  </m:mcs>
                  <m:ctrlPr>
                    <w:ins w:id="643" w:author="Nguyễn Sơn Lâm" w:date="2021-01-05T10:46:00Z">
                      <w:rPr>
                        <w:rFonts w:ascii="Cambria Math" w:eastAsiaTheme="minorEastAsia" w:hAnsi="Cambria Math"/>
                        <w:i/>
                        <w:sz w:val="26"/>
                        <w:szCs w:val="26"/>
                      </w:rPr>
                    </w:ins>
                  </m:ctrlPr>
                </m:mPr>
                <m:mr>
                  <m:e>
                    <m:sSub>
                      <m:sSubPr>
                        <m:ctrlPr>
                          <w:ins w:id="644" w:author="Nguyễn Sơn Lâm" w:date="2021-01-05T10:46:00Z">
                            <w:rPr>
                              <w:rFonts w:ascii="Cambria Math" w:eastAsiaTheme="minorEastAsia" w:hAnsi="Cambria Math"/>
                              <w:i/>
                              <w:sz w:val="26"/>
                              <w:szCs w:val="26"/>
                            </w:rPr>
                          </w:ins>
                        </m:ctrlPr>
                      </m:sSubPr>
                      <m:e>
                        <w:ins w:id="645" w:author="Nguyễn Sơn Lâm" w:date="2021-01-05T10:46:00Z">
                          <m:r>
                            <w:rPr>
                              <w:rFonts w:ascii="Cambria Math" w:eastAsiaTheme="minorEastAsia" w:hAnsi="Cambria Math"/>
                              <w:sz w:val="26"/>
                              <w:szCs w:val="26"/>
                            </w:rPr>
                            <m:t>X</m:t>
                          </m:r>
                        </w:ins>
                      </m:e>
                      <m:sub>
                        <w:ins w:id="646" w:author="Nguyễn Sơn Lâm" w:date="2021-01-05T10:46:00Z">
                          <m:r>
                            <w:rPr>
                              <w:rFonts w:ascii="Cambria Math" w:eastAsiaTheme="minorEastAsia" w:hAnsi="Cambria Math"/>
                              <w:sz w:val="26"/>
                              <w:szCs w:val="26"/>
                            </w:rPr>
                            <m:t>i,</m:t>
                          </m:r>
                        </w:ins>
                        <w:ins w:id="647" w:author="Nguyễn Sơn Lâm" w:date="2021-01-05T10:49:00Z">
                          <m:r>
                            <w:rPr>
                              <w:rFonts w:ascii="Cambria Math" w:eastAsiaTheme="minorEastAsia" w:hAnsi="Cambria Math"/>
                              <w:sz w:val="26"/>
                              <w:szCs w:val="26"/>
                            </w:rPr>
                            <m:t>0</m:t>
                          </m:r>
                        </w:ins>
                      </m:sub>
                    </m:sSub>
                  </m:e>
                  <m:e>
                    <w:ins w:id="648" w:author="Nguyễn Sơn Lâm" w:date="2021-01-05T10:46:00Z">
                      <m:r>
                        <w:rPr>
                          <w:rFonts w:ascii="Cambria Math" w:hAnsi="Cambria Math"/>
                          <w:sz w:val="26"/>
                          <w:szCs w:val="26"/>
                        </w:rPr>
                        <m:t>⋯</m:t>
                      </m:r>
                    </w:ins>
                  </m:e>
                  <m:e>
                    <w:ins w:id="649" w:author="Nguyễn Sơn Lâm" w:date="2021-01-05T10:47:00Z">
                      <m:r>
                        <w:rPr>
                          <w:rFonts w:ascii="Cambria Math" w:eastAsiaTheme="minorEastAsia" w:hAnsi="Cambria Math"/>
                          <w:sz w:val="26"/>
                          <w:szCs w:val="26"/>
                        </w:rPr>
                        <m:t>0</m:t>
                      </m:r>
                    </w:ins>
                  </m:e>
                </m:mr>
                <m:mr>
                  <m:e>
                    <w:ins w:id="650" w:author="Nguyễn Sơn Lâm" w:date="2021-01-05T10:46:00Z">
                      <m:r>
                        <w:rPr>
                          <w:rFonts w:ascii="Cambria Math" w:hAnsi="Cambria Math"/>
                          <w:sz w:val="26"/>
                          <w:szCs w:val="26"/>
                        </w:rPr>
                        <m:t>⋮</m:t>
                      </m:r>
                    </w:ins>
                  </m:e>
                  <m:e>
                    <w:ins w:id="651" w:author="Nguyễn Sơn Lâm" w:date="2021-01-05T10:46:00Z">
                      <m:r>
                        <w:rPr>
                          <w:rFonts w:ascii="Cambria Math" w:hAnsi="Cambria Math"/>
                          <w:sz w:val="26"/>
                          <w:szCs w:val="26"/>
                        </w:rPr>
                        <m:t>⋱</m:t>
                      </m:r>
                    </w:ins>
                  </m:e>
                  <m:e>
                    <w:ins w:id="652" w:author="Nguyễn Sơn Lâm" w:date="2021-01-05T10:46:00Z">
                      <m:r>
                        <w:rPr>
                          <w:rFonts w:ascii="Cambria Math" w:hAnsi="Cambria Math"/>
                          <w:sz w:val="26"/>
                          <w:szCs w:val="26"/>
                        </w:rPr>
                        <m:t>⋮</m:t>
                      </m:r>
                    </w:ins>
                  </m:e>
                </m:mr>
                <m:mr>
                  <m:e>
                    <w:ins w:id="653" w:author="Nguyễn Sơn Lâm" w:date="2021-01-05T10:47:00Z">
                      <m:r>
                        <w:rPr>
                          <w:rFonts w:ascii="Cambria Math" w:eastAsiaTheme="minorEastAsia" w:hAnsi="Cambria Math"/>
                          <w:sz w:val="26"/>
                          <w:szCs w:val="26"/>
                        </w:rPr>
                        <m:t>0</m:t>
                      </m:r>
                    </w:ins>
                  </m:e>
                  <m:e>
                    <w:ins w:id="654" w:author="Nguyễn Sơn Lâm" w:date="2021-01-05T10:46:00Z">
                      <m:r>
                        <w:rPr>
                          <w:rFonts w:ascii="Cambria Math" w:hAnsi="Cambria Math"/>
                          <w:sz w:val="26"/>
                          <w:szCs w:val="26"/>
                        </w:rPr>
                        <m:t>⋯</m:t>
                      </m:r>
                    </w:ins>
                  </m:e>
                  <m:e>
                    <m:sSub>
                      <m:sSubPr>
                        <m:ctrlPr>
                          <w:ins w:id="655" w:author="Nguyễn Sơn Lâm" w:date="2021-01-05T10:47:00Z">
                            <w:rPr>
                              <w:rFonts w:ascii="Cambria Math" w:eastAsiaTheme="minorEastAsia" w:hAnsi="Cambria Math"/>
                              <w:i/>
                              <w:sz w:val="26"/>
                              <w:szCs w:val="26"/>
                            </w:rPr>
                          </w:ins>
                        </m:ctrlPr>
                      </m:sSubPr>
                      <m:e>
                        <w:ins w:id="656" w:author="Nguyễn Sơn Lâm" w:date="2021-01-05T10:47:00Z">
                          <m:r>
                            <w:rPr>
                              <w:rFonts w:ascii="Cambria Math" w:eastAsiaTheme="minorEastAsia" w:hAnsi="Cambria Math"/>
                              <w:sz w:val="26"/>
                              <w:szCs w:val="26"/>
                            </w:rPr>
                            <m:t>X</m:t>
                          </m:r>
                        </w:ins>
                      </m:e>
                      <m:sub>
                        <w:ins w:id="657" w:author="Nguyễn Sơn Lâm" w:date="2021-01-05T10:47:00Z">
                          <m:r>
                            <w:rPr>
                              <w:rFonts w:ascii="Cambria Math" w:eastAsiaTheme="minorEastAsia" w:hAnsi="Cambria Math"/>
                              <w:sz w:val="26"/>
                              <w:szCs w:val="26"/>
                            </w:rPr>
                            <m:t>i,</m:t>
                          </m:r>
                        </w:ins>
                        <w:ins w:id="658" w:author="Nguyễn Sơn Lâm" w:date="2021-01-05T10:48:00Z">
                          <m:r>
                            <w:rPr>
                              <w:rFonts w:ascii="Cambria Math" w:eastAsiaTheme="minorEastAsia" w:hAnsi="Cambria Math"/>
                              <w:sz w:val="26"/>
                              <w:szCs w:val="26"/>
                            </w:rPr>
                            <m:t>j</m:t>
                          </m:r>
                        </w:ins>
                      </m:sub>
                    </m:sSub>
                  </m:e>
                </m:mr>
              </m:m>
            </m:e>
          </m:d>
          <m:sSub>
            <m:sSubPr>
              <m:ctrlPr>
                <w:del w:id="659" w:author="Nguyễn Sơn Lâm" w:date="2021-01-05T10:32:00Z">
                  <w:rPr>
                    <w:rFonts w:ascii="Cambria Math" w:eastAsiaTheme="minorEastAsia" w:hAnsi="Cambria Math"/>
                    <w:i/>
                    <w:sz w:val="26"/>
                    <w:szCs w:val="26"/>
                  </w:rPr>
                </w:del>
              </m:ctrlPr>
            </m:sSubPr>
            <m:e>
              <w:del w:id="660" w:author="Nguyễn Sơn Lâm" w:date="2021-01-05T10:32:00Z">
                <m:r>
                  <w:rPr>
                    <w:rFonts w:ascii="Cambria Math" w:eastAsiaTheme="minorEastAsia" w:hAnsi="Cambria Math"/>
                    <w:sz w:val="26"/>
                    <w:szCs w:val="26"/>
                  </w:rPr>
                  <m:t>X</m:t>
                </m:r>
              </w:del>
            </m:e>
            <m:sub>
              <w:del w:id="661" w:author="Nguyễn Sơn Lâm" w:date="2021-01-05T10:32:00Z">
                <m:r>
                  <w:rPr>
                    <w:rFonts w:ascii="Cambria Math" w:eastAsiaTheme="minorEastAsia" w:hAnsi="Cambria Math"/>
                    <w:sz w:val="26"/>
                    <w:szCs w:val="26"/>
                  </w:rPr>
                  <m:t>1</m:t>
                </m:r>
              </w:del>
            </m:sub>
          </m:sSub>
          <w:del w:id="662" w:author="Nguyễn Sơn Lâm" w:date="2021-01-05T10:32:00Z">
            <m:r>
              <w:rPr>
                <w:rFonts w:ascii="Cambria Math" w:eastAsiaTheme="minorEastAsia" w:hAnsi="Cambria Math"/>
                <w:sz w:val="26"/>
                <w:szCs w:val="26"/>
              </w:rPr>
              <m:t>.T+</m:t>
            </m:r>
          </w:del>
          <w:del w:id="663" w:author="Nguyễn Sơn Lâm" w:date="2021-01-05T10:33:00Z">
            <m:r>
              <w:rPr>
                <w:rFonts w:ascii="Cambria Math" w:eastAsiaTheme="minorEastAsia" w:hAnsi="Cambria Math"/>
                <w:sz w:val="26"/>
                <w:szCs w:val="26"/>
              </w:rPr>
              <m:t xml:space="preserve">  </m:t>
            </m:r>
          </w:del>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a</m:t>
                  </m:r>
                </m:e>
                <m:e>
                  <m:r>
                    <w:rPr>
                      <w:rFonts w:ascii="Cambria Math" w:eastAsiaTheme="minorEastAsia" w:hAnsi="Cambria Math"/>
                      <w:sz w:val="26"/>
                      <w:szCs w:val="26"/>
                    </w:rPr>
                    <m:t>a</m:t>
                  </m:r>
                  <m:ctrlPr>
                    <w:rPr>
                      <w:rFonts w:ascii="Cambria Math" w:eastAsia="Cambria Math" w:hAnsi="Cambria Math"/>
                      <w:i/>
                      <w:sz w:val="26"/>
                      <w:szCs w:val="26"/>
                    </w:rPr>
                  </m:ctrlPr>
                </m:e>
                <m:e>
                  <m:r>
                    <w:rPr>
                      <w:rFonts w:ascii="Cambria Math" w:eastAsiaTheme="minorEastAsia" w:hAnsi="Cambria Math"/>
                      <w:sz w:val="26"/>
                      <w:szCs w:val="26"/>
                    </w:rPr>
                    <m:t>a</m:t>
                  </m:r>
                  <m:ctrlPr>
                    <w:rPr>
                      <w:rFonts w:ascii="Cambria Math" w:eastAsia="Cambria Math" w:hAnsi="Cambria Math"/>
                      <w:i/>
                      <w:sz w:val="26"/>
                      <w:szCs w:val="26"/>
                    </w:rPr>
                  </m:ctrlPr>
                </m:e>
                <m:e>
                  <m:r>
                    <w:rPr>
                      <w:rFonts w:ascii="Cambria Math" w:eastAsiaTheme="minorEastAsia" w:hAnsi="Cambria Math"/>
                      <w:sz w:val="26"/>
                      <w:szCs w:val="26"/>
                    </w:rPr>
                    <m:t>…</m:t>
                  </m:r>
                  <m:ctrlPr>
                    <w:rPr>
                      <w:rFonts w:ascii="Cambria Math" w:eastAsia="Cambria Math" w:hAnsi="Cambria Math"/>
                      <w:i/>
                      <w:sz w:val="26"/>
                      <w:szCs w:val="26"/>
                    </w:rPr>
                  </m:ctrlPr>
                </m:e>
                <m:e>
                  <m:r>
                    <w:rPr>
                      <w:rFonts w:ascii="Cambria Math" w:eastAsiaTheme="minorEastAsia" w:hAnsi="Cambria Math"/>
                      <w:sz w:val="26"/>
                      <w:szCs w:val="26"/>
                    </w:rPr>
                    <m:t>a</m:t>
                  </m:r>
                </m:e>
              </m:eqArr>
            </m:e>
          </m:d>
        </m:oMath>
      </m:oMathPara>
    </w:p>
    <w:p w14:paraId="3565D5B9" w14:textId="77777777" w:rsidR="00A1003B" w:rsidRPr="00A1003B" w:rsidRDefault="00A1003B" w:rsidP="00594E06">
      <w:pPr>
        <w:spacing w:before="160" w:beforeAutospacing="0" w:after="160"/>
        <w:jc w:val="both"/>
        <w:textAlignment w:val="baseline"/>
      </w:pPr>
      <w:r w:rsidRPr="00A1003B">
        <w:t>with</w:t>
      </w:r>
    </w:p>
    <w:p w14:paraId="72C73A2A" w14:textId="7E9E7BD6" w:rsidR="00A1003B" w:rsidRPr="00A1003B" w:rsidRDefault="00A1003B" w:rsidP="00594E06">
      <w:pPr>
        <w:pStyle w:val="ListParagraph"/>
        <w:numPr>
          <w:ilvl w:val="0"/>
          <w:numId w:val="43"/>
        </w:numPr>
        <w:spacing w:before="160" w:after="160" w:line="360" w:lineRule="auto"/>
        <w:jc w:val="both"/>
        <w:textAlignment w:val="baseline"/>
        <w:rPr>
          <w:sz w:val="26"/>
          <w:szCs w:val="26"/>
        </w:rPr>
      </w:pPr>
      <w:r w:rsidRPr="00A1003B">
        <w:rPr>
          <w:sz w:val="26"/>
          <w:szCs w:val="26"/>
        </w:rPr>
        <w:t xml:space="preserve">a: very large constant </w:t>
      </w:r>
    </w:p>
    <w:p w14:paraId="5EF73624" w14:textId="33C5DA96" w:rsidR="00A1003B" w:rsidRDefault="00A1003B" w:rsidP="00594E06">
      <w:pPr>
        <w:spacing w:before="160" w:beforeAutospacing="0" w:after="160"/>
        <w:jc w:val="both"/>
        <w:textAlignment w:val="baseline"/>
      </w:pPr>
      <w:r>
        <w:t>To shorten the above equation we can define vectors as follow:</w:t>
      </w:r>
    </w:p>
    <w:p w14:paraId="47467687" w14:textId="29A73AAA" w:rsidR="005E5930" w:rsidRPr="005E5930" w:rsidRDefault="003C566F" w:rsidP="00594E06">
      <w:pPr>
        <w:spacing w:before="160" w:beforeAutospacing="0" w:after="160"/>
        <w:ind w:firstLine="709"/>
        <w:jc w:val="both"/>
        <w:textAlignment w:val="baseline"/>
        <w:rPr>
          <w:del w:id="664" w:author="Nguyễn Sơn Lâm" w:date="2021-01-05T10:51:00Z"/>
          <w:rFonts w:eastAsiaTheme="minorEastAsia"/>
        </w:rPr>
      </w:pP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1</m:t>
                    </m:r>
                  </m:sub>
                </m:sSub>
              </m:e>
            </m:eqArr>
          </m:e>
        </m:d>
      </m:oMath>
      <w:r w:rsidR="00A1003B">
        <w:rPr>
          <w:rFonts w:eastAsiaTheme="minorEastAsia"/>
        </w:rPr>
        <w:t xml:space="preserve">, Y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1+a</m:t>
                </m:r>
              </m:e>
              <m:e>
                <m:r>
                  <w:rPr>
                    <w:rFonts w:ascii="Cambria Math" w:eastAsiaTheme="minorEastAsia" w:hAnsi="Cambria Math"/>
                  </w:rPr>
                  <m:t>2+a</m:t>
                </m:r>
                <m:ctrlPr>
                  <w:rPr>
                    <w:rFonts w:ascii="Cambria Math" w:eastAsia="Cambria Math" w:hAnsi="Cambria Math" w:cs="Cambria Math"/>
                    <w:i/>
                  </w:rPr>
                </m:ctrlPr>
              </m:e>
              <m:e>
                <m:r>
                  <w:rPr>
                    <w:rFonts w:ascii="Cambria Math" w:eastAsiaTheme="minorEastAsia" w:hAnsi="Cambria Math"/>
                  </w:rPr>
                  <m:t>3+a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d>
                  <m:dPr>
                    <m:ctrlPr>
                      <w:rPr>
                        <w:rFonts w:ascii="Cambria Math" w:eastAsiaTheme="minorEastAsia" w:hAnsi="Cambria Math"/>
                        <w:i/>
                      </w:rPr>
                    </m:ctrlPr>
                  </m:dPr>
                  <m:e>
                    <m:r>
                      <w:rPr>
                        <w:rFonts w:ascii="Cambria Math" w:eastAsiaTheme="minorEastAsia" w:hAnsi="Cambria Math"/>
                      </w:rPr>
                      <m:t>j+1</m:t>
                    </m:r>
                  </m:e>
                </m:d>
                <m:r>
                  <w:rPr>
                    <w:rFonts w:ascii="Cambria Math" w:eastAsiaTheme="minorEastAsia" w:hAnsi="Cambria Math"/>
                  </w:rPr>
                  <m:t>+a</m:t>
                </m:r>
              </m:e>
            </m:eqArr>
          </m:e>
        </m:d>
      </m:oMath>
      <w:r w:rsidR="00A1003B">
        <w:rPr>
          <w:rFonts w:eastAsiaTheme="minorEastAsia"/>
        </w:rPr>
        <w:t xml:space="preserve">, A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a</m:t>
                </m:r>
              </m:e>
            </m:eqArr>
          </m:e>
        </m:d>
      </m:oMath>
      <w:ins w:id="665" w:author="Nguyễn Sơn Lâm" w:date="2021-01-05T10:51:00Z">
        <w:r w:rsidR="003E7FE8">
          <w:rPr>
            <w:rFonts w:eastAsiaTheme="minorEastAsia"/>
          </w:rPr>
          <w:t>,</w:t>
        </w:r>
      </w:ins>
    </w:p>
    <w:p w14:paraId="5AA1D6CB" w14:textId="183441F7" w:rsidR="00AD7433" w:rsidRPr="00AD7433" w:rsidRDefault="00097A1E" w:rsidP="00AD7433">
      <w:pPr>
        <w:rPr>
          <w:ins w:id="666" w:author="Nguyễn Sơn Lâm" w:date="2021-01-05T10:52:00Z"/>
          <w:rFonts w:eastAsiaTheme="minorEastAsia"/>
        </w:rPr>
      </w:pPr>
      <w:ins w:id="667" w:author="Nguyễn Sơn Lâm" w:date="2021-01-05T10:52:00Z">
        <w:r>
          <w:rPr>
            <w:rFonts w:eastAsiaTheme="minorEastAsia"/>
          </w:rPr>
          <w:t xml:space="preserve"> </w:t>
        </w:r>
        <w:r w:rsidR="005864B5">
          <w:rPr>
            <w:rFonts w:eastAsiaTheme="minorEastAsia"/>
          </w:rPr>
          <w:t xml:space="preserve">  </w:t>
        </w:r>
      </w:ins>
      <w:del w:id="668" w:author="Nguyễn Sơn Lâm" w:date="2021-01-05T10:52:00Z">
        <w:r w:rsidR="005816C0" w:rsidDel="00DF15AB">
          <w:rPr>
            <w:rFonts w:eastAsiaTheme="minorEastAsia"/>
          </w:rPr>
          <w:br w:type="page"/>
        </w:r>
      </w:del>
    </w:p>
    <w:p w14:paraId="48F93915" w14:textId="1C0FABA1" w:rsidR="005864B5" w:rsidRDefault="003C566F">
      <w:pPr>
        <w:spacing w:before="160" w:beforeAutospacing="0" w:after="160"/>
        <w:ind w:left="-5040"/>
        <w:jc w:val="both"/>
        <w:textAlignment w:val="baseline"/>
        <w:rPr>
          <w:rFonts w:eastAsiaTheme="minorEastAsia"/>
        </w:rPr>
        <w:pPrChange w:id="669" w:author="Nguyễn Sơn Lâm" w:date="2021-01-05T10:52:00Z">
          <w:pPr/>
        </w:pPrChange>
      </w:pPr>
      <m:oMathPara>
        <m:oMath>
          <m:sSub>
            <m:sSubPr>
              <m:ctrlPr>
                <w:ins w:id="670" w:author="Nguyễn Sơn Lâm" w:date="2021-01-05T10:52:00Z">
                  <w:rPr>
                    <w:rFonts w:ascii="Cambria Math" w:eastAsiaTheme="minorEastAsia" w:hAnsi="Cambria Math"/>
                    <w:i/>
                  </w:rPr>
                </w:ins>
              </m:ctrlPr>
            </m:sSubPr>
            <m:e>
              <w:ins w:id="671" w:author="Nguyễn Sơn Lâm" w:date="2021-01-05T10:52:00Z">
                <m:r>
                  <w:rPr>
                    <w:rFonts w:ascii="Cambria Math" w:eastAsiaTheme="minorEastAsia" w:hAnsi="Cambria Math"/>
                  </w:rPr>
                  <m:t>I</m:t>
                </m:r>
              </w:ins>
            </m:e>
            <m:sub>
              <w:ins w:id="672" w:author="Nguyễn Sơn Lâm" w:date="2021-01-05T10:52:00Z">
                <m:r>
                  <w:rPr>
                    <w:rFonts w:ascii="Cambria Math" w:eastAsiaTheme="minorEastAsia" w:hAnsi="Cambria Math"/>
                  </w:rPr>
                  <m:t>i</m:t>
                </m:r>
              </w:ins>
            </m:sub>
          </m:sSub>
          <w:ins w:id="673" w:author="Nguyễn Sơn Lâm" w:date="2021-01-05T10:52:00Z">
            <m:r>
              <w:rPr>
                <w:rFonts w:ascii="Cambria Math" w:eastAsiaTheme="minorEastAsia" w:hAnsi="Cambria Math"/>
              </w:rPr>
              <m:t>=diag(</m:t>
            </m:r>
          </w:ins>
          <m:sSub>
            <m:sSubPr>
              <m:ctrlPr>
                <w:ins w:id="674" w:author="Nguyễn Sơn Lâm" w:date="2021-01-05T10:52:00Z">
                  <w:rPr>
                    <w:rFonts w:ascii="Cambria Math" w:eastAsiaTheme="minorEastAsia" w:hAnsi="Cambria Math"/>
                    <w:i/>
                  </w:rPr>
                </w:ins>
              </m:ctrlPr>
            </m:sSubPr>
            <m:e>
              <w:ins w:id="675" w:author="Nguyễn Sơn Lâm" w:date="2021-01-05T10:52:00Z">
                <m:r>
                  <w:rPr>
                    <w:rFonts w:ascii="Cambria Math" w:eastAsiaTheme="minorEastAsia" w:hAnsi="Cambria Math"/>
                  </w:rPr>
                  <m:t>X</m:t>
                </m:r>
              </w:ins>
            </m:e>
            <m:sub>
              <w:ins w:id="676" w:author="Nguyễn Sơn Lâm" w:date="2021-01-05T10:52:00Z">
                <m:r>
                  <w:rPr>
                    <w:rFonts w:ascii="Cambria Math" w:eastAsiaTheme="minorEastAsia" w:hAnsi="Cambria Math"/>
                  </w:rPr>
                  <m:t>i,0</m:t>
                </m:r>
              </w:ins>
            </m:sub>
          </m:sSub>
          <w:ins w:id="677" w:author="Nguyễn Sơn Lâm" w:date="2021-01-05T10:52:00Z">
            <m:r>
              <w:rPr>
                <w:rFonts w:ascii="Cambria Math" w:eastAsiaTheme="minorEastAsia" w:hAnsi="Cambria Math"/>
              </w:rPr>
              <m:t xml:space="preserve">, </m:t>
            </m:r>
          </w:ins>
          <m:sSub>
            <m:sSubPr>
              <m:ctrlPr>
                <w:ins w:id="678" w:author="Nguyễn Sơn Lâm" w:date="2021-01-05T10:52:00Z">
                  <w:rPr>
                    <w:rFonts w:ascii="Cambria Math" w:eastAsiaTheme="minorEastAsia" w:hAnsi="Cambria Math"/>
                    <w:i/>
                  </w:rPr>
                </w:ins>
              </m:ctrlPr>
            </m:sSubPr>
            <m:e>
              <w:ins w:id="679" w:author="Nguyễn Sơn Lâm" w:date="2021-01-05T10:52:00Z">
                <m:r>
                  <w:rPr>
                    <w:rFonts w:ascii="Cambria Math" w:eastAsiaTheme="minorEastAsia" w:hAnsi="Cambria Math"/>
                  </w:rPr>
                  <m:t>X</m:t>
                </m:r>
              </w:ins>
            </m:e>
            <m:sub>
              <w:ins w:id="680" w:author="Nguyễn Sơn Lâm" w:date="2021-01-05T10:52:00Z">
                <m:r>
                  <w:rPr>
                    <w:rFonts w:ascii="Cambria Math" w:eastAsiaTheme="minorEastAsia" w:hAnsi="Cambria Math"/>
                  </w:rPr>
                  <m:t>i,1</m:t>
                </m:r>
              </w:ins>
            </m:sub>
          </m:sSub>
          <w:ins w:id="681" w:author="Nguyễn Sơn Lâm" w:date="2021-01-05T10:52:00Z">
            <m:r>
              <w:rPr>
                <w:rFonts w:ascii="Cambria Math" w:eastAsiaTheme="minorEastAsia" w:hAnsi="Cambria Math"/>
              </w:rPr>
              <m:t xml:space="preserve">, </m:t>
            </m:r>
          </w:ins>
          <m:sSub>
            <m:sSubPr>
              <m:ctrlPr>
                <w:ins w:id="682" w:author="Nguyễn Sơn Lâm" w:date="2021-01-05T10:52:00Z">
                  <w:rPr>
                    <w:rFonts w:ascii="Cambria Math" w:eastAsiaTheme="minorEastAsia" w:hAnsi="Cambria Math"/>
                    <w:i/>
                  </w:rPr>
                </w:ins>
              </m:ctrlPr>
            </m:sSubPr>
            <m:e>
              <w:ins w:id="683" w:author="Nguyễn Sơn Lâm" w:date="2021-01-05T10:52:00Z">
                <m:r>
                  <w:rPr>
                    <w:rFonts w:ascii="Cambria Math" w:eastAsiaTheme="minorEastAsia" w:hAnsi="Cambria Math"/>
                  </w:rPr>
                  <m:t>X</m:t>
                </m:r>
              </w:ins>
            </m:e>
            <m:sub>
              <w:ins w:id="684" w:author="Nguyễn Sơn Lâm" w:date="2021-01-05T10:52:00Z">
                <m:r>
                  <w:rPr>
                    <w:rFonts w:ascii="Cambria Math" w:eastAsiaTheme="minorEastAsia" w:hAnsi="Cambria Math"/>
                  </w:rPr>
                  <m:t>i,2</m:t>
                </m:r>
              </w:ins>
            </m:sub>
          </m:sSub>
          <w:ins w:id="685" w:author="Nguyễn Sơn Lâm" w:date="2021-01-05T10:52:00Z">
            <m:r>
              <w:rPr>
                <w:rFonts w:ascii="Cambria Math" w:eastAsiaTheme="minorEastAsia" w:hAnsi="Cambria Math"/>
              </w:rPr>
              <m:t xml:space="preserve">, </m:t>
            </m:r>
          </w:ins>
          <m:sSub>
            <m:sSubPr>
              <m:ctrlPr>
                <w:ins w:id="686" w:author="Nguyễn Sơn Lâm" w:date="2021-01-05T10:52:00Z">
                  <w:rPr>
                    <w:rFonts w:ascii="Cambria Math" w:eastAsiaTheme="minorEastAsia" w:hAnsi="Cambria Math"/>
                    <w:i/>
                  </w:rPr>
                </w:ins>
              </m:ctrlPr>
            </m:sSubPr>
            <m:e>
              <w:ins w:id="687" w:author="Nguyễn Sơn Lâm" w:date="2021-01-05T10:52:00Z">
                <m:r>
                  <w:rPr>
                    <w:rFonts w:ascii="Cambria Math" w:eastAsiaTheme="minorEastAsia" w:hAnsi="Cambria Math"/>
                  </w:rPr>
                  <m:t>X</m:t>
                </m:r>
              </w:ins>
            </m:e>
            <m:sub>
              <w:ins w:id="688" w:author="Nguyễn Sơn Lâm" w:date="2021-01-05T10:52:00Z">
                <m:r>
                  <w:rPr>
                    <w:rFonts w:ascii="Cambria Math" w:eastAsiaTheme="minorEastAsia" w:hAnsi="Cambria Math"/>
                  </w:rPr>
                  <m:t>i,3</m:t>
                </m:r>
              </w:ins>
            </m:sub>
          </m:sSub>
          <w:ins w:id="689" w:author="Nguyễn Sơn Lâm" w:date="2021-01-05T10:52:00Z">
            <m:r>
              <w:rPr>
                <w:rFonts w:ascii="Cambria Math" w:eastAsiaTheme="minorEastAsia" w:hAnsi="Cambria Math"/>
              </w:rPr>
              <m:t xml:space="preserve">, …, </m:t>
            </m:r>
          </w:ins>
          <m:sSub>
            <m:sSubPr>
              <m:ctrlPr>
                <w:ins w:id="690" w:author="Nguyễn Sơn Lâm" w:date="2021-01-05T10:52:00Z">
                  <w:rPr>
                    <w:rFonts w:ascii="Cambria Math" w:eastAsiaTheme="minorEastAsia" w:hAnsi="Cambria Math"/>
                    <w:i/>
                  </w:rPr>
                </w:ins>
              </m:ctrlPr>
            </m:sSubPr>
            <m:e>
              <w:ins w:id="691" w:author="Nguyễn Sơn Lâm" w:date="2021-01-05T10:52:00Z">
                <m:r>
                  <w:rPr>
                    <w:rFonts w:ascii="Cambria Math" w:eastAsiaTheme="minorEastAsia" w:hAnsi="Cambria Math"/>
                  </w:rPr>
                  <m:t>X</m:t>
                </m:r>
              </w:ins>
            </m:e>
            <m:sub>
              <w:ins w:id="692" w:author="Nguyễn Sơn Lâm" w:date="2021-01-05T10:52:00Z">
                <m:r>
                  <w:rPr>
                    <w:rFonts w:ascii="Cambria Math" w:eastAsiaTheme="minorEastAsia" w:hAnsi="Cambria Math"/>
                  </w:rPr>
                  <m:t>i,j</m:t>
                </m:r>
              </w:ins>
            </m:sub>
          </m:sSub>
          <w:ins w:id="693" w:author="Nguyễn Sơn Lâm" w:date="2021-01-05T10:52:00Z">
            <m:r>
              <w:rPr>
                <w:rFonts w:ascii="Cambria Math" w:eastAsiaTheme="minorEastAsia" w:hAnsi="Cambria Math"/>
              </w:rPr>
              <m:t>)</m:t>
            </m:r>
          </w:ins>
        </m:oMath>
      </m:oMathPara>
    </w:p>
    <w:p w14:paraId="13EAB9F8" w14:textId="5112D5D3" w:rsidR="00A1003B" w:rsidRDefault="00A1003B" w:rsidP="00594E06">
      <w:pPr>
        <w:spacing w:before="160" w:beforeAutospacing="0" w:after="160"/>
        <w:jc w:val="both"/>
        <w:textAlignment w:val="baseline"/>
        <w:rPr>
          <w:rFonts w:eastAsiaTheme="minorEastAsia"/>
        </w:rPr>
      </w:pPr>
      <w:r>
        <w:rPr>
          <w:rFonts w:eastAsiaTheme="minorEastAsia"/>
        </w:rPr>
        <w:t>Equation has been reduced to:</w:t>
      </w:r>
    </w:p>
    <w:p w14:paraId="093BFFFA" w14:textId="1B17E8CA" w:rsidR="00A1003B" w:rsidRPr="005B5C5A" w:rsidRDefault="003C566F"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Max</m:t>
              </m:r>
            </m:e>
            <m:sub>
              <w:ins w:id="694" w:author="Nguyễn Sơn Lâm" w:date="2021-01-05T10:50:00Z">
                <m:r>
                  <w:rPr>
                    <w:rFonts w:ascii="Cambria Math" w:eastAsiaTheme="minorEastAsia" w:hAnsi="Cambria Math"/>
                  </w:rPr>
                  <m:t>0</m:t>
                </m:r>
              </w:ins>
              <w:del w:id="695" w:author="Nguyễn Sơn Lâm" w:date="2021-01-05T10:50:00Z">
                <m:r>
                  <w:rPr>
                    <w:rFonts w:ascii="Cambria Math" w:eastAsiaTheme="minorEastAsia" w:hAnsi="Cambria Math"/>
                  </w:rPr>
                  <m:t>1</m:t>
                </m:r>
              </w:del>
            </m:sub>
          </m:sSub>
          <m:r>
            <w:rPr>
              <w:rFonts w:ascii="Cambria Math" w:eastAsiaTheme="minorEastAsia" w:hAnsi="Cambria Math"/>
            </w:rPr>
            <m:t>≥Y</m:t>
          </m:r>
          <m:sSub>
            <m:sSubPr>
              <m:ctrlPr>
                <w:ins w:id="696" w:author="Nguyễn Sơn Lâm" w:date="2021-01-05T10:53:00Z">
                  <w:rPr>
                    <w:rFonts w:ascii="Cambria Math" w:eastAsiaTheme="minorEastAsia" w:hAnsi="Cambria Math"/>
                    <w:i/>
                  </w:rPr>
                </w:ins>
              </m:ctrlPr>
            </m:sSubPr>
            <m:e>
              <w:ins w:id="697" w:author="Nguyễn Sơn Lâm" w:date="2021-01-05T10:53:00Z">
                <m:r>
                  <w:rPr>
                    <w:rFonts w:ascii="Cambria Math" w:eastAsiaTheme="minorEastAsia" w:hAnsi="Cambria Math"/>
                  </w:rPr>
                  <m:t>I</m:t>
                </m:r>
              </w:ins>
            </m:e>
            <m:sub>
              <w:ins w:id="698" w:author="Nguyễn Sơn Lâm" w:date="2021-01-05T10:53:00Z">
                <m:r>
                  <w:rPr>
                    <w:rFonts w:ascii="Cambria Math" w:eastAsiaTheme="minorEastAsia" w:hAnsi="Cambria Math"/>
                  </w:rPr>
                  <m:t>0</m:t>
                </m:r>
              </w:ins>
            </m:sub>
          </m:sSub>
          <w:del w:id="699" w:author="Nguyễn Sơn Lâm" w:date="2021-01-05T10:50:00Z">
            <m:r>
              <w:rPr>
                <w:rFonts w:ascii="Cambria Math" w:eastAsiaTheme="minorEastAsia" w:hAnsi="Cambria Math"/>
              </w:rPr>
              <m:t>×</m:t>
            </m:r>
          </w:del>
          <m:sSub>
            <m:sSubPr>
              <m:ctrlPr>
                <w:del w:id="700" w:author="Nguyễn Sơn Lâm" w:date="2021-01-05T10:50:00Z">
                  <w:rPr>
                    <w:rFonts w:ascii="Cambria Math" w:eastAsiaTheme="minorEastAsia" w:hAnsi="Cambria Math"/>
                    <w:i/>
                  </w:rPr>
                </w:del>
              </m:ctrlPr>
            </m:sSubPr>
            <m:e>
              <w:del w:id="701" w:author="Nguyễn Sơn Lâm" w:date="2021-01-05T10:50:00Z">
                <m:r>
                  <w:rPr>
                    <w:rFonts w:ascii="Cambria Math" w:eastAsiaTheme="minorEastAsia" w:hAnsi="Cambria Math"/>
                  </w:rPr>
                  <m:t>X</m:t>
                </m:r>
              </w:del>
            </m:e>
            <m:sub>
              <w:del w:id="702" w:author="Nguyễn Sơn Lâm" w:date="2021-01-05T10:50:00Z">
                <m:r>
                  <w:rPr>
                    <w:rFonts w:ascii="Cambria Math" w:eastAsiaTheme="minorEastAsia" w:hAnsi="Cambria Math"/>
                  </w:rPr>
                  <m:t>1</m:t>
                </m:r>
              </w:del>
            </m:sub>
          </m:sSub>
          <w:del w:id="703" w:author="Nguyễn Sơn Lâm" w:date="2021-01-05T10:50:00Z">
            <m:r>
              <w:rPr>
                <w:rFonts w:ascii="Cambria Math" w:eastAsiaTheme="minorEastAsia" w:hAnsi="Cambria Math"/>
              </w:rPr>
              <m:t>.T</m:t>
            </m:r>
          </w:del>
          <m:r>
            <w:rPr>
              <w:rFonts w:ascii="Cambria Math" w:eastAsiaTheme="minorEastAsia" w:hAnsi="Cambria Math"/>
            </w:rPr>
            <m:t>+A</m:t>
          </m:r>
        </m:oMath>
      </m:oMathPara>
    </w:p>
    <w:p w14:paraId="5DD7D28A" w14:textId="41F47284" w:rsidR="00A1003B" w:rsidRPr="005B5C5A" w:rsidRDefault="00B33228">
      <w:pPr>
        <w:spacing w:before="160" w:beforeAutospacing="0" w:after="160"/>
        <w:ind w:left="3744"/>
        <w:jc w:val="both"/>
        <w:rPr>
          <w:rFonts w:eastAsiaTheme="minorEastAsia"/>
        </w:rPr>
        <w:pPrChange w:id="704" w:author="Nguyễn Sơn Lâm" w:date="2021-01-05T10:53:00Z">
          <w:pPr>
            <w:spacing w:before="160" w:beforeAutospacing="0" w:after="160"/>
            <w:ind w:left="2835"/>
            <w:jc w:val="both"/>
          </w:pPr>
        </w:pPrChange>
      </w:pPr>
      <m:oMathPara>
        <m:oMath>
          <m:r>
            <w:rPr>
              <w:rFonts w:ascii="Cambria Math" w:hAnsi="Cambria Math"/>
            </w:rPr>
            <m:t xml:space="preserve">⋮i                                                                            </m:t>
          </m:r>
          <m:d>
            <m:dPr>
              <m:ctrlPr>
                <w:rPr>
                  <w:rFonts w:ascii="Cambria Math" w:hAnsi="Cambria Math"/>
                  <w:i/>
                </w:rPr>
              </m:ctrlPr>
            </m:dPr>
            <m:e>
              <m:r>
                <w:rPr>
                  <w:rFonts w:ascii="Cambria Math" w:hAnsi="Cambria Math"/>
                </w:rPr>
                <m:t>6</m:t>
              </m:r>
            </m:e>
          </m:d>
        </m:oMath>
      </m:oMathPara>
    </w:p>
    <w:p w14:paraId="3BB4E53B" w14:textId="54AFB049" w:rsidR="00A1003B" w:rsidRPr="005B5C5A" w:rsidRDefault="003C566F"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r>
            <w:rPr>
              <w:rFonts w:ascii="Cambria Math" w:eastAsiaTheme="minorEastAsia" w:hAnsi="Cambria Math"/>
            </w:rPr>
            <m:t>≥Y</m:t>
          </m:r>
          <m:sSub>
            <m:sSubPr>
              <m:ctrlPr>
                <w:ins w:id="705" w:author="Nguyễn Sơn Lâm" w:date="2021-01-05T10:53:00Z">
                  <w:rPr>
                    <w:rFonts w:ascii="Cambria Math" w:eastAsiaTheme="minorEastAsia" w:hAnsi="Cambria Math"/>
                    <w:i/>
                  </w:rPr>
                </w:ins>
              </m:ctrlPr>
            </m:sSubPr>
            <m:e>
              <w:ins w:id="706" w:author="Nguyễn Sơn Lâm" w:date="2021-01-05T10:53:00Z">
                <m:r>
                  <w:rPr>
                    <w:rFonts w:ascii="Cambria Math" w:eastAsiaTheme="minorEastAsia" w:hAnsi="Cambria Math"/>
                  </w:rPr>
                  <m:t>I</m:t>
                </m:r>
              </w:ins>
            </m:e>
            <m:sub>
              <w:ins w:id="707" w:author="Nguyễn Sơn Lâm" w:date="2021-01-05T10:53:00Z">
                <m:r>
                  <w:rPr>
                    <w:rFonts w:ascii="Cambria Math" w:eastAsiaTheme="minorEastAsia" w:hAnsi="Cambria Math"/>
                  </w:rPr>
                  <m:t>i</m:t>
                </m:r>
              </w:ins>
            </m:sub>
          </m:sSub>
          <w:del w:id="708" w:author="Nguyễn Sơn Lâm" w:date="2021-01-05T10:50:00Z">
            <m:r>
              <w:rPr>
                <w:rFonts w:ascii="Cambria Math" w:eastAsiaTheme="minorEastAsia" w:hAnsi="Cambria Math"/>
              </w:rPr>
              <m:t>×</m:t>
            </m:r>
          </w:del>
          <m:sSub>
            <m:sSubPr>
              <m:ctrlPr>
                <w:del w:id="709" w:author="Nguyễn Sơn Lâm" w:date="2021-01-05T10:50:00Z">
                  <w:rPr>
                    <w:rFonts w:ascii="Cambria Math" w:eastAsiaTheme="minorEastAsia" w:hAnsi="Cambria Math"/>
                    <w:i/>
                  </w:rPr>
                </w:del>
              </m:ctrlPr>
            </m:sSubPr>
            <m:e>
              <w:del w:id="710" w:author="Nguyễn Sơn Lâm" w:date="2021-01-05T10:50:00Z">
                <m:r>
                  <w:rPr>
                    <w:rFonts w:ascii="Cambria Math" w:eastAsiaTheme="minorEastAsia" w:hAnsi="Cambria Math"/>
                  </w:rPr>
                  <m:t>X</m:t>
                </m:r>
              </w:del>
            </m:e>
            <m:sub>
              <w:del w:id="711" w:author="Nguyễn Sơn Lâm" w:date="2021-01-05T10:50:00Z">
                <m:r>
                  <w:rPr>
                    <w:rFonts w:ascii="Cambria Math" w:eastAsiaTheme="minorEastAsia" w:hAnsi="Cambria Math"/>
                  </w:rPr>
                  <m:t>i</m:t>
                </m:r>
              </w:del>
            </m:sub>
          </m:sSub>
          <w:del w:id="712" w:author="Nguyễn Sơn Lâm" w:date="2021-01-05T10:50:00Z">
            <m:r>
              <w:rPr>
                <w:rFonts w:ascii="Cambria Math" w:eastAsiaTheme="minorEastAsia" w:hAnsi="Cambria Math"/>
              </w:rPr>
              <m:t>.T</m:t>
            </m:r>
          </w:del>
          <m:r>
            <w:rPr>
              <w:rFonts w:ascii="Cambria Math" w:eastAsiaTheme="minorEastAsia" w:hAnsi="Cambria Math"/>
            </w:rPr>
            <m:t>+A</m:t>
          </m:r>
        </m:oMath>
      </m:oMathPara>
    </w:p>
    <w:p w14:paraId="4436D1A1" w14:textId="6564E1DA" w:rsidR="00A1003B" w:rsidRDefault="00A1003B" w:rsidP="00594E06">
      <w:pPr>
        <w:spacing w:before="160" w:beforeAutospacing="0" w:after="160"/>
        <w:jc w:val="both"/>
        <w:textAlignment w:val="baseline"/>
      </w:pPr>
      <w:r>
        <w:t>Similarly, we find the minimum position:</w:t>
      </w:r>
    </w:p>
    <w:p w14:paraId="7BBD7E16" w14:textId="56C9D15B" w:rsidR="00A1003B" w:rsidRDefault="003C566F" w:rsidP="00594E06">
      <w:pPr>
        <w:spacing w:before="160" w:beforeAutospacing="0" w:after="160"/>
        <w:ind w:left="1440" w:hanging="731"/>
        <w:jc w:val="both"/>
        <w:rPr>
          <w:ins w:id="713" w:author="Nguyễn Sơn Lâm" w:date="2021-01-05T10:12:00Z"/>
          <w:rFonts w:eastAsiaTheme="minorEastAsia"/>
        </w:rPr>
      </w:pPr>
      <m:oMath>
        <m:sSub>
          <m:sSubPr>
            <m:ctrlPr>
              <w:rPr>
                <w:rFonts w:ascii="Cambria Math" w:eastAsiaTheme="minorEastAsia" w:hAnsi="Cambria Math"/>
                <w:i/>
              </w:rPr>
            </m:ctrlPr>
          </m:sSubPr>
          <m:e>
            <m:r>
              <w:rPr>
                <w:rFonts w:ascii="Cambria Math" w:eastAsiaTheme="minorEastAsia" w:hAnsi="Cambria Math"/>
              </w:rPr>
              <m:t>Min</m:t>
            </m:r>
          </m:e>
          <m:sub>
            <w:ins w:id="714" w:author="Nguyễn Sơn Lâm" w:date="2021-01-05T10:20:00Z">
              <m:r>
                <w:rPr>
                  <w:rFonts w:ascii="Cambria Math" w:eastAsiaTheme="minorEastAsia" w:hAnsi="Cambria Math"/>
                </w:rPr>
                <m:t>i</m:t>
              </m:r>
            </w:ins>
            <w:del w:id="715" w:author="Nguyễn Sơn Lâm" w:date="2021-01-05T10:20:00Z">
              <m:r>
                <w:rPr>
                  <w:rFonts w:ascii="Cambria Math" w:eastAsiaTheme="minorEastAsia" w:hAnsi="Cambria Math"/>
                </w:rPr>
                <m:t>1</m:t>
              </m:r>
            </w:del>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min</m:t>
                    </m:r>
                  </m:e>
                  <m:sub>
                    <w:ins w:id="716" w:author="Nguyễn Sơn Lâm" w:date="2021-01-05T10:20:00Z">
                      <m:r>
                        <w:rPr>
                          <w:rFonts w:ascii="Cambria Math" w:eastAsiaTheme="minorEastAsia" w:hAnsi="Cambria Math"/>
                        </w:rPr>
                        <m:t>i</m:t>
                      </m:r>
                    </w:ins>
                    <w:del w:id="717" w:author="Nguyễn Sơn Lâm" w:date="2021-01-05T10:20:00Z">
                      <m:r>
                        <w:rPr>
                          <w:rFonts w:ascii="Cambria Math" w:eastAsiaTheme="minorEastAsia" w:hAnsi="Cambria Math"/>
                        </w:rPr>
                        <m:t>1</m:t>
                      </m:r>
                    </w:del>
                  </m:sub>
                </m:sSub>
              </m:e>
              <m:e>
                <m:sSub>
                  <m:sSubPr>
                    <m:ctrlPr>
                      <w:rPr>
                        <w:rFonts w:ascii="Cambria Math" w:eastAsiaTheme="minorEastAsia" w:hAnsi="Cambria Math"/>
                        <w:i/>
                      </w:rPr>
                    </m:ctrlPr>
                  </m:sSubPr>
                  <m:e>
                    <m:r>
                      <w:rPr>
                        <w:rFonts w:ascii="Cambria Math" w:eastAsiaTheme="minorEastAsia" w:hAnsi="Cambria Math"/>
                      </w:rPr>
                      <m:t>min</m:t>
                    </m:r>
                  </m:e>
                  <m:sub>
                    <w:ins w:id="718" w:author="Nguyễn Sơn Lâm" w:date="2021-01-05T10:20:00Z">
                      <m:r>
                        <w:rPr>
                          <w:rFonts w:ascii="Cambria Math" w:eastAsiaTheme="minorEastAsia" w:hAnsi="Cambria Math"/>
                        </w:rPr>
                        <m:t>i</m:t>
                      </m:r>
                    </w:ins>
                    <w:del w:id="719" w:author="Nguyễn Sơn Lâm" w:date="2021-01-05T10:20:00Z">
                      <m:r>
                        <w:rPr>
                          <w:rFonts w:ascii="Cambria Math" w:eastAsiaTheme="minorEastAsia" w:hAnsi="Cambria Math"/>
                        </w:rPr>
                        <m:t>1</m:t>
                      </m:r>
                    </w:del>
                  </m:sub>
                </m:sSub>
                <m:ctrlPr>
                  <w:rPr>
                    <w:rFonts w:ascii="Cambria Math" w:eastAsia="Cambria Math" w:hAnsi="Cambria Math" w:cs="Cambria Math"/>
                    <w:i/>
                  </w:rPr>
                </m:ctrlPr>
              </m:e>
              <m:e>
                <m:sSub>
                  <m:sSubPr>
                    <m:ctrlPr>
                      <w:ins w:id="720" w:author="Nguyễn Sơn Lâm" w:date="2021-01-05T10:21:00Z">
                        <w:rPr>
                          <w:rFonts w:ascii="Cambria Math" w:eastAsiaTheme="minorEastAsia" w:hAnsi="Cambria Math"/>
                          <w:i/>
                        </w:rPr>
                      </w:ins>
                    </m:ctrlPr>
                  </m:sSubPr>
                  <m:e>
                    <w:ins w:id="721" w:author="Nguyễn Sơn Lâm" w:date="2021-01-05T10:21:00Z">
                      <m:r>
                        <w:rPr>
                          <w:rFonts w:ascii="Cambria Math" w:eastAsiaTheme="minorEastAsia" w:hAnsi="Cambria Math"/>
                        </w:rPr>
                        <m:t>min</m:t>
                      </m:r>
                    </w:ins>
                  </m:e>
                  <m:sub>
                    <w:ins w:id="722" w:author="Nguyễn Sơn Lâm" w:date="2021-01-05T10:21:00Z">
                      <m:r>
                        <w:rPr>
                          <w:rFonts w:ascii="Cambria Math" w:eastAsiaTheme="minorEastAsia" w:hAnsi="Cambria Math"/>
                        </w:rPr>
                        <m:t>i</m:t>
                      </m:r>
                    </w:ins>
                  </m:sub>
                </m:sSub>
                <m:sSub>
                  <m:sSubPr>
                    <m:ctrlPr>
                      <w:del w:id="723" w:author="Nguyễn Sơn Lâm" w:date="2021-01-05T10:20:00Z">
                        <w:rPr>
                          <w:rFonts w:ascii="Cambria Math" w:eastAsiaTheme="minorEastAsia" w:hAnsi="Cambria Math"/>
                          <w:i/>
                        </w:rPr>
                      </w:del>
                    </m:ctrlPr>
                  </m:sSubPr>
                  <m:e>
                    <w:del w:id="724" w:author="Nguyễn Sơn Lâm" w:date="2021-01-05T10:20:00Z">
                      <m:r>
                        <w:rPr>
                          <w:rFonts w:ascii="Cambria Math" w:eastAsiaTheme="minorEastAsia" w:hAnsi="Cambria Math"/>
                        </w:rPr>
                        <m:t>min</m:t>
                      </m:r>
                    </w:del>
                  </m:e>
                  <m:sub>
                    <w:del w:id="725" w:author="Nguyễn Sơn Lâm" w:date="2021-01-05T10:20:00Z">
                      <m:r>
                        <w:rPr>
                          <w:rFonts w:ascii="Cambria Math" w:eastAsiaTheme="minorEastAsia" w:hAnsi="Cambria Math"/>
                        </w:rPr>
                        <m:t>1</m:t>
                      </m:r>
                    </w:del>
                  </m:sub>
                </m:sSub>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min</m:t>
                    </m:r>
                  </m:e>
                  <m:sub>
                    <w:ins w:id="726" w:author="Nguyễn Sơn Lâm" w:date="2021-01-05T10:21:00Z">
                      <m:r>
                        <w:rPr>
                          <w:rFonts w:ascii="Cambria Math" w:eastAsiaTheme="minorEastAsia" w:hAnsi="Cambria Math"/>
                        </w:rPr>
                        <m:t>i</m:t>
                      </m:r>
                    </w:ins>
                    <w:del w:id="727" w:author="Nguyễn Sơn Lâm" w:date="2021-01-05T10:21:00Z">
                      <m:r>
                        <w:rPr>
                          <w:rFonts w:ascii="Cambria Math" w:eastAsiaTheme="minorEastAsia" w:hAnsi="Cambria Math"/>
                        </w:rPr>
                        <m:t>1</m:t>
                      </m:r>
                    </w:del>
                  </m:sub>
                </m:sSub>
              </m:e>
            </m:eqArr>
          </m:e>
        </m:d>
      </m:oMath>
      <w:r w:rsidR="00A1003B">
        <w:rPr>
          <w:rFonts w:eastAsiaTheme="minorEastAsia"/>
        </w:rPr>
        <w:t>, Z =</w:t>
      </w:r>
      <w:ins w:id="728" w:author="Nguyễn Sơn Lâm" w:date="2021-01-05T10:16:00Z">
        <w:r w:rsidR="00A1003B">
          <w:rPr>
            <w:rFonts w:eastAsiaTheme="minorEastAsia"/>
          </w:rPr>
          <w:t xml:space="preserve"> </w:t>
        </w:r>
        <m:oMath>
          <m:r>
            <w:rPr>
              <w:rFonts w:ascii="Cambria Math" w:eastAsiaTheme="minorEastAsia" w:hAnsi="Cambria Math"/>
            </w:rPr>
            <m:t>diag(1-a, 2-</m:t>
          </m:r>
          <m:r>
            <w:rPr>
              <w:rFonts w:ascii="Cambria Math" w:eastAsiaTheme="minorEastAsia" w:hAnsi="Cambria Math"/>
            </w:rPr>
            <m:t>a</m:t>
          </m:r>
        </m:oMath>
      </w:ins>
      <w:ins w:id="729" w:author="Nguyễn Sơn Lâm" w:date="2021-01-05T10:23:00Z">
        <m:oMath>
          <m:r>
            <w:rPr>
              <w:rFonts w:ascii="Cambria Math" w:eastAsiaTheme="minorEastAsia" w:hAnsi="Cambria Math"/>
            </w:rPr>
            <m:t xml:space="preserve">, </m:t>
          </m:r>
          <m:r>
            <w:rPr>
              <w:rFonts w:ascii="Cambria Math" w:eastAsiaTheme="minorEastAsia" w:hAnsi="Cambria Math" w:hint="cs"/>
              <w:rPrChange w:id="730" w:author="Nguyễn Sơn Lâm" w:date="2021-01-05T10:31:00Z">
                <w:rPr>
                  <w:rFonts w:ascii="Cambria Math" w:eastAsiaTheme="minorEastAsia" w:hAnsi="Cambria Math" w:hint="cs"/>
                </w:rPr>
              </w:rPrChange>
            </w:rPr>
            <m:t>…</m:t>
          </m:r>
        </m:oMath>
      </w:ins>
      <w:ins w:id="731" w:author="Nguyễn Sơn Lâm" w:date="2021-01-05T10:17:00Z">
        <m:oMath>
          <m:r>
            <w:rPr>
              <w:rFonts w:ascii="Cambria Math" w:eastAsiaTheme="minorEastAsia" w:hAnsi="Cambria Math"/>
              <w:rPrChange w:id="732" w:author="Nguyễn Sơn Lâm" w:date="2021-01-05T10:31:00Z">
                <w:rPr>
                  <w:rFonts w:ascii="Cambria Math" w:eastAsiaTheme="minorEastAsia" w:hAnsi="Cambria Math"/>
                </w:rPr>
              </w:rPrChange>
            </w:rPr>
            <m:t>,(j+1</m:t>
          </m:r>
        </m:oMath>
      </w:ins>
      <w:ins w:id="733" w:author="Nguyễn Sơn Lâm" w:date="2021-01-05T10:16:00Z">
        <m:oMath>
          <m:r>
            <w:rPr>
              <w:rFonts w:ascii="Cambria Math" w:eastAsiaTheme="minorEastAsia" w:hAnsi="Cambria Math"/>
              <w:rPrChange w:id="734" w:author="Nguyễn Sơn Lâm" w:date="2021-01-05T10:31:00Z">
                <w:rPr>
                  <w:rFonts w:ascii="Cambria Math" w:eastAsiaTheme="minorEastAsia" w:hAnsi="Cambria Math"/>
                </w:rPr>
              </w:rPrChange>
            </w:rPr>
            <m:t>)</m:t>
          </m:r>
        </m:oMath>
      </w:ins>
      <w:ins w:id="735" w:author="Nguyễn Sơn Lâm" w:date="2021-01-05T10:17:00Z">
        <m:oMath>
          <m:r>
            <w:rPr>
              <w:rFonts w:ascii="Cambria Math" w:eastAsiaTheme="minorEastAsia" w:hAnsi="Cambria Math"/>
              <w:rPrChange w:id="736" w:author="Nguyễn Sơn Lâm" w:date="2021-01-05T10:31:00Z">
                <w:rPr>
                  <w:rFonts w:ascii="Cambria Math" w:eastAsiaTheme="minorEastAsia" w:hAnsi="Cambria Math"/>
                </w:rPr>
              </w:rPrChange>
            </w:rPr>
            <m:t>-a)</m:t>
          </m:r>
        </m:oMath>
      </w:ins>
      <w:ins w:id="737" w:author="Nguyễn Sơn Lâm" w:date="2021-01-05T10:18:00Z">
        <w:r w:rsidR="00225763">
          <w:rPr>
            <w:rFonts w:eastAsiaTheme="minorEastAsia"/>
          </w:rPr>
          <w:t>,</w:t>
        </w:r>
      </w:ins>
      <w:ins w:id="738" w:author="Nguyễn Sơn Lâm" w:date="2021-01-05T10:16:00Z">
        <w:r w:rsidR="0088232B">
          <w:rPr>
            <w:rFonts w:eastAsiaTheme="minorEastAsia"/>
          </w:rPr>
          <w:t xml:space="preserve"> </w:t>
        </w:r>
      </w:ins>
      <w:del w:id="739" w:author="Nguyễn Sơn Lâm" w:date="2021-01-05T10:18:00Z">
        <w:r w:rsidR="00A1003B">
          <w:rPr>
            <w:rFonts w:eastAsiaTheme="minorEastAsia"/>
          </w:rPr>
          <w:delText xml:space="preserve"> </w:delTex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1-a</m:t>
                  </m:r>
                </m:e>
                <m:e>
                  <m:r>
                    <w:rPr>
                      <w:rFonts w:ascii="Cambria Math" w:eastAsiaTheme="minorEastAsia" w:hAnsi="Cambria Math"/>
                    </w:rPr>
                    <m:t>2-a</m:t>
                  </m:r>
                  <m:ctrlPr>
                    <w:rPr>
                      <w:rFonts w:ascii="Cambria Math" w:eastAsia="Cambria Math" w:hAnsi="Cambria Math" w:cs="Cambria Math"/>
                      <w:i/>
                    </w:rPr>
                  </m:ctrlPr>
                </m:e>
                <m:e>
                  <m:r>
                    <w:rPr>
                      <w:rFonts w:ascii="Cambria Math" w:eastAsiaTheme="minorEastAsia" w:hAnsi="Cambria Math"/>
                    </w:rPr>
                    <m:t>3-a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d>
                    <m:dPr>
                      <m:ctrlPr>
                        <w:rPr>
                          <w:rFonts w:ascii="Cambria Math" w:eastAsiaTheme="minorEastAsia" w:hAnsi="Cambria Math"/>
                          <w:i/>
                        </w:rPr>
                      </m:ctrlPr>
                    </m:dPr>
                    <m:e>
                      <m:r>
                        <w:rPr>
                          <w:rFonts w:ascii="Cambria Math" w:eastAsiaTheme="minorEastAsia" w:hAnsi="Cambria Math"/>
                        </w:rPr>
                        <m:t>j+1</m:t>
                      </m:r>
                    </m:e>
                  </m:d>
                  <m:r>
                    <w:rPr>
                      <w:rFonts w:ascii="Cambria Math" w:eastAsiaTheme="minorEastAsia" w:hAnsi="Cambria Math"/>
                    </w:rPr>
                    <m:t>-a</m:t>
                  </m:r>
                </m:e>
              </m:eqArr>
            </m:e>
          </m:d>
        </m:oMath>
        <w:r w:rsidR="00A1003B">
          <w:rPr>
            <w:rFonts w:eastAsiaTheme="minorEastAsia"/>
          </w:rPr>
          <w:delText xml:space="preserve">, </w:delText>
        </w:r>
      </w:del>
      <w:r w:rsidR="00A1003B">
        <w:rPr>
          <w:rFonts w:eastAsiaTheme="minorEastAsia"/>
        </w:rPr>
        <w:t xml:space="preserve">A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a</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a</m:t>
                </m:r>
              </m:e>
            </m:eqArr>
          </m:e>
        </m:d>
      </m:oMath>
    </w:p>
    <w:p w14:paraId="34D8547F" w14:textId="6FCB15D4" w:rsidR="00561B45" w:rsidRPr="00DE12F9" w:rsidRDefault="003C566F">
      <w:pPr>
        <w:spacing w:before="160" w:beforeAutospacing="0" w:after="160"/>
        <w:ind w:left="-3589"/>
        <w:jc w:val="both"/>
        <w:rPr>
          <w:del w:id="740" w:author="Nguyễn Sơn Lâm" w:date="2021-01-05T10:12:00Z"/>
          <w:rFonts w:eastAsiaTheme="minorEastAsia"/>
        </w:rPr>
        <w:pPrChange w:id="741" w:author="Nguyễn Sơn Lâm" w:date="2021-01-05T10:24:00Z">
          <w:pPr>
            <w:spacing w:before="160" w:beforeAutospacing="0" w:after="160"/>
            <w:jc w:val="both"/>
          </w:pPr>
        </w:pPrChange>
      </w:pPr>
      <m:oMathPara>
        <m:oMath>
          <m:sSub>
            <m:sSubPr>
              <m:ctrlPr>
                <w:ins w:id="742" w:author="Nguyễn Sơn Lâm" w:date="2021-01-05T10:21:00Z">
                  <w:rPr>
                    <w:rFonts w:ascii="Cambria Math" w:eastAsiaTheme="minorEastAsia" w:hAnsi="Cambria Math"/>
                    <w:i/>
                  </w:rPr>
                </w:ins>
              </m:ctrlPr>
            </m:sSubPr>
            <m:e>
              <w:ins w:id="743" w:author="Nguyễn Sơn Lâm" w:date="2021-01-05T10:21:00Z">
                <m:r>
                  <w:rPr>
                    <w:rFonts w:ascii="Cambria Math" w:eastAsiaTheme="minorEastAsia" w:hAnsi="Cambria Math"/>
                  </w:rPr>
                  <m:t>I</m:t>
                </m:r>
              </w:ins>
            </m:e>
            <m:sub>
              <w:ins w:id="744" w:author="Nguyễn Sơn Lâm" w:date="2021-01-05T10:21:00Z">
                <m:r>
                  <w:rPr>
                    <w:rFonts w:ascii="Cambria Math" w:eastAsiaTheme="minorEastAsia" w:hAnsi="Cambria Math"/>
                  </w:rPr>
                  <m:t>i</m:t>
                </m:r>
              </w:ins>
            </m:sub>
          </m:sSub>
          <w:ins w:id="745" w:author="Nguyễn Sơn Lâm" w:date="2021-01-05T10:21:00Z">
            <m:r>
              <w:rPr>
                <w:rFonts w:ascii="Cambria Math" w:eastAsiaTheme="minorEastAsia" w:hAnsi="Cambria Math"/>
              </w:rPr>
              <m:t>=diag(</m:t>
            </m:r>
          </w:ins>
          <m:sSub>
            <m:sSubPr>
              <m:ctrlPr>
                <w:ins w:id="746" w:author="Nguyễn Sơn Lâm" w:date="2021-01-05T10:22:00Z">
                  <w:rPr>
                    <w:rFonts w:ascii="Cambria Math" w:eastAsiaTheme="minorEastAsia" w:hAnsi="Cambria Math"/>
                    <w:i/>
                  </w:rPr>
                </w:ins>
              </m:ctrlPr>
            </m:sSubPr>
            <m:e>
              <w:ins w:id="747" w:author="Nguyễn Sơn Lâm" w:date="2021-01-05T10:22:00Z">
                <m:r>
                  <w:rPr>
                    <w:rFonts w:ascii="Cambria Math" w:eastAsiaTheme="minorEastAsia" w:hAnsi="Cambria Math"/>
                  </w:rPr>
                  <m:t>X</m:t>
                </m:r>
              </w:ins>
            </m:e>
            <m:sub>
              <w:ins w:id="748" w:author="Nguyễn Sơn Lâm" w:date="2021-01-05T10:22:00Z">
                <m:r>
                  <w:rPr>
                    <w:rFonts w:ascii="Cambria Math" w:eastAsiaTheme="minorEastAsia" w:hAnsi="Cambria Math"/>
                  </w:rPr>
                  <m:t>i,</m:t>
                </m:r>
              </w:ins>
              <w:ins w:id="749" w:author="Nguyễn Sơn Lâm" w:date="2021-01-05T10:50:00Z">
                <m:r>
                  <w:rPr>
                    <w:rFonts w:ascii="Cambria Math" w:eastAsiaTheme="minorEastAsia" w:hAnsi="Cambria Math"/>
                  </w:rPr>
                  <m:t>0</m:t>
                </m:r>
              </w:ins>
            </m:sub>
          </m:sSub>
          <w:ins w:id="750" w:author="Nguyễn Sơn Lâm" w:date="2021-01-05T10:22:00Z">
            <m:r>
              <w:rPr>
                <w:rFonts w:ascii="Cambria Math" w:eastAsiaTheme="minorEastAsia" w:hAnsi="Cambria Math"/>
              </w:rPr>
              <m:t xml:space="preserve">, </m:t>
            </m:r>
          </w:ins>
          <m:sSub>
            <m:sSubPr>
              <m:ctrlPr>
                <w:ins w:id="751" w:author="Nguyễn Sơn Lâm" w:date="2021-01-05T10:22:00Z">
                  <w:rPr>
                    <w:rFonts w:ascii="Cambria Math" w:eastAsiaTheme="minorEastAsia" w:hAnsi="Cambria Math"/>
                    <w:i/>
                  </w:rPr>
                </w:ins>
              </m:ctrlPr>
            </m:sSubPr>
            <m:e>
              <w:ins w:id="752" w:author="Nguyễn Sơn Lâm" w:date="2021-01-05T10:22:00Z">
                <m:r>
                  <w:rPr>
                    <w:rFonts w:ascii="Cambria Math" w:eastAsiaTheme="minorEastAsia" w:hAnsi="Cambria Math"/>
                  </w:rPr>
                  <m:t>X</m:t>
                </m:r>
              </w:ins>
            </m:e>
            <m:sub>
              <w:ins w:id="753" w:author="Nguyễn Sơn Lâm" w:date="2021-01-05T10:22:00Z">
                <m:r>
                  <w:rPr>
                    <w:rFonts w:ascii="Cambria Math" w:eastAsiaTheme="minorEastAsia" w:hAnsi="Cambria Math"/>
                  </w:rPr>
                  <m:t>i,1</m:t>
                </m:r>
              </w:ins>
            </m:sub>
          </m:sSub>
          <w:ins w:id="754" w:author="Nguyễn Sơn Lâm" w:date="2021-01-05T10:22:00Z">
            <m:r>
              <w:rPr>
                <w:rFonts w:ascii="Cambria Math" w:eastAsiaTheme="minorEastAsia" w:hAnsi="Cambria Math"/>
              </w:rPr>
              <m:t xml:space="preserve">, </m:t>
            </m:r>
          </w:ins>
          <m:sSub>
            <m:sSubPr>
              <m:ctrlPr>
                <w:ins w:id="755" w:author="Nguyễn Sơn Lâm" w:date="2021-01-05T10:22:00Z">
                  <w:rPr>
                    <w:rFonts w:ascii="Cambria Math" w:eastAsiaTheme="minorEastAsia" w:hAnsi="Cambria Math"/>
                    <w:i/>
                  </w:rPr>
                </w:ins>
              </m:ctrlPr>
            </m:sSubPr>
            <m:e>
              <w:ins w:id="756" w:author="Nguyễn Sơn Lâm" w:date="2021-01-05T10:22:00Z">
                <m:r>
                  <w:rPr>
                    <w:rFonts w:ascii="Cambria Math" w:eastAsiaTheme="minorEastAsia" w:hAnsi="Cambria Math"/>
                  </w:rPr>
                  <m:t>X</m:t>
                </m:r>
              </w:ins>
            </m:e>
            <m:sub>
              <w:ins w:id="757" w:author="Nguyễn Sơn Lâm" w:date="2021-01-05T10:22:00Z">
                <m:r>
                  <w:rPr>
                    <w:rFonts w:ascii="Cambria Math" w:eastAsiaTheme="minorEastAsia" w:hAnsi="Cambria Math"/>
                  </w:rPr>
                  <m:t>i,</m:t>
                </m:r>
              </w:ins>
              <w:ins w:id="758" w:author="Nguyễn Sơn Lâm" w:date="2021-01-05T10:50:00Z">
                <m:r>
                  <w:rPr>
                    <w:rFonts w:ascii="Cambria Math" w:eastAsiaTheme="minorEastAsia" w:hAnsi="Cambria Math"/>
                  </w:rPr>
                  <m:t>2</m:t>
                </m:r>
              </w:ins>
            </m:sub>
          </m:sSub>
          <w:ins w:id="759" w:author="Nguyễn Sơn Lâm" w:date="2021-01-05T10:22:00Z">
            <m:r>
              <w:rPr>
                <w:rFonts w:ascii="Cambria Math" w:eastAsiaTheme="minorEastAsia" w:hAnsi="Cambria Math"/>
              </w:rPr>
              <m:t xml:space="preserve">, </m:t>
            </m:r>
          </w:ins>
          <m:sSub>
            <m:sSubPr>
              <m:ctrlPr>
                <w:ins w:id="760" w:author="Nguyễn Sơn Lâm" w:date="2021-01-05T10:22:00Z">
                  <w:rPr>
                    <w:rFonts w:ascii="Cambria Math" w:eastAsiaTheme="minorEastAsia" w:hAnsi="Cambria Math"/>
                    <w:i/>
                  </w:rPr>
                </w:ins>
              </m:ctrlPr>
            </m:sSubPr>
            <m:e>
              <w:ins w:id="761" w:author="Nguyễn Sơn Lâm" w:date="2021-01-05T10:22:00Z">
                <m:r>
                  <w:rPr>
                    <w:rFonts w:ascii="Cambria Math" w:eastAsiaTheme="minorEastAsia" w:hAnsi="Cambria Math"/>
                  </w:rPr>
                  <m:t>X</m:t>
                </m:r>
              </w:ins>
            </m:e>
            <m:sub>
              <w:ins w:id="762" w:author="Nguyễn Sơn Lâm" w:date="2021-01-05T10:22:00Z">
                <m:r>
                  <w:rPr>
                    <w:rFonts w:ascii="Cambria Math" w:eastAsiaTheme="minorEastAsia" w:hAnsi="Cambria Math"/>
                  </w:rPr>
                  <m:t>i,</m:t>
                </m:r>
              </w:ins>
              <w:ins w:id="763" w:author="Nguyễn Sơn Lâm" w:date="2021-01-05T10:50:00Z">
                <m:r>
                  <w:rPr>
                    <w:rFonts w:ascii="Cambria Math" w:eastAsiaTheme="minorEastAsia" w:hAnsi="Cambria Math"/>
                  </w:rPr>
                  <m:t>3</m:t>
                </m:r>
              </w:ins>
            </m:sub>
          </m:sSub>
          <w:ins w:id="764" w:author="Nguyễn Sơn Lâm" w:date="2021-01-05T10:22:00Z">
            <m:r>
              <w:rPr>
                <w:rFonts w:ascii="Cambria Math" w:eastAsiaTheme="minorEastAsia" w:hAnsi="Cambria Math"/>
              </w:rPr>
              <m:t>, …</m:t>
            </m:r>
          </w:ins>
          <w:ins w:id="765" w:author="Nguyễn Sơn Lâm" w:date="2021-01-05T10:23:00Z">
            <m:r>
              <w:rPr>
                <w:rFonts w:ascii="Cambria Math" w:eastAsiaTheme="minorEastAsia" w:hAnsi="Cambria Math"/>
              </w:rPr>
              <m:t xml:space="preserve">, </m:t>
            </m:r>
          </w:ins>
          <m:sSub>
            <m:sSubPr>
              <m:ctrlPr>
                <w:ins w:id="766" w:author="Nguyễn Sơn Lâm" w:date="2021-01-05T10:23:00Z">
                  <w:rPr>
                    <w:rFonts w:ascii="Cambria Math" w:eastAsiaTheme="minorEastAsia" w:hAnsi="Cambria Math"/>
                    <w:i/>
                  </w:rPr>
                </w:ins>
              </m:ctrlPr>
            </m:sSubPr>
            <m:e>
              <w:ins w:id="767" w:author="Nguyễn Sơn Lâm" w:date="2021-01-05T10:23:00Z">
                <m:r>
                  <w:rPr>
                    <w:rFonts w:ascii="Cambria Math" w:eastAsiaTheme="minorEastAsia" w:hAnsi="Cambria Math"/>
                  </w:rPr>
                  <m:t>X</m:t>
                </m:r>
              </w:ins>
            </m:e>
            <m:sub>
              <w:ins w:id="768" w:author="Nguyễn Sơn Lâm" w:date="2021-01-05T10:23:00Z">
                <m:r>
                  <w:rPr>
                    <w:rFonts w:ascii="Cambria Math" w:eastAsiaTheme="minorEastAsia" w:hAnsi="Cambria Math"/>
                  </w:rPr>
                  <m:t>i,j</m:t>
                </m:r>
              </w:ins>
            </m:sub>
          </m:sSub>
          <w:ins w:id="769" w:author="Nguyễn Sơn Lâm" w:date="2021-01-05T10:21:00Z">
            <m:r>
              <w:rPr>
                <w:rFonts w:ascii="Cambria Math" w:eastAsiaTheme="minorEastAsia" w:hAnsi="Cambria Math"/>
              </w:rPr>
              <m:t>)</m:t>
            </m:r>
          </w:ins>
        </m:oMath>
      </m:oMathPara>
    </w:p>
    <w:p w14:paraId="490B875F" w14:textId="77777777" w:rsidR="00DC7630" w:rsidRDefault="00DC7630">
      <w:pPr>
        <w:spacing w:before="160" w:beforeAutospacing="0" w:after="160"/>
        <w:ind w:left="-3589" w:hanging="731"/>
        <w:jc w:val="both"/>
        <w:rPr>
          <w:ins w:id="770" w:author="Nguyễn Sơn Lâm" w:date="2021-01-05T10:12:00Z"/>
          <w:rFonts w:eastAsiaTheme="minorEastAsia"/>
        </w:rPr>
        <w:pPrChange w:id="771" w:author="Nguyễn Sơn Lâm" w:date="2021-01-05T10:24:00Z">
          <w:pPr>
            <w:spacing w:before="160" w:beforeAutospacing="0" w:after="160"/>
            <w:ind w:left="1440" w:hanging="731"/>
            <w:jc w:val="both"/>
          </w:pPr>
        </w:pPrChange>
      </w:pPr>
    </w:p>
    <w:p w14:paraId="57AAF8F5" w14:textId="2C61DC09" w:rsidR="00A1003B" w:rsidRDefault="00A1003B" w:rsidP="00594E06">
      <w:pPr>
        <w:spacing w:before="160" w:beforeAutospacing="0" w:after="160"/>
        <w:jc w:val="both"/>
        <w:rPr>
          <w:rFonts w:eastAsiaTheme="minorEastAsia"/>
        </w:rPr>
      </w:pPr>
      <w:r>
        <w:rPr>
          <w:rFonts w:eastAsiaTheme="minorEastAsia"/>
        </w:rPr>
        <w:t>Reduced equation:</w:t>
      </w:r>
    </w:p>
    <w:p w14:paraId="4319745E" w14:textId="78ECA65D" w:rsidR="00A1003B" w:rsidRPr="005B5C5A" w:rsidRDefault="003C566F"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Min</m:t>
              </m:r>
            </m:e>
            <m:sub>
              <w:ins w:id="772" w:author="Nguyễn Sơn Lâm" w:date="2021-01-05T10:49:00Z">
                <m:r>
                  <w:rPr>
                    <w:rFonts w:ascii="Cambria Math" w:eastAsiaTheme="minorEastAsia" w:hAnsi="Cambria Math"/>
                  </w:rPr>
                  <m:t>0</m:t>
                </m:r>
              </w:ins>
              <w:del w:id="773" w:author="Nguyễn Sơn Lâm" w:date="2021-01-05T10:49:00Z">
                <m:r>
                  <w:rPr>
                    <w:rFonts w:ascii="Cambria Math" w:eastAsiaTheme="minorEastAsia" w:hAnsi="Cambria Math"/>
                  </w:rPr>
                  <m:t>1</m:t>
                </m:r>
              </w:del>
            </m:sub>
          </m:sSub>
          <m:r>
            <w:rPr>
              <w:rFonts w:ascii="Cambria Math" w:eastAsiaTheme="minorEastAsia" w:hAnsi="Cambria Math"/>
            </w:rPr>
            <m:t>≤Z</m:t>
          </m:r>
          <w:del w:id="774" w:author="Nguyễn Sơn Lâm" w:date="2021-01-05T10:07:00Z">
            <m:r>
              <w:rPr>
                <w:rFonts w:ascii="Cambria Math" w:eastAsiaTheme="minorEastAsia" w:hAnsi="Cambria Math"/>
              </w:rPr>
              <m:t>×</m:t>
            </m:r>
          </w:del>
          <m:sSub>
            <m:sSubPr>
              <m:ctrlPr>
                <w:ins w:id="775" w:author="Nguyễn Sơn Lâm" w:date="2021-01-05T10:24:00Z">
                  <w:rPr>
                    <w:rFonts w:ascii="Cambria Math" w:eastAsiaTheme="minorEastAsia" w:hAnsi="Cambria Math"/>
                    <w:i/>
                  </w:rPr>
                </w:ins>
              </m:ctrlPr>
            </m:sSubPr>
            <m:e>
              <w:ins w:id="776" w:author="Nguyễn Sơn Lâm" w:date="2021-01-05T10:24:00Z">
                <m:r>
                  <w:rPr>
                    <w:rFonts w:ascii="Cambria Math" w:eastAsiaTheme="minorEastAsia" w:hAnsi="Cambria Math"/>
                  </w:rPr>
                  <m:t>I</m:t>
                </m:r>
              </w:ins>
            </m:e>
            <m:sub>
              <w:ins w:id="777" w:author="Nguyễn Sơn Lâm" w:date="2021-01-05T10:49:00Z">
                <m:r>
                  <w:rPr>
                    <w:rFonts w:ascii="Cambria Math" w:eastAsiaTheme="minorEastAsia" w:hAnsi="Cambria Math"/>
                  </w:rPr>
                  <m:t>0</m:t>
                </m:r>
              </w:ins>
            </m:sub>
          </m:sSub>
          <m:sSub>
            <m:sSubPr>
              <m:ctrlPr>
                <w:del w:id="778" w:author="Nguyễn Sơn Lâm" w:date="2021-01-05T10:09:00Z">
                  <w:rPr>
                    <w:rFonts w:ascii="Cambria Math" w:eastAsiaTheme="minorEastAsia" w:hAnsi="Cambria Math"/>
                    <w:i/>
                  </w:rPr>
                </w:del>
              </m:ctrlPr>
            </m:sSubPr>
            <m:e>
              <w:del w:id="779" w:author="Nguyễn Sơn Lâm" w:date="2021-01-05T10:09:00Z">
                <m:r>
                  <w:rPr>
                    <w:rFonts w:ascii="Cambria Math" w:eastAsiaTheme="minorEastAsia" w:hAnsi="Cambria Math"/>
                  </w:rPr>
                  <m:t>X</m:t>
                </m:r>
              </w:del>
            </m:e>
            <m:sub>
              <w:del w:id="780" w:author="Nguyễn Sơn Lâm" w:date="2021-01-05T10:09:00Z">
                <m:r>
                  <w:rPr>
                    <w:rFonts w:ascii="Cambria Math" w:eastAsiaTheme="minorEastAsia" w:hAnsi="Cambria Math"/>
                  </w:rPr>
                  <m:t>1</m:t>
                </m:r>
              </w:del>
            </m:sub>
          </m:sSub>
          <w:del w:id="781" w:author="Nguyễn Sơn Lâm" w:date="2021-01-05T10:09:00Z">
            <m:r>
              <w:rPr>
                <w:rFonts w:ascii="Cambria Math" w:eastAsiaTheme="minorEastAsia" w:hAnsi="Cambria Math"/>
              </w:rPr>
              <m:t>.T</m:t>
            </m:r>
          </w:del>
          <m:r>
            <w:rPr>
              <w:rFonts w:ascii="Cambria Math" w:eastAsiaTheme="minorEastAsia" w:hAnsi="Cambria Math"/>
            </w:rPr>
            <m:t>+A</m:t>
          </m:r>
        </m:oMath>
      </m:oMathPara>
    </w:p>
    <w:p w14:paraId="42920C58" w14:textId="3CC741E9" w:rsidR="00A1003B" w:rsidRPr="005B5C5A" w:rsidRDefault="00261094">
      <w:pPr>
        <w:spacing w:before="160" w:beforeAutospacing="0" w:after="160"/>
        <w:ind w:left="2880"/>
        <w:jc w:val="both"/>
        <w:rPr>
          <w:rFonts w:eastAsiaTheme="minorEastAsia"/>
        </w:rPr>
        <w:pPrChange w:id="782" w:author="Nguyễn Sơn Lâm" w:date="2021-01-05T10:26:00Z">
          <w:pPr>
            <w:spacing w:before="160" w:beforeAutospacing="0" w:after="160"/>
            <w:ind w:left="2608"/>
            <w:jc w:val="both"/>
          </w:pPr>
        </w:pPrChange>
      </w:pPr>
      <w:ins w:id="783" w:author="Nguyễn Sơn Lâm" w:date="2021-01-05T10:26:00Z">
        <m:oMathPara>
          <m:oMath>
            <m:r>
              <w:rPr>
                <w:rFonts w:ascii="Cambria Math" w:hAnsi="Cambria Math"/>
              </w:rPr>
              <m:t xml:space="preserve">        </m:t>
            </m:r>
          </m:oMath>
        </m:oMathPara>
      </w:ins>
      <m:oMathPara>
        <m:oMath>
          <m:r>
            <w:rPr>
              <w:rFonts w:ascii="Cambria Math" w:hAnsi="Cambria Math"/>
            </w:rPr>
            <m:t xml:space="preserve">⋮i                                                                        </m:t>
          </m:r>
          <m:d>
            <m:dPr>
              <m:ctrlPr>
                <w:rPr>
                  <w:rFonts w:ascii="Cambria Math" w:hAnsi="Cambria Math"/>
                  <w:i/>
                </w:rPr>
              </m:ctrlPr>
            </m:dPr>
            <m:e>
              <m:r>
                <w:rPr>
                  <w:rFonts w:ascii="Cambria Math" w:hAnsi="Cambria Math"/>
                </w:rPr>
                <m:t>7</m:t>
              </m:r>
            </m:e>
          </m:d>
        </m:oMath>
      </m:oMathPara>
    </w:p>
    <w:p w14:paraId="77F06FC5" w14:textId="3A56113E" w:rsidR="00A1003B" w:rsidRPr="005B5C5A" w:rsidRDefault="003C566F" w:rsidP="00594E06">
      <w:pPr>
        <w:spacing w:before="160" w:beforeAutospacing="0" w:after="160"/>
        <w:ind w:left="283"/>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Min</m:t>
              </m:r>
            </m:e>
            <m:sub>
              <m:r>
                <w:rPr>
                  <w:rFonts w:ascii="Cambria Math" w:eastAsiaTheme="minorEastAsia" w:hAnsi="Cambria Math"/>
                </w:rPr>
                <m:t>i</m:t>
              </m:r>
            </m:sub>
          </m:sSub>
          <m:r>
            <w:rPr>
              <w:rFonts w:ascii="Cambria Math" w:eastAsiaTheme="minorEastAsia" w:hAnsi="Cambria Math"/>
            </w:rPr>
            <m:t>≤</m:t>
          </m:r>
          <w:ins w:id="784" w:author="Nguyễn Sơn Lâm" w:date="2021-01-05T10:08:00Z">
            <m:r>
              <w:rPr>
                <w:rFonts w:ascii="Cambria Math" w:eastAsiaTheme="minorEastAsia" w:hAnsi="Cambria Math"/>
              </w:rPr>
              <m:t>Z</m:t>
            </m:r>
          </w:ins>
          <m:sSub>
            <m:sSubPr>
              <m:ctrlPr>
                <w:ins w:id="785" w:author="Nguyễn Sơn Lâm" w:date="2021-01-05T10:25:00Z">
                  <w:rPr>
                    <w:rFonts w:ascii="Cambria Math" w:eastAsiaTheme="minorEastAsia" w:hAnsi="Cambria Math"/>
                    <w:i/>
                  </w:rPr>
                </w:ins>
              </m:ctrlPr>
            </m:sSubPr>
            <m:e>
              <w:ins w:id="786" w:author="Nguyễn Sơn Lâm" w:date="2021-01-05T10:25:00Z">
                <m:r>
                  <w:rPr>
                    <w:rFonts w:ascii="Cambria Math" w:eastAsiaTheme="minorEastAsia" w:hAnsi="Cambria Math"/>
                  </w:rPr>
                  <m:t>I</m:t>
                </m:r>
              </w:ins>
            </m:e>
            <m:sub>
              <w:ins w:id="787" w:author="Nguyễn Sơn Lâm" w:date="2021-01-05T10:25:00Z">
                <m:r>
                  <w:rPr>
                    <w:rFonts w:ascii="Cambria Math" w:eastAsiaTheme="minorEastAsia" w:hAnsi="Cambria Math"/>
                  </w:rPr>
                  <m:t>i</m:t>
                </m:r>
              </w:ins>
            </m:sub>
          </m:sSub>
          <w:del w:id="788" w:author="Nguyễn Sơn Lâm" w:date="2021-01-05T10:07:00Z">
            <m:r>
              <w:rPr>
                <w:rFonts w:ascii="Cambria Math" w:eastAsiaTheme="minorEastAsia" w:hAnsi="Cambria Math"/>
              </w:rPr>
              <m:t>Y×</m:t>
            </m:r>
          </w:del>
          <m:sSub>
            <m:sSubPr>
              <m:ctrlPr>
                <w:del w:id="789" w:author="Nguyễn Sơn Lâm" w:date="2021-01-05T10:08:00Z">
                  <w:rPr>
                    <w:rFonts w:ascii="Cambria Math" w:eastAsiaTheme="minorEastAsia" w:hAnsi="Cambria Math"/>
                    <w:i/>
                  </w:rPr>
                </w:del>
              </m:ctrlPr>
            </m:sSubPr>
            <m:e>
              <w:del w:id="790" w:author="Nguyễn Sơn Lâm" w:date="2021-01-05T10:08:00Z">
                <m:r>
                  <w:rPr>
                    <w:rFonts w:ascii="Cambria Math" w:eastAsiaTheme="minorEastAsia" w:hAnsi="Cambria Math"/>
                  </w:rPr>
                  <m:t>X</m:t>
                </m:r>
              </w:del>
            </m:e>
            <m:sub>
              <w:del w:id="791" w:author="Nguyễn Sơn Lâm" w:date="2021-01-05T10:08:00Z">
                <m:r>
                  <w:rPr>
                    <w:rFonts w:ascii="Cambria Math" w:eastAsiaTheme="minorEastAsia" w:hAnsi="Cambria Math"/>
                  </w:rPr>
                  <m:t>i</m:t>
                </m:r>
              </w:del>
            </m:sub>
          </m:sSub>
          <w:del w:id="792" w:author="Nguyễn Sơn Lâm" w:date="2021-01-05T10:08:00Z">
            <m:r>
              <w:rPr>
                <w:rFonts w:ascii="Cambria Math" w:eastAsiaTheme="minorEastAsia" w:hAnsi="Cambria Math"/>
              </w:rPr>
              <m:t>.T</m:t>
            </m:r>
          </w:del>
          <m:r>
            <w:rPr>
              <w:rFonts w:ascii="Cambria Math" w:eastAsiaTheme="minorEastAsia" w:hAnsi="Cambria Math"/>
            </w:rPr>
            <m:t>+A</m:t>
          </m:r>
        </m:oMath>
      </m:oMathPara>
    </w:p>
    <w:p w14:paraId="414304BC" w14:textId="63372C28" w:rsidR="00A1003B" w:rsidRDefault="00A1003B" w:rsidP="00594E06">
      <w:pPr>
        <w:spacing w:before="160" w:beforeAutospacing="0" w:after="160"/>
        <w:jc w:val="both"/>
        <w:rPr>
          <w:rFonts w:eastAsiaTheme="minorEastAsia"/>
        </w:rPr>
      </w:pPr>
      <w:r w:rsidRPr="00A1003B">
        <w:rPr>
          <w:rFonts w:eastAsiaTheme="minorEastAsia"/>
        </w:rPr>
        <w:t xml:space="preserve">From equations (1), (2), (3), (5), (6) and (7), we have the </w:t>
      </w:r>
      <w:r w:rsidR="00204386">
        <w:rPr>
          <w:rFonts w:eastAsiaTheme="minorEastAsia"/>
        </w:rPr>
        <w:t>target</w:t>
      </w:r>
      <w:r w:rsidRPr="00A1003B">
        <w:rPr>
          <w:rFonts w:eastAsiaTheme="minorEastAsia"/>
        </w:rPr>
        <w:t xml:space="preserve"> function and the necessary constraints for optimization.</w:t>
      </w:r>
    </w:p>
    <w:p w14:paraId="5874436A" w14:textId="1BC4DC1F" w:rsidR="00A1003B" w:rsidRDefault="00A1003B" w:rsidP="00AA701D">
      <w:pPr>
        <w:pStyle w:val="Heading3"/>
        <w:spacing w:before="160" w:beforeAutospacing="0" w:after="160"/>
        <w:rPr>
          <w:rFonts w:ascii="Times New Roman" w:eastAsiaTheme="minorEastAsia" w:hAnsi="Times New Roman" w:cs="Times New Roman"/>
          <w:b/>
          <w:bCs/>
          <w:color w:val="auto"/>
          <w:sz w:val="26"/>
          <w:szCs w:val="26"/>
        </w:rPr>
      </w:pPr>
      <w:bookmarkStart w:id="793" w:name="_Toc60747248"/>
      <w:r w:rsidRPr="00A1003B">
        <w:rPr>
          <w:rFonts w:ascii="Times New Roman" w:eastAsiaTheme="minorEastAsia" w:hAnsi="Times New Roman" w:cs="Times New Roman"/>
          <w:b/>
          <w:bCs/>
          <w:color w:val="auto"/>
          <w:sz w:val="26"/>
          <w:szCs w:val="26"/>
        </w:rPr>
        <w:lastRenderedPageBreak/>
        <w:t>3.</w:t>
      </w:r>
      <w:ins w:id="794" w:author="NGUYỄN HOÀNG LONG" w:date="2021-01-05T12:49:00Z">
        <w:r w:rsidR="00F5737A">
          <w:rPr>
            <w:rFonts w:ascii="Times New Roman" w:eastAsiaTheme="minorEastAsia" w:hAnsi="Times New Roman" w:cs="Times New Roman"/>
            <w:b/>
            <w:bCs/>
            <w:color w:val="auto"/>
            <w:sz w:val="26"/>
            <w:szCs w:val="26"/>
          </w:rPr>
          <w:t>4</w:t>
        </w:r>
      </w:ins>
      <w:del w:id="795" w:author="NGUYỄN HOÀNG LONG" w:date="2021-01-05T12:49:00Z">
        <w:r w:rsidRPr="00A1003B" w:rsidDel="00F5737A">
          <w:rPr>
            <w:rFonts w:ascii="Times New Roman" w:eastAsiaTheme="minorEastAsia" w:hAnsi="Times New Roman" w:cs="Times New Roman"/>
            <w:b/>
            <w:bCs/>
            <w:color w:val="auto"/>
            <w:sz w:val="26"/>
            <w:szCs w:val="26"/>
          </w:rPr>
          <w:delText>3</w:delText>
        </w:r>
      </w:del>
      <w:r w:rsidRPr="00A1003B">
        <w:rPr>
          <w:rFonts w:ascii="Times New Roman" w:eastAsiaTheme="minorEastAsia" w:hAnsi="Times New Roman" w:cs="Times New Roman"/>
          <w:b/>
          <w:bCs/>
          <w:color w:val="auto"/>
          <w:sz w:val="26"/>
          <w:szCs w:val="26"/>
        </w:rPr>
        <w:t xml:space="preserve">.2 </w:t>
      </w:r>
      <w:commentRangeStart w:id="796"/>
      <w:r>
        <w:rPr>
          <w:rFonts w:ascii="Times New Roman" w:eastAsiaTheme="minorEastAsia" w:hAnsi="Times New Roman" w:cs="Times New Roman"/>
          <w:b/>
          <w:bCs/>
          <w:color w:val="auto"/>
          <w:sz w:val="26"/>
          <w:szCs w:val="26"/>
        </w:rPr>
        <w:t>F</w:t>
      </w:r>
      <w:r w:rsidRPr="00A1003B">
        <w:rPr>
          <w:rFonts w:ascii="Times New Roman" w:eastAsiaTheme="minorEastAsia" w:hAnsi="Times New Roman" w:cs="Times New Roman"/>
          <w:b/>
          <w:bCs/>
          <w:color w:val="auto"/>
          <w:sz w:val="26"/>
          <w:szCs w:val="26"/>
        </w:rPr>
        <w:t xml:space="preserve">inding solution for </w:t>
      </w:r>
      <w:r w:rsidR="00204386">
        <w:rPr>
          <w:rFonts w:ascii="Times New Roman" w:eastAsiaTheme="minorEastAsia" w:hAnsi="Times New Roman" w:cs="Times New Roman"/>
          <w:b/>
          <w:bCs/>
          <w:color w:val="auto"/>
          <w:sz w:val="26"/>
          <w:szCs w:val="26"/>
        </w:rPr>
        <w:t>target</w:t>
      </w:r>
      <w:r w:rsidRPr="00A1003B">
        <w:rPr>
          <w:rFonts w:ascii="Times New Roman" w:eastAsiaTheme="minorEastAsia" w:hAnsi="Times New Roman" w:cs="Times New Roman"/>
          <w:b/>
          <w:bCs/>
          <w:color w:val="auto"/>
          <w:sz w:val="26"/>
          <w:szCs w:val="26"/>
        </w:rPr>
        <w:t xml:space="preserve"> function</w:t>
      </w:r>
      <w:commentRangeEnd w:id="796"/>
      <w:r w:rsidR="003277B7">
        <w:rPr>
          <w:rStyle w:val="CommentReference"/>
          <w:rFonts w:ascii="Times New Roman" w:eastAsiaTheme="minorHAnsi" w:hAnsi="Times New Roman" w:cs="Times New Roman"/>
          <w:color w:val="auto"/>
        </w:rPr>
        <w:commentReference w:id="796"/>
      </w:r>
      <w:bookmarkEnd w:id="793"/>
    </w:p>
    <w:p w14:paraId="33D0E6AD" w14:textId="431B888B" w:rsidR="00204386" w:rsidRPr="00204386" w:rsidRDefault="00204386" w:rsidP="00594E06">
      <w:pPr>
        <w:spacing w:before="160" w:beforeAutospacing="0" w:after="160"/>
        <w:jc w:val="both"/>
      </w:pPr>
      <w:r>
        <w:t xml:space="preserve">We will use Google Colab and PuLP to design and </w:t>
      </w:r>
      <w:r w:rsidR="00F53ABD">
        <w:t>implement</w:t>
      </w:r>
      <w:r>
        <w:t xml:space="preserve"> </w:t>
      </w:r>
      <w:r w:rsidR="00ED16B5">
        <w:t>LP</w:t>
      </w:r>
      <w:r>
        <w:t>.</w:t>
      </w:r>
    </w:p>
    <w:p w14:paraId="061CFF2B" w14:textId="6C465CF6" w:rsidR="00A1003B" w:rsidRDefault="00204386" w:rsidP="00594E06">
      <w:pPr>
        <w:spacing w:before="160" w:beforeAutospacing="0" w:after="160"/>
        <w:jc w:val="both"/>
      </w:pPr>
      <w:r w:rsidRPr="00204386">
        <w:t>Google Colab is a product from Google Research, it allows running python code through the browser, especially suitable for data analysis, machine learning and education. Colab does not require any computer installation or configuration, everything can be run through the browser, you can use your computing resources from the high-speed CPUs and both GPUs and TPUs are provided for you.</w:t>
      </w:r>
    </w:p>
    <w:p w14:paraId="314ABA19" w14:textId="57018776" w:rsidR="00204386" w:rsidRDefault="00204386" w:rsidP="00594E06">
      <w:pPr>
        <w:spacing w:before="160" w:beforeAutospacing="0" w:after="160"/>
        <w:jc w:val="both"/>
      </w:pPr>
      <w:r w:rsidRPr="00574501">
        <w:t>PuLP is a library for the Python scripting language that enables users to describe</w:t>
      </w:r>
      <w:r>
        <w:t xml:space="preserve"> </w:t>
      </w:r>
      <w:r w:rsidRPr="00574501">
        <w:t>mathematical programs. PuLP works entirely within the syntax and natural idioms of the Python language by providing Python objects that represent optimization problems and decision variables and allowing constraints to be expressed in a way that is very similar to the original mathematical expression. To keep the syntax as simple and intuitive as possible, PuLP has focused on supporting linear and mixed-integer models.</w:t>
      </w:r>
      <w:r>
        <w:t>[2]</w:t>
      </w:r>
    </w:p>
    <w:p w14:paraId="12AC693D" w14:textId="77777777" w:rsidR="00204386" w:rsidRDefault="00204386" w:rsidP="00594E06">
      <w:pPr>
        <w:spacing w:before="160" w:beforeAutospacing="0" w:after="160"/>
        <w:jc w:val="both"/>
      </w:pPr>
      <w:r>
        <w:t>PULP has many solvers like: 'GLPK_CMD', 'CPLEX_CMD', 'CPLEX_PY', 'GUROBI', 'PULP_CBC_CMD', ...</w:t>
      </w:r>
    </w:p>
    <w:p w14:paraId="7B4E1609" w14:textId="77777777" w:rsidR="00204386" w:rsidRDefault="00204386" w:rsidP="00594E06">
      <w:pPr>
        <w:spacing w:before="160" w:beforeAutospacing="0" w:after="160"/>
        <w:jc w:val="both"/>
      </w:pPr>
      <w:r>
        <w:t>In our optimization problem, we use the solver 'PULP_CBC_CMD' because this solver can find a solution in a short time while the input data is very large.</w:t>
      </w:r>
    </w:p>
    <w:p w14:paraId="70B6AEAE" w14:textId="1358F2FF" w:rsidR="00204386" w:rsidRDefault="00204386" w:rsidP="00594E06">
      <w:pPr>
        <w:spacing w:before="160" w:beforeAutospacing="0" w:after="160"/>
        <w:jc w:val="both"/>
      </w:pPr>
      <w:r>
        <w:t>First, we import and install the required libraries into Colaboratory:</w:t>
      </w:r>
    </w:p>
    <w:p w14:paraId="43B6D2A6" w14:textId="566ECC8B" w:rsidR="00204386" w:rsidRDefault="465FAE62" w:rsidP="00594E06">
      <w:pPr>
        <w:spacing w:before="160" w:beforeAutospacing="0" w:after="160"/>
        <w:jc w:val="center"/>
      </w:pPr>
      <w:r>
        <w:rPr>
          <w:noProof/>
        </w:rPr>
        <w:drawing>
          <wp:inline distT="0" distB="0" distL="0" distR="0" wp14:anchorId="6464E0B0" wp14:editId="3F9BE28A">
            <wp:extent cx="5791837" cy="16255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91837" cy="1625550"/>
                    </a:xfrm>
                    <a:prstGeom prst="rect">
                      <a:avLst/>
                    </a:prstGeom>
                  </pic:spPr>
                </pic:pic>
              </a:graphicData>
            </a:graphic>
          </wp:inline>
        </w:drawing>
      </w:r>
    </w:p>
    <w:p w14:paraId="20947467" w14:textId="45389EF9" w:rsidR="00204386" w:rsidRPr="00F8535A" w:rsidRDefault="00204386" w:rsidP="004C3EF2">
      <w:pPr>
        <w:pStyle w:val="FIGURE"/>
      </w:pPr>
      <w:bookmarkStart w:id="797" w:name="_Toc60747183"/>
      <w:r w:rsidRPr="00F8535A">
        <w:lastRenderedPageBreak/>
        <w:t>Figure 3.</w:t>
      </w:r>
      <w:r w:rsidR="009673EC">
        <w:t>9</w:t>
      </w:r>
      <w:r w:rsidRPr="00F8535A">
        <w:t xml:space="preserve"> </w:t>
      </w:r>
      <w:r w:rsidR="00F8535A">
        <w:t>I</w:t>
      </w:r>
      <w:r w:rsidRPr="00F8535A">
        <w:t>mport pulb code</w:t>
      </w:r>
      <w:bookmarkEnd w:id="797"/>
    </w:p>
    <w:p w14:paraId="6A1FF067" w14:textId="77777777" w:rsidR="00204386" w:rsidRDefault="00204386" w:rsidP="00594E06">
      <w:pPr>
        <w:spacing w:before="160" w:beforeAutospacing="0" w:after="160"/>
        <w:jc w:val="both"/>
      </w:pPr>
      <w:r>
        <w:t>Input data:</w:t>
      </w:r>
    </w:p>
    <w:p w14:paraId="776426F9" w14:textId="6EC00026" w:rsidR="00204386" w:rsidRDefault="00204386" w:rsidP="00594E06">
      <w:pPr>
        <w:spacing w:before="160" w:beforeAutospacing="0" w:after="160"/>
        <w:jc w:val="both"/>
      </w:pPr>
      <w:r>
        <w:t>Define the data and assign it to variables that can then be used to include the model, the target function, and the constraints.</w:t>
      </w:r>
    </w:p>
    <w:p w14:paraId="56D29456" w14:textId="065A726B" w:rsidR="00204386" w:rsidRDefault="465FAE62" w:rsidP="00594E06">
      <w:pPr>
        <w:spacing w:before="160" w:beforeAutospacing="0" w:after="160"/>
        <w:jc w:val="center"/>
      </w:pPr>
      <w:r>
        <w:rPr>
          <w:noProof/>
        </w:rPr>
        <w:drawing>
          <wp:inline distT="0" distB="0" distL="0" distR="0" wp14:anchorId="5342DD9D" wp14:editId="7A07ABC8">
            <wp:extent cx="5791837" cy="2574768"/>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91837" cy="2574768"/>
                    </a:xfrm>
                    <a:prstGeom prst="rect">
                      <a:avLst/>
                    </a:prstGeom>
                  </pic:spPr>
                </pic:pic>
              </a:graphicData>
            </a:graphic>
          </wp:inline>
        </w:drawing>
      </w:r>
    </w:p>
    <w:p w14:paraId="56E434E2" w14:textId="39685C26" w:rsidR="00204386" w:rsidRPr="00F8535A" w:rsidRDefault="00204386" w:rsidP="004C3EF2">
      <w:pPr>
        <w:pStyle w:val="FIGURE"/>
      </w:pPr>
      <w:bookmarkStart w:id="798" w:name="_Toc60747184"/>
      <w:r w:rsidRPr="00F8535A">
        <w:t>Figure 3.</w:t>
      </w:r>
      <w:r w:rsidR="009673EC">
        <w:t>10</w:t>
      </w:r>
      <w:r w:rsidRPr="00F8535A">
        <w:t xml:space="preserve"> Define needed data</w:t>
      </w:r>
      <w:bookmarkEnd w:id="798"/>
    </w:p>
    <w:p w14:paraId="699A2040" w14:textId="53FDFB3E" w:rsidR="00204386" w:rsidRPr="009D1FDF" w:rsidRDefault="00204386" w:rsidP="00594E06">
      <w:pPr>
        <w:spacing w:before="160" w:beforeAutospacing="0" w:after="160"/>
        <w:jc w:val="both"/>
      </w:pPr>
      <w:r w:rsidRPr="009D1FDF">
        <w:t>Model initialization:</w:t>
      </w:r>
    </w:p>
    <w:p w14:paraId="519C60D9" w14:textId="54B9998B" w:rsidR="00204386" w:rsidRPr="009D1FDF" w:rsidRDefault="00204386" w:rsidP="00594E06">
      <w:pPr>
        <w:spacing w:before="160" w:beforeAutospacing="0" w:after="160"/>
        <w:jc w:val="both"/>
      </w:pPr>
      <w:r w:rsidRPr="009D1FDF">
        <w:t>We can initialize the model by calling the LpProblem() function. The first argument in the function represents the name we want to give our model. The second argument tells our model whether we want to minimize or maximize our objective function.</w:t>
      </w:r>
    </w:p>
    <w:p w14:paraId="6F44559D" w14:textId="4E482C35" w:rsidR="00204386" w:rsidRPr="009D1FDF" w:rsidRDefault="465FAE62" w:rsidP="00594E06">
      <w:pPr>
        <w:spacing w:before="160" w:beforeAutospacing="0" w:after="160"/>
        <w:jc w:val="both"/>
      </w:pPr>
      <w:r>
        <w:rPr>
          <w:noProof/>
        </w:rPr>
        <w:drawing>
          <wp:inline distT="0" distB="0" distL="0" distR="0" wp14:anchorId="1E6AD6DF" wp14:editId="0D4F51CC">
            <wp:extent cx="5791837" cy="302586"/>
            <wp:effectExtent l="0" t="0" r="0" b="254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791837" cy="302586"/>
                    </a:xfrm>
                    <a:prstGeom prst="rect">
                      <a:avLst/>
                    </a:prstGeom>
                  </pic:spPr>
                </pic:pic>
              </a:graphicData>
            </a:graphic>
          </wp:inline>
        </w:drawing>
      </w:r>
    </w:p>
    <w:p w14:paraId="2FE9718F" w14:textId="75183E55" w:rsidR="00204386" w:rsidRPr="00F8535A" w:rsidRDefault="00204386" w:rsidP="00594E06">
      <w:pPr>
        <w:pStyle w:val="FIGURE"/>
      </w:pPr>
      <w:bookmarkStart w:id="799" w:name="_Toc60747185"/>
      <w:r w:rsidRPr="00F8535A">
        <w:t>Figure 3.</w:t>
      </w:r>
      <w:r w:rsidR="00F8535A" w:rsidRPr="00F8535A">
        <w:t>1</w:t>
      </w:r>
      <w:r w:rsidR="009673EC">
        <w:t>1</w:t>
      </w:r>
      <w:r w:rsidRPr="00F8535A">
        <w:t xml:space="preserve"> </w:t>
      </w:r>
      <w:r w:rsidR="00F8535A" w:rsidRPr="00F8535A">
        <w:t>M</w:t>
      </w:r>
      <w:r w:rsidRPr="00F8535A">
        <w:t>odel initialization</w:t>
      </w:r>
      <w:bookmarkEnd w:id="799"/>
    </w:p>
    <w:p w14:paraId="240DD330" w14:textId="5AB7A8BC" w:rsidR="00204386" w:rsidRPr="009D1FDF" w:rsidRDefault="00204386" w:rsidP="00594E06">
      <w:pPr>
        <w:spacing w:before="160" w:beforeAutospacing="0" w:after="160"/>
        <w:jc w:val="both"/>
      </w:pPr>
      <w:r w:rsidRPr="009D1FDF">
        <w:t>Define and initialize decision variables:</w:t>
      </w:r>
    </w:p>
    <w:p w14:paraId="5C761027" w14:textId="719BC5E4" w:rsidR="00FC4FE2" w:rsidRPr="009D1FDF" w:rsidRDefault="00FC4FE2" w:rsidP="00594E06">
      <w:pPr>
        <w:spacing w:before="160" w:beforeAutospacing="0" w:after="160"/>
        <w:ind w:firstLine="720"/>
        <w:jc w:val="both"/>
      </w:pPr>
      <w:r w:rsidRPr="009D1FDF">
        <w:t>We use classes:</w:t>
      </w:r>
    </w:p>
    <w:p w14:paraId="38569C88" w14:textId="77777777" w:rsidR="00FC4FE2" w:rsidRPr="009D1FDF" w:rsidRDefault="00FC4FE2" w:rsidP="00594E06">
      <w:pPr>
        <w:spacing w:before="160" w:beforeAutospacing="0" w:after="160"/>
        <w:ind w:left="720"/>
        <w:jc w:val="both"/>
        <w:rPr>
          <w:i/>
        </w:rPr>
      </w:pPr>
      <w:r w:rsidRPr="009D1FDF">
        <w:lastRenderedPageBreak/>
        <w:t>pulp.</w:t>
      </w:r>
      <w:r w:rsidRPr="009D1FDF">
        <w:rPr>
          <w:b/>
        </w:rPr>
        <w:t>LpVariable</w:t>
      </w:r>
      <w:r w:rsidRPr="009D1FDF">
        <w:rPr>
          <w:i/>
        </w:rPr>
        <w:t>(name, lowBound=None, upBound=None, cat='Continuous', e=None)</w:t>
      </w:r>
    </w:p>
    <w:p w14:paraId="6DBFEA9D" w14:textId="77777777" w:rsidR="00FC4FE2" w:rsidRPr="009D1FDF" w:rsidRDefault="00FC4FE2" w:rsidP="00594E06">
      <w:pPr>
        <w:spacing w:before="160" w:beforeAutospacing="0" w:after="160"/>
        <w:ind w:left="720"/>
        <w:jc w:val="both"/>
        <w:rPr>
          <w:noProof/>
        </w:rPr>
      </w:pPr>
      <w:r w:rsidRPr="009D1FDF">
        <w:rPr>
          <w:noProof/>
        </w:rPr>
        <w:t>This class models an LP Variable with the specified associated parameters</w:t>
      </w:r>
    </w:p>
    <w:p w14:paraId="769887BC" w14:textId="77777777" w:rsidR="00FC4FE2" w:rsidRPr="009D1FDF" w:rsidRDefault="00FC4FE2" w:rsidP="00594E06">
      <w:pPr>
        <w:spacing w:before="160" w:beforeAutospacing="0" w:after="160"/>
        <w:ind w:left="720"/>
        <w:jc w:val="both"/>
        <w:rPr>
          <w:noProof/>
        </w:rPr>
      </w:pPr>
      <w:r w:rsidRPr="009D1FDF">
        <w:rPr>
          <w:noProof/>
        </w:rPr>
        <w:t>Parameters:</w:t>
      </w:r>
      <w:r w:rsidRPr="009D1FDF">
        <w:rPr>
          <w:noProof/>
        </w:rPr>
        <w:tab/>
      </w:r>
    </w:p>
    <w:p w14:paraId="549C3D7E" w14:textId="77777777" w:rsidR="00FC4FE2" w:rsidRPr="009D1FDF" w:rsidRDefault="00FC4FE2" w:rsidP="00594E06">
      <w:pPr>
        <w:pStyle w:val="ListParagrap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name – The name of the variable used in the output .lp file</w:t>
      </w:r>
    </w:p>
    <w:p w14:paraId="08EFF0E8" w14:textId="77777777" w:rsidR="00FC4FE2" w:rsidRPr="009D1FDF" w:rsidRDefault="00FC4FE2" w:rsidP="00594E06">
      <w:pPr>
        <w:pStyle w:val="ListParagrap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lowbound – The lower bound on this variable’s range. Default is negative infinity</w:t>
      </w:r>
    </w:p>
    <w:p w14:paraId="77F9977F" w14:textId="77777777" w:rsidR="00FC4FE2" w:rsidRPr="009D1FDF" w:rsidRDefault="00FC4FE2" w:rsidP="00594E06">
      <w:pPr>
        <w:pStyle w:val="ListParagrap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upBound – The upper bound on this variable’s range. Default is positive infinity</w:t>
      </w:r>
    </w:p>
    <w:p w14:paraId="3D35CB36" w14:textId="77777777" w:rsidR="00FC4FE2" w:rsidRPr="009D1FDF" w:rsidRDefault="00FC4FE2" w:rsidP="00594E06">
      <w:pPr>
        <w:pStyle w:val="ListParagrap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cat – The category this variable is in, Integer, Binary or Continuous(default)</w:t>
      </w:r>
    </w:p>
    <w:p w14:paraId="53C1BBFF" w14:textId="77777777" w:rsidR="00FC4FE2" w:rsidRPr="009D1FDF" w:rsidRDefault="00FC4FE2" w:rsidP="00594E06">
      <w:pPr>
        <w:pStyle w:val="ListParagraph"/>
        <w:widowControl/>
        <w:numPr>
          <w:ilvl w:val="0"/>
          <w:numId w:val="44"/>
        </w:numPr>
        <w:autoSpaceDE/>
        <w:autoSpaceDN/>
        <w:spacing w:before="160" w:after="160" w:line="360" w:lineRule="auto"/>
        <w:contextualSpacing/>
        <w:jc w:val="both"/>
        <w:rPr>
          <w:noProof/>
          <w:sz w:val="26"/>
          <w:szCs w:val="26"/>
        </w:rPr>
      </w:pPr>
      <w:r w:rsidRPr="009D1FDF">
        <w:rPr>
          <w:noProof/>
          <w:sz w:val="26"/>
          <w:szCs w:val="26"/>
        </w:rPr>
        <w:t>e – Used for column based modelling: relates to the variable’s existence in the objective function and constraints.</w:t>
      </w:r>
    </w:p>
    <w:p w14:paraId="52D12C08" w14:textId="32B96725" w:rsidR="00204386" w:rsidRPr="009D1FDF" w:rsidRDefault="00FC4FE2" w:rsidP="00594E06">
      <w:pPr>
        <w:spacing w:before="160" w:beforeAutospacing="0" w:after="160"/>
        <w:jc w:val="both"/>
      </w:pPr>
      <w:r w:rsidRPr="009D1FDF">
        <w:t>As a first step, we create metrics for the decision variables. We name our decision variables and use the above metrics as arguments to distinguish the decision variables.</w:t>
      </w:r>
    </w:p>
    <w:p w14:paraId="0DB6D647" w14:textId="5D3F9864" w:rsidR="00FC4FE2" w:rsidRPr="009D1FDF" w:rsidRDefault="375E3D54" w:rsidP="00AA701D">
      <w:pPr>
        <w:spacing w:before="160" w:beforeAutospacing="0" w:after="160"/>
      </w:pPr>
      <w:r>
        <w:rPr>
          <w:noProof/>
        </w:rPr>
        <w:lastRenderedPageBreak/>
        <w:drawing>
          <wp:inline distT="0" distB="0" distL="0" distR="0" wp14:anchorId="55DC54A8" wp14:editId="115AE328">
            <wp:extent cx="5791837" cy="3146526"/>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791837" cy="3146526"/>
                    </a:xfrm>
                    <a:prstGeom prst="rect">
                      <a:avLst/>
                    </a:prstGeom>
                  </pic:spPr>
                </pic:pic>
              </a:graphicData>
            </a:graphic>
          </wp:inline>
        </w:drawing>
      </w:r>
    </w:p>
    <w:p w14:paraId="6BC60BB1" w14:textId="5DF2C69D" w:rsidR="00FC4FE2" w:rsidRPr="00F8535A" w:rsidRDefault="00FC4FE2" w:rsidP="004C3EF2">
      <w:pPr>
        <w:pStyle w:val="FIGURE"/>
      </w:pPr>
      <w:bookmarkStart w:id="800" w:name="_Toc60747186"/>
      <w:r w:rsidRPr="00F8535A">
        <w:t>Figure 3.</w:t>
      </w:r>
      <w:r w:rsidR="00F8535A" w:rsidRPr="00F8535A">
        <w:t>1</w:t>
      </w:r>
      <w:r w:rsidR="009673EC">
        <w:t>2</w:t>
      </w:r>
      <w:r w:rsidRPr="00F8535A">
        <w:t xml:space="preserve"> Create a one-dimensional array containing the variable MAX</w:t>
      </w:r>
      <w:bookmarkEnd w:id="800"/>
    </w:p>
    <w:p w14:paraId="658A6600" w14:textId="40D78B40" w:rsidR="00FC4FE2" w:rsidRPr="009D1FDF" w:rsidRDefault="375E3D54" w:rsidP="00AA701D">
      <w:pPr>
        <w:spacing w:before="160" w:beforeAutospacing="0" w:after="160"/>
      </w:pPr>
      <w:r>
        <w:rPr>
          <w:noProof/>
        </w:rPr>
        <w:drawing>
          <wp:inline distT="0" distB="0" distL="0" distR="0" wp14:anchorId="362ACB65" wp14:editId="5F19CED9">
            <wp:extent cx="5791837" cy="2860647"/>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791837" cy="2860647"/>
                    </a:xfrm>
                    <a:prstGeom prst="rect">
                      <a:avLst/>
                    </a:prstGeom>
                  </pic:spPr>
                </pic:pic>
              </a:graphicData>
            </a:graphic>
          </wp:inline>
        </w:drawing>
      </w:r>
    </w:p>
    <w:p w14:paraId="0F44A052" w14:textId="1B9B2912" w:rsidR="00FC4FE2" w:rsidRPr="00F8535A" w:rsidRDefault="00FC4FE2" w:rsidP="004C3EF2">
      <w:pPr>
        <w:pStyle w:val="FIGURE"/>
      </w:pPr>
      <w:bookmarkStart w:id="801" w:name="_Toc60747187"/>
      <w:r w:rsidRPr="00F8535A">
        <w:t>Figure 3.</w:t>
      </w:r>
      <w:r w:rsidR="00F8535A">
        <w:t>1</w:t>
      </w:r>
      <w:r w:rsidR="009673EC">
        <w:t>3</w:t>
      </w:r>
      <w:r w:rsidRPr="00F8535A">
        <w:t xml:space="preserve"> Create a one-dimensional array containing the variable MIN</w:t>
      </w:r>
      <w:bookmarkEnd w:id="801"/>
    </w:p>
    <w:p w14:paraId="5E5C2944" w14:textId="22F816E8" w:rsidR="00FC4FE2" w:rsidRPr="009D1FDF" w:rsidRDefault="375E3D54" w:rsidP="00AA701D">
      <w:pPr>
        <w:spacing w:before="160" w:beforeAutospacing="0" w:after="160"/>
      </w:pPr>
      <w:r>
        <w:rPr>
          <w:noProof/>
        </w:rPr>
        <w:lastRenderedPageBreak/>
        <w:drawing>
          <wp:inline distT="0" distB="0" distL="0" distR="0" wp14:anchorId="32C73A99" wp14:editId="3B245D8C">
            <wp:extent cx="5791837" cy="2277750"/>
            <wp:effectExtent l="0" t="0" r="0" b="825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791837" cy="2277750"/>
                    </a:xfrm>
                    <a:prstGeom prst="rect">
                      <a:avLst/>
                    </a:prstGeom>
                  </pic:spPr>
                </pic:pic>
              </a:graphicData>
            </a:graphic>
          </wp:inline>
        </w:drawing>
      </w:r>
    </w:p>
    <w:p w14:paraId="22937F0D" w14:textId="0AA80134" w:rsidR="00FC4FE2" w:rsidRPr="00F8535A" w:rsidRDefault="00FC4FE2" w:rsidP="004C3EF2">
      <w:pPr>
        <w:pStyle w:val="FIGURE"/>
      </w:pPr>
      <w:bookmarkStart w:id="802" w:name="_Toc60747188"/>
      <w:r w:rsidRPr="00F8535A">
        <w:t>Figure 3.</w:t>
      </w:r>
      <w:r w:rsidR="00F8535A">
        <w:t>1</w:t>
      </w:r>
      <w:r w:rsidR="009673EC">
        <w:t>4</w:t>
      </w:r>
      <w:r w:rsidRPr="00F8535A">
        <w:t xml:space="preserve"> Create a two-dimensional array containing variable X</w:t>
      </w:r>
      <w:bookmarkEnd w:id="802"/>
    </w:p>
    <w:p w14:paraId="7540D547" w14:textId="70DBA3DA" w:rsidR="00FC4FE2" w:rsidRPr="009D1FDF" w:rsidRDefault="00FC4FE2" w:rsidP="00982442">
      <w:pPr>
        <w:spacing w:before="160" w:beforeAutospacing="0" w:after="160"/>
        <w:jc w:val="both"/>
      </w:pPr>
      <w:r w:rsidRPr="009D1FDF">
        <w:t>Objective function initialization:</w:t>
      </w:r>
    </w:p>
    <w:p w14:paraId="4057D52E" w14:textId="1DC163BE" w:rsidR="00FC4FE2" w:rsidRPr="009D1FDF" w:rsidRDefault="00FC4FE2" w:rsidP="00982442">
      <w:pPr>
        <w:spacing w:before="160" w:beforeAutospacing="0" w:after="160"/>
        <w:jc w:val="both"/>
      </w:pPr>
      <w:r w:rsidRPr="009D1FDF">
        <w:rPr>
          <w:b/>
          <w:bCs/>
        </w:rPr>
        <w:t>lpSum</w:t>
      </w:r>
      <w:r w:rsidRPr="009D1FDF">
        <w:t xml:space="preserve"> is used alternatively with </w:t>
      </w:r>
      <w:r w:rsidRPr="009D1FDF">
        <w:rPr>
          <w:b/>
          <w:bCs/>
        </w:rPr>
        <w:t>sum</w:t>
      </w:r>
      <w:r w:rsidRPr="009D1FDF">
        <w:t xml:space="preserve"> function in Python because it is much faster while performing operations with </w:t>
      </w:r>
      <w:r w:rsidRPr="009D1FDF">
        <w:rPr>
          <w:b/>
          <w:bCs/>
        </w:rPr>
        <w:t>PuLP</w:t>
      </w:r>
      <w:r w:rsidRPr="009D1FDF">
        <w:t xml:space="preserve"> variables and also summarizes the variables well. We further add the objective function to the model using the += shorthand operator.</w:t>
      </w:r>
    </w:p>
    <w:p w14:paraId="1F1C2F44" w14:textId="61A45A31" w:rsidR="00FC4FE2" w:rsidRPr="009D1FDF" w:rsidRDefault="375E3D54" w:rsidP="00AA701D">
      <w:pPr>
        <w:spacing w:before="160" w:beforeAutospacing="0" w:after="160"/>
      </w:pPr>
      <w:r>
        <w:rPr>
          <w:noProof/>
        </w:rPr>
        <w:drawing>
          <wp:inline distT="0" distB="0" distL="0" distR="0" wp14:anchorId="26D0DD36" wp14:editId="6A939A68">
            <wp:extent cx="5791837" cy="1197969"/>
            <wp:effectExtent l="0" t="0" r="0" b="254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791837" cy="1197969"/>
                    </a:xfrm>
                    <a:prstGeom prst="rect">
                      <a:avLst/>
                    </a:prstGeom>
                  </pic:spPr>
                </pic:pic>
              </a:graphicData>
            </a:graphic>
          </wp:inline>
        </w:drawing>
      </w:r>
    </w:p>
    <w:p w14:paraId="7924E3DD" w14:textId="253670AC" w:rsidR="00FC4FE2" w:rsidRPr="00F8535A" w:rsidRDefault="00FC4FE2" w:rsidP="004C3EF2">
      <w:pPr>
        <w:pStyle w:val="FIGURE"/>
      </w:pPr>
      <w:bookmarkStart w:id="803" w:name="_Toc60747189"/>
      <w:r w:rsidRPr="00F8535A">
        <w:t>Figure 3.</w:t>
      </w:r>
      <w:r w:rsidR="00F8535A">
        <w:t>1</w:t>
      </w:r>
      <w:r w:rsidR="009673EC">
        <w:t>5</w:t>
      </w:r>
      <w:r w:rsidRPr="00F8535A">
        <w:t xml:space="preserve"> Objective function</w:t>
      </w:r>
      <w:bookmarkEnd w:id="803"/>
    </w:p>
    <w:p w14:paraId="26484785" w14:textId="77777777" w:rsidR="00FC4FE2" w:rsidRPr="009D1FDF" w:rsidRDefault="00FC4FE2" w:rsidP="00982442">
      <w:pPr>
        <w:spacing w:before="160" w:beforeAutospacing="0" w:after="160"/>
        <w:jc w:val="both"/>
      </w:pPr>
      <w:r w:rsidRPr="009D1FDF">
        <w:t>The target function tries to minimize the cost of the distance from the largest to the smallest.</w:t>
      </w:r>
    </w:p>
    <w:p w14:paraId="3DEC746F" w14:textId="26DA6966" w:rsidR="00FC4FE2" w:rsidRPr="009D1FDF" w:rsidRDefault="00FC4FE2" w:rsidP="00982442">
      <w:pPr>
        <w:spacing w:before="160" w:beforeAutospacing="0" w:after="160"/>
        <w:jc w:val="both"/>
        <w:rPr>
          <w:b/>
          <w:bCs/>
        </w:rPr>
      </w:pPr>
      <w:r w:rsidRPr="009D1FDF">
        <w:rPr>
          <w:b/>
          <w:bCs/>
        </w:rPr>
        <w:t>Create constraints:</w:t>
      </w:r>
    </w:p>
    <w:p w14:paraId="333BAC3A" w14:textId="77777777" w:rsidR="00FC4FE2" w:rsidRPr="009D1FDF" w:rsidRDefault="00FC4FE2" w:rsidP="00982442">
      <w:pPr>
        <w:pStyle w:val="ListParagraph"/>
        <w:numPr>
          <w:ilvl w:val="0"/>
          <w:numId w:val="43"/>
        </w:numPr>
        <w:spacing w:before="160" w:after="160" w:line="360" w:lineRule="auto"/>
        <w:jc w:val="both"/>
        <w:rPr>
          <w:sz w:val="26"/>
          <w:szCs w:val="26"/>
        </w:rPr>
      </w:pPr>
      <w:r w:rsidRPr="009D1FDF">
        <w:rPr>
          <w:sz w:val="26"/>
          <w:szCs w:val="26"/>
        </w:rPr>
        <w:t>The constraint to find the last position with value "1" in each row</w:t>
      </w:r>
    </w:p>
    <w:p w14:paraId="0AE474DB" w14:textId="01DE11BB" w:rsidR="00FC4FE2" w:rsidRPr="009D1FDF" w:rsidRDefault="00FC4FE2" w:rsidP="00982442">
      <w:pPr>
        <w:pStyle w:val="ListParagraph"/>
        <w:spacing w:before="160" w:after="160" w:line="360" w:lineRule="auto"/>
        <w:ind w:left="720" w:firstLine="0"/>
        <w:jc w:val="both"/>
        <w:rPr>
          <w:sz w:val="26"/>
          <w:szCs w:val="26"/>
        </w:rPr>
      </w:pPr>
      <w:r w:rsidRPr="009D1FDF">
        <w:rPr>
          <w:sz w:val="26"/>
          <w:szCs w:val="26"/>
        </w:rPr>
        <w:t>In the case of this input we set the value of a = 1000</w:t>
      </w:r>
    </w:p>
    <w:p w14:paraId="3F5AD40D" w14:textId="323CDC55" w:rsidR="00FC4FE2" w:rsidRPr="009D1FDF" w:rsidRDefault="375E3D54" w:rsidP="00AA701D">
      <w:pPr>
        <w:spacing w:before="160" w:beforeAutospacing="0" w:after="160"/>
      </w:pPr>
      <w:r>
        <w:rPr>
          <w:noProof/>
        </w:rPr>
        <w:lastRenderedPageBreak/>
        <w:drawing>
          <wp:inline distT="0" distB="0" distL="0" distR="0" wp14:anchorId="1C42BA1C" wp14:editId="0ADA7A7F">
            <wp:extent cx="5791837" cy="968400"/>
            <wp:effectExtent l="0" t="0" r="0" b="317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791837" cy="968400"/>
                    </a:xfrm>
                    <a:prstGeom prst="rect">
                      <a:avLst/>
                    </a:prstGeom>
                  </pic:spPr>
                </pic:pic>
              </a:graphicData>
            </a:graphic>
          </wp:inline>
        </w:drawing>
      </w:r>
    </w:p>
    <w:p w14:paraId="63DD7EBF" w14:textId="3C152C6E" w:rsidR="00FC4FE2" w:rsidRPr="00F8535A" w:rsidRDefault="00FC4FE2" w:rsidP="004C3EF2">
      <w:pPr>
        <w:pStyle w:val="FIGURE"/>
      </w:pPr>
      <w:bookmarkStart w:id="804" w:name="_Toc60747190"/>
      <w:r w:rsidRPr="00F8535A">
        <w:t>Figure 3.</w:t>
      </w:r>
      <w:r w:rsidR="009673EC">
        <w:t>16</w:t>
      </w:r>
      <w:r w:rsidRPr="00F8535A">
        <w:t xml:space="preserve"> Max constraints</w:t>
      </w:r>
      <w:bookmarkEnd w:id="804"/>
    </w:p>
    <w:p w14:paraId="7B7AA18D" w14:textId="412ED327" w:rsidR="00FC4FE2" w:rsidRPr="009D1FDF" w:rsidRDefault="00FC4FE2" w:rsidP="00982442">
      <w:pPr>
        <w:pStyle w:val="ListParagraph"/>
        <w:numPr>
          <w:ilvl w:val="0"/>
          <w:numId w:val="43"/>
        </w:numPr>
        <w:spacing w:before="160" w:after="160" w:line="360" w:lineRule="auto"/>
        <w:jc w:val="both"/>
        <w:rPr>
          <w:sz w:val="26"/>
          <w:szCs w:val="26"/>
        </w:rPr>
      </w:pPr>
      <w:r w:rsidRPr="009D1FDF">
        <w:rPr>
          <w:sz w:val="26"/>
          <w:szCs w:val="26"/>
        </w:rPr>
        <w:t>Output:</w:t>
      </w:r>
    </w:p>
    <w:p w14:paraId="3C67600D" w14:textId="6C5A9443" w:rsidR="00FC4FE2" w:rsidRPr="009D1FDF" w:rsidRDefault="375E3D54" w:rsidP="00AA701D">
      <w:pPr>
        <w:spacing w:before="160" w:beforeAutospacing="0" w:after="160"/>
      </w:pPr>
      <w:r>
        <w:rPr>
          <w:noProof/>
        </w:rPr>
        <w:drawing>
          <wp:inline distT="0" distB="0" distL="0" distR="0" wp14:anchorId="29A8351D" wp14:editId="6264E8D9">
            <wp:extent cx="5791837" cy="3350106"/>
            <wp:effectExtent l="0" t="0" r="0"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5791837" cy="3350106"/>
                    </a:xfrm>
                    <a:prstGeom prst="rect">
                      <a:avLst/>
                    </a:prstGeom>
                  </pic:spPr>
                </pic:pic>
              </a:graphicData>
            </a:graphic>
          </wp:inline>
        </w:drawing>
      </w:r>
    </w:p>
    <w:p w14:paraId="69F6BAE9" w14:textId="6F2E726E" w:rsidR="00FC4FE2" w:rsidRPr="00F8535A" w:rsidRDefault="00FC4FE2" w:rsidP="004C3EF2">
      <w:pPr>
        <w:pStyle w:val="FIGURE"/>
      </w:pPr>
      <w:bookmarkStart w:id="805" w:name="_Toc60747191"/>
      <w:r w:rsidRPr="00F8535A">
        <w:t>Figure 3.</w:t>
      </w:r>
      <w:r w:rsidR="00F8535A">
        <w:t>1</w:t>
      </w:r>
      <w:r w:rsidR="009673EC">
        <w:t>7</w:t>
      </w:r>
      <w:r w:rsidRPr="00F8535A">
        <w:t xml:space="preserve"> </w:t>
      </w:r>
      <w:r w:rsidR="00F8535A" w:rsidRPr="00F8535A">
        <w:t>O</w:t>
      </w:r>
      <w:r w:rsidRPr="00F8535A">
        <w:t>utput of max constraints</w:t>
      </w:r>
      <w:bookmarkEnd w:id="805"/>
    </w:p>
    <w:p w14:paraId="65B6CAA8" w14:textId="77777777" w:rsidR="00FC4FE2" w:rsidRPr="009D1FDF" w:rsidRDefault="00FC4FE2" w:rsidP="00982442">
      <w:pPr>
        <w:pStyle w:val="ListParagraph"/>
        <w:numPr>
          <w:ilvl w:val="0"/>
          <w:numId w:val="45"/>
        </w:numPr>
        <w:spacing w:before="160" w:after="160" w:line="360" w:lineRule="auto"/>
        <w:jc w:val="both"/>
        <w:rPr>
          <w:sz w:val="26"/>
          <w:szCs w:val="26"/>
        </w:rPr>
      </w:pPr>
      <w:r w:rsidRPr="009D1FDF">
        <w:rPr>
          <w:sz w:val="26"/>
          <w:szCs w:val="26"/>
        </w:rPr>
        <w:t>Constraint to find the first position with value "1" in each row</w:t>
      </w:r>
    </w:p>
    <w:p w14:paraId="768F61D5" w14:textId="0E6EC4B1" w:rsidR="00FC4FE2" w:rsidRPr="009D1FDF" w:rsidRDefault="00FC4FE2" w:rsidP="00982442">
      <w:pPr>
        <w:pStyle w:val="ListParagraph"/>
        <w:spacing w:before="160" w:after="160" w:line="360" w:lineRule="auto"/>
        <w:ind w:left="720" w:firstLine="0"/>
        <w:jc w:val="both"/>
        <w:rPr>
          <w:sz w:val="26"/>
          <w:szCs w:val="26"/>
        </w:rPr>
      </w:pPr>
      <w:r w:rsidRPr="009D1FDF">
        <w:rPr>
          <w:sz w:val="26"/>
          <w:szCs w:val="26"/>
        </w:rPr>
        <w:t>In the case of this input we set the value of a = 1000</w:t>
      </w:r>
    </w:p>
    <w:p w14:paraId="4A7C836E" w14:textId="08F5680A" w:rsidR="00FC4FE2" w:rsidRPr="009D1FDF" w:rsidRDefault="375E3D54" w:rsidP="00AA701D">
      <w:pPr>
        <w:spacing w:before="160" w:beforeAutospacing="0" w:after="160"/>
      </w:pPr>
      <w:r>
        <w:rPr>
          <w:noProof/>
        </w:rPr>
        <w:lastRenderedPageBreak/>
        <w:drawing>
          <wp:inline distT="0" distB="0" distL="0" distR="0" wp14:anchorId="784EBFB9" wp14:editId="5EC6F84A">
            <wp:extent cx="5791837" cy="1009858"/>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5791837" cy="1009858"/>
                    </a:xfrm>
                    <a:prstGeom prst="rect">
                      <a:avLst/>
                    </a:prstGeom>
                  </pic:spPr>
                </pic:pic>
              </a:graphicData>
            </a:graphic>
          </wp:inline>
        </w:drawing>
      </w:r>
    </w:p>
    <w:p w14:paraId="49A4EB4C" w14:textId="76D5E1F8" w:rsidR="00FC4FE2" w:rsidRPr="00483D31" w:rsidRDefault="00FC4FE2" w:rsidP="004C3EF2">
      <w:pPr>
        <w:pStyle w:val="FIGURE"/>
      </w:pPr>
      <w:bookmarkStart w:id="806" w:name="_Toc60747192"/>
      <w:r w:rsidRPr="00483D31">
        <w:t>Figure 3.</w:t>
      </w:r>
      <w:r w:rsidR="00483D31">
        <w:t>1</w:t>
      </w:r>
      <w:r w:rsidR="009673EC">
        <w:t>8</w:t>
      </w:r>
      <w:r w:rsidRPr="00483D31">
        <w:t xml:space="preserve"> Min constraints</w:t>
      </w:r>
      <w:bookmarkEnd w:id="806"/>
    </w:p>
    <w:p w14:paraId="63E28D0C" w14:textId="2887E67D" w:rsidR="00FC4FE2" w:rsidRPr="009D1FDF" w:rsidRDefault="00FC4FE2" w:rsidP="00982442">
      <w:pPr>
        <w:pStyle w:val="ListParagraph"/>
        <w:numPr>
          <w:ilvl w:val="0"/>
          <w:numId w:val="45"/>
        </w:numPr>
        <w:spacing w:before="160" w:after="160" w:line="360" w:lineRule="auto"/>
        <w:jc w:val="both"/>
        <w:rPr>
          <w:sz w:val="26"/>
          <w:szCs w:val="26"/>
        </w:rPr>
      </w:pPr>
      <w:r w:rsidRPr="009D1FDF">
        <w:rPr>
          <w:sz w:val="26"/>
          <w:szCs w:val="26"/>
        </w:rPr>
        <w:t>Output:</w:t>
      </w:r>
    </w:p>
    <w:p w14:paraId="00A2243A" w14:textId="67547E3D" w:rsidR="00FC4FE2" w:rsidRPr="009D1FDF" w:rsidRDefault="375E3D54" w:rsidP="00AA701D">
      <w:pPr>
        <w:spacing w:before="160" w:beforeAutospacing="0" w:after="160"/>
      </w:pPr>
      <w:r>
        <w:rPr>
          <w:noProof/>
        </w:rPr>
        <w:drawing>
          <wp:inline distT="0" distB="0" distL="0" distR="0" wp14:anchorId="2F7BDAB4" wp14:editId="67A1B62D">
            <wp:extent cx="5791837" cy="2882304"/>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5791837" cy="2882304"/>
                    </a:xfrm>
                    <a:prstGeom prst="rect">
                      <a:avLst/>
                    </a:prstGeom>
                  </pic:spPr>
                </pic:pic>
              </a:graphicData>
            </a:graphic>
          </wp:inline>
        </w:drawing>
      </w:r>
    </w:p>
    <w:p w14:paraId="2805FCE7" w14:textId="7EF1EA75" w:rsidR="00FC4FE2" w:rsidRPr="00483D31" w:rsidRDefault="00FC4FE2" w:rsidP="004C3EF2">
      <w:pPr>
        <w:pStyle w:val="FIGURE"/>
      </w:pPr>
      <w:bookmarkStart w:id="807" w:name="_Toc60747193"/>
      <w:r w:rsidRPr="00483D31">
        <w:t>Figure 3.1</w:t>
      </w:r>
      <w:r w:rsidR="009673EC">
        <w:t>9</w:t>
      </w:r>
      <w:r w:rsidRPr="00483D31">
        <w:t xml:space="preserve"> output of min constraint</w:t>
      </w:r>
      <w:bookmarkEnd w:id="807"/>
    </w:p>
    <w:p w14:paraId="655EED04" w14:textId="759F7B55" w:rsidR="00FC4FE2" w:rsidRPr="009D1FDF" w:rsidRDefault="00FC4FE2" w:rsidP="00982442">
      <w:pPr>
        <w:pStyle w:val="ListParagraph"/>
        <w:numPr>
          <w:ilvl w:val="0"/>
          <w:numId w:val="45"/>
        </w:numPr>
        <w:spacing w:before="160" w:after="160" w:line="360" w:lineRule="auto"/>
        <w:jc w:val="both"/>
        <w:rPr>
          <w:rFonts w:eastAsiaTheme="minorEastAsia"/>
          <w:sz w:val="26"/>
          <w:szCs w:val="26"/>
        </w:rPr>
      </w:pPr>
      <w:r w:rsidRPr="009D1FDF">
        <w:rPr>
          <w:sz w:val="26"/>
          <w:szCs w:val="26"/>
        </w:rPr>
        <w:t>The constraint on calculating the validity of X satisfies the constraint (1)</w:t>
      </w:r>
    </w:p>
    <w:p w14:paraId="024B5A54" w14:textId="20C339A3" w:rsidR="00FC4FE2" w:rsidRPr="009D1FDF" w:rsidRDefault="375E3D54" w:rsidP="00AA701D">
      <w:pPr>
        <w:spacing w:before="160" w:beforeAutospacing="0" w:after="160"/>
        <w:rPr>
          <w:rFonts w:eastAsiaTheme="minorEastAsia"/>
        </w:rPr>
      </w:pPr>
      <w:r>
        <w:rPr>
          <w:noProof/>
        </w:rPr>
        <w:drawing>
          <wp:inline distT="0" distB="0" distL="0" distR="0" wp14:anchorId="4E922674" wp14:editId="79E9BA4B">
            <wp:extent cx="5791837" cy="731405"/>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791837" cy="731405"/>
                    </a:xfrm>
                    <a:prstGeom prst="rect">
                      <a:avLst/>
                    </a:prstGeom>
                  </pic:spPr>
                </pic:pic>
              </a:graphicData>
            </a:graphic>
          </wp:inline>
        </w:drawing>
      </w:r>
    </w:p>
    <w:p w14:paraId="7C86E712" w14:textId="05FA41AF" w:rsidR="00FC4FE2" w:rsidRPr="00483D31" w:rsidRDefault="00FC4FE2" w:rsidP="004C3EF2">
      <w:pPr>
        <w:pStyle w:val="FIGURE"/>
      </w:pPr>
      <w:bookmarkStart w:id="808" w:name="_Toc60747194"/>
      <w:r w:rsidRPr="00483D31">
        <w:t>Figure 3.</w:t>
      </w:r>
      <w:r w:rsidR="009673EC">
        <w:t>20</w:t>
      </w:r>
      <w:r w:rsidRPr="00483D31">
        <w:t xml:space="preserve"> Supply constraints</w:t>
      </w:r>
      <w:bookmarkEnd w:id="808"/>
    </w:p>
    <w:p w14:paraId="5CC2EAE2" w14:textId="1A9B732A" w:rsidR="00FC4FE2" w:rsidRPr="009D1FDF" w:rsidRDefault="00FC4FE2" w:rsidP="00982442">
      <w:pPr>
        <w:pStyle w:val="ListParagraph"/>
        <w:numPr>
          <w:ilvl w:val="0"/>
          <w:numId w:val="45"/>
        </w:numPr>
        <w:spacing w:before="160" w:after="160" w:line="360" w:lineRule="auto"/>
        <w:jc w:val="both"/>
        <w:rPr>
          <w:rFonts w:eastAsiaTheme="minorEastAsia"/>
          <w:sz w:val="26"/>
          <w:szCs w:val="26"/>
        </w:rPr>
      </w:pPr>
      <w:r w:rsidRPr="009D1FDF">
        <w:rPr>
          <w:rFonts w:eastAsiaTheme="minorEastAsia"/>
          <w:sz w:val="26"/>
          <w:szCs w:val="26"/>
        </w:rPr>
        <w:t>Output:</w:t>
      </w:r>
    </w:p>
    <w:p w14:paraId="589DE281" w14:textId="56C48B63" w:rsidR="00FC4FE2" w:rsidRPr="009D1FDF" w:rsidRDefault="375E3D54" w:rsidP="00AA701D">
      <w:pPr>
        <w:spacing w:before="160" w:beforeAutospacing="0" w:after="160"/>
        <w:rPr>
          <w:rFonts w:eastAsiaTheme="minorEastAsia"/>
        </w:rPr>
      </w:pPr>
      <w:r>
        <w:rPr>
          <w:noProof/>
        </w:rPr>
        <w:lastRenderedPageBreak/>
        <w:drawing>
          <wp:inline distT="0" distB="0" distL="0" distR="0" wp14:anchorId="7FA24AA0" wp14:editId="36695306">
            <wp:extent cx="5791837" cy="1471473"/>
            <wp:effectExtent l="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5791837" cy="1471473"/>
                    </a:xfrm>
                    <a:prstGeom prst="rect">
                      <a:avLst/>
                    </a:prstGeom>
                  </pic:spPr>
                </pic:pic>
              </a:graphicData>
            </a:graphic>
          </wp:inline>
        </w:drawing>
      </w:r>
    </w:p>
    <w:p w14:paraId="392684CD" w14:textId="30231A2F" w:rsidR="00FC4FE2" w:rsidRPr="00483D31" w:rsidRDefault="00FC4FE2" w:rsidP="004C3EF2">
      <w:pPr>
        <w:pStyle w:val="FIGURE"/>
      </w:pPr>
      <w:bookmarkStart w:id="809" w:name="_Toc60747195"/>
      <w:r w:rsidRPr="00483D31">
        <w:t>Figure 3.</w:t>
      </w:r>
      <w:r w:rsidR="00483D31" w:rsidRPr="00483D31">
        <w:t>2</w:t>
      </w:r>
      <w:r w:rsidR="009673EC">
        <w:t>1</w:t>
      </w:r>
      <w:r w:rsidRPr="00483D31">
        <w:t xml:space="preserve"> output of supply constraint</w:t>
      </w:r>
      <w:bookmarkEnd w:id="809"/>
    </w:p>
    <w:p w14:paraId="21335B6E" w14:textId="73644872" w:rsidR="00FC4FE2" w:rsidRPr="009D1FDF" w:rsidRDefault="00FC4FE2" w:rsidP="00AA701D">
      <w:pPr>
        <w:pStyle w:val="ListParagraph"/>
        <w:numPr>
          <w:ilvl w:val="0"/>
          <w:numId w:val="45"/>
        </w:numPr>
        <w:spacing w:before="160" w:after="160" w:line="360" w:lineRule="auto"/>
        <w:rPr>
          <w:rFonts w:eastAsiaTheme="minorEastAsia"/>
          <w:sz w:val="26"/>
          <w:szCs w:val="26"/>
        </w:rPr>
      </w:pPr>
      <w:r w:rsidRPr="009D1FDF">
        <w:rPr>
          <w:sz w:val="26"/>
          <w:szCs w:val="26"/>
        </w:rPr>
        <w:t>The constraint on calculating the validity of X satisfies the constraint (2)</w:t>
      </w:r>
    </w:p>
    <w:p w14:paraId="693C2423" w14:textId="651876E2" w:rsidR="00FC4FE2" w:rsidRPr="009D1FDF" w:rsidRDefault="375E3D54" w:rsidP="00AA701D">
      <w:pPr>
        <w:spacing w:before="160" w:beforeAutospacing="0" w:after="160"/>
        <w:rPr>
          <w:rFonts w:eastAsiaTheme="minorEastAsia"/>
        </w:rPr>
      </w:pPr>
      <w:r>
        <w:rPr>
          <w:noProof/>
        </w:rPr>
        <w:drawing>
          <wp:inline distT="0" distB="0" distL="0" distR="0" wp14:anchorId="504F211A" wp14:editId="13865383">
            <wp:extent cx="5791837" cy="683758"/>
            <wp:effectExtent l="0" t="0" r="0" b="254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5791837" cy="683758"/>
                    </a:xfrm>
                    <a:prstGeom prst="rect">
                      <a:avLst/>
                    </a:prstGeom>
                  </pic:spPr>
                </pic:pic>
              </a:graphicData>
            </a:graphic>
          </wp:inline>
        </w:drawing>
      </w:r>
    </w:p>
    <w:p w14:paraId="7695B9E7" w14:textId="7DB606B3" w:rsidR="00FC4FE2" w:rsidRPr="00483D31" w:rsidRDefault="00FC4FE2" w:rsidP="004C3EF2">
      <w:pPr>
        <w:pStyle w:val="FIGURE"/>
      </w:pPr>
      <w:bookmarkStart w:id="810" w:name="_Toc60747196"/>
      <w:r w:rsidRPr="00483D31">
        <w:t>Figure 3.</w:t>
      </w:r>
      <w:r w:rsidR="00483D31" w:rsidRPr="00483D31">
        <w:t>2</w:t>
      </w:r>
      <w:r w:rsidR="009673EC">
        <w:t>2</w:t>
      </w:r>
      <w:r w:rsidRPr="00483D31">
        <w:t xml:space="preserve"> demand constraints</w:t>
      </w:r>
      <w:bookmarkEnd w:id="810"/>
    </w:p>
    <w:p w14:paraId="0B1BBB3D" w14:textId="3A52A4C0" w:rsidR="00FC4FE2" w:rsidRPr="009D1FDF" w:rsidRDefault="00FC4FE2" w:rsidP="00AA701D">
      <w:pPr>
        <w:pStyle w:val="ListParagraph"/>
        <w:numPr>
          <w:ilvl w:val="0"/>
          <w:numId w:val="45"/>
        </w:numPr>
        <w:spacing w:before="160" w:after="160" w:line="360" w:lineRule="auto"/>
        <w:rPr>
          <w:rFonts w:eastAsiaTheme="minorEastAsia"/>
          <w:sz w:val="26"/>
          <w:szCs w:val="26"/>
        </w:rPr>
      </w:pPr>
      <w:r w:rsidRPr="009D1FDF">
        <w:rPr>
          <w:rFonts w:eastAsiaTheme="minorEastAsia"/>
          <w:sz w:val="26"/>
          <w:szCs w:val="26"/>
        </w:rPr>
        <w:t>Output:</w:t>
      </w:r>
    </w:p>
    <w:p w14:paraId="0F8737CA" w14:textId="6698F3CF" w:rsidR="00FC4FE2" w:rsidRPr="009D1FDF" w:rsidRDefault="375E3D54" w:rsidP="00AA701D">
      <w:pPr>
        <w:spacing w:before="160" w:beforeAutospacing="0" w:after="160"/>
        <w:rPr>
          <w:rFonts w:eastAsiaTheme="minorEastAsia"/>
        </w:rPr>
      </w:pPr>
      <w:r>
        <w:rPr>
          <w:noProof/>
        </w:rPr>
        <w:drawing>
          <wp:inline distT="0" distB="0" distL="0" distR="0" wp14:anchorId="0A0AF85C" wp14:editId="29E97E9E">
            <wp:extent cx="5791837" cy="1344622"/>
            <wp:effectExtent l="0" t="0" r="0" b="825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5791837" cy="1344622"/>
                    </a:xfrm>
                    <a:prstGeom prst="rect">
                      <a:avLst/>
                    </a:prstGeom>
                  </pic:spPr>
                </pic:pic>
              </a:graphicData>
            </a:graphic>
          </wp:inline>
        </w:drawing>
      </w:r>
    </w:p>
    <w:p w14:paraId="2C51DE81" w14:textId="6FBFA2A1" w:rsidR="00FC4FE2" w:rsidRPr="00483D31" w:rsidRDefault="00FC4FE2" w:rsidP="004C3EF2">
      <w:pPr>
        <w:pStyle w:val="FIGURE"/>
      </w:pPr>
      <w:bookmarkStart w:id="811" w:name="_Toc60747197"/>
      <w:r w:rsidRPr="00483D31">
        <w:t>Figure 3.</w:t>
      </w:r>
      <w:r w:rsidR="00483D31" w:rsidRPr="00483D31">
        <w:t>2</w:t>
      </w:r>
      <w:r w:rsidR="009673EC">
        <w:t>3</w:t>
      </w:r>
      <w:r w:rsidRPr="00483D31">
        <w:t xml:space="preserve"> output of demand constraints</w:t>
      </w:r>
      <w:bookmarkEnd w:id="811"/>
    </w:p>
    <w:p w14:paraId="18B0DB0B" w14:textId="5E3330E3" w:rsidR="00FC4FE2" w:rsidRPr="009D1FDF" w:rsidRDefault="00FC4FE2" w:rsidP="00AA701D">
      <w:pPr>
        <w:spacing w:before="160" w:beforeAutospacing="0" w:after="160"/>
        <w:rPr>
          <w:rFonts w:eastAsiaTheme="minorEastAsia"/>
          <w:b/>
          <w:bCs/>
        </w:rPr>
      </w:pPr>
      <w:r w:rsidRPr="009D1FDF">
        <w:rPr>
          <w:rFonts w:eastAsiaTheme="minorEastAsia"/>
          <w:b/>
          <w:bCs/>
        </w:rPr>
        <w:t>Complete the optimal model</w:t>
      </w:r>
    </w:p>
    <w:p w14:paraId="6CE769F3" w14:textId="092B468D" w:rsidR="00FC4FE2" w:rsidRPr="009D1FDF" w:rsidRDefault="375E3D54" w:rsidP="00AA701D">
      <w:pPr>
        <w:spacing w:before="160" w:beforeAutospacing="0" w:after="160"/>
        <w:rPr>
          <w:rFonts w:eastAsiaTheme="minorEastAsia"/>
          <w:b/>
          <w:bCs/>
        </w:rPr>
      </w:pPr>
      <w:r>
        <w:rPr>
          <w:noProof/>
        </w:rPr>
        <w:drawing>
          <wp:inline distT="0" distB="0" distL="0" distR="0" wp14:anchorId="01F13FDA" wp14:editId="088C02DE">
            <wp:extent cx="5791837" cy="321150"/>
            <wp:effectExtent l="0" t="0" r="0" b="317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5791837" cy="321150"/>
                    </a:xfrm>
                    <a:prstGeom prst="rect">
                      <a:avLst/>
                    </a:prstGeom>
                  </pic:spPr>
                </pic:pic>
              </a:graphicData>
            </a:graphic>
          </wp:inline>
        </w:drawing>
      </w:r>
    </w:p>
    <w:p w14:paraId="5C3E3968" w14:textId="5B81A75B" w:rsidR="0072276F" w:rsidRDefault="0072276F" w:rsidP="00982442">
      <w:pPr>
        <w:spacing w:before="160" w:beforeAutospacing="0" w:after="160"/>
        <w:jc w:val="both"/>
        <w:rPr>
          <w:rFonts w:eastAsiaTheme="minorEastAsia"/>
        </w:rPr>
      </w:pPr>
      <w:r w:rsidRPr="009D1FDF">
        <w:rPr>
          <w:rFonts w:eastAsiaTheme="minorEastAsia"/>
        </w:rPr>
        <w:t>Save the model in a file named "Supply_demand_prob.lp" so that the model can be viewed and tested easily.</w:t>
      </w:r>
    </w:p>
    <w:p w14:paraId="17FE38FC" w14:textId="5A81AF37" w:rsidR="009D1FDF" w:rsidRDefault="009D1FDF" w:rsidP="00982442">
      <w:pPr>
        <w:spacing w:before="160" w:beforeAutospacing="0" w:after="160"/>
        <w:jc w:val="both"/>
        <w:rPr>
          <w:rFonts w:eastAsiaTheme="minorEastAsia"/>
          <w:b/>
          <w:bCs/>
        </w:rPr>
      </w:pPr>
      <w:r w:rsidRPr="009D1FDF">
        <w:rPr>
          <w:rFonts w:eastAsiaTheme="minorEastAsia"/>
          <w:b/>
          <w:bCs/>
        </w:rPr>
        <w:lastRenderedPageBreak/>
        <w:t>Use solver to find the optimal solution for the model</w:t>
      </w:r>
    </w:p>
    <w:p w14:paraId="3A73C255" w14:textId="115E39DF" w:rsidR="009D1FDF" w:rsidRPr="009D1FDF" w:rsidRDefault="009D1FDF" w:rsidP="00982442">
      <w:pPr>
        <w:spacing w:before="160" w:beforeAutospacing="0" w:after="160"/>
        <w:jc w:val="both"/>
        <w:rPr>
          <w:rFonts w:eastAsiaTheme="minorEastAsia"/>
        </w:rPr>
      </w:pPr>
      <w:r w:rsidRPr="009D1FDF">
        <w:rPr>
          <w:rFonts w:eastAsiaTheme="minorEastAsia"/>
        </w:rPr>
        <w:t>Because the problem has very large input data, in order to find the solution we must set the solver runtime</w:t>
      </w:r>
      <w:r>
        <w:rPr>
          <w:rFonts w:eastAsiaTheme="minorEastAsia"/>
        </w:rPr>
        <w:t xml:space="preserve">. </w:t>
      </w:r>
      <w:r w:rsidRPr="009D1FDF">
        <w:rPr>
          <w:rFonts w:eastAsiaTheme="minorEastAsia"/>
        </w:rPr>
        <w:t>Here we use pulp.getSolver (Solver_name, timeLimit):</w:t>
      </w:r>
    </w:p>
    <w:p w14:paraId="05F2F945" w14:textId="77777777" w:rsidR="009D1FDF" w:rsidRPr="009D1FDF" w:rsidRDefault="009D1FDF" w:rsidP="00982442">
      <w:pPr>
        <w:pStyle w:val="ListParagraph"/>
        <w:numPr>
          <w:ilvl w:val="0"/>
          <w:numId w:val="45"/>
        </w:numPr>
        <w:spacing w:before="160" w:after="160" w:line="360" w:lineRule="auto"/>
        <w:jc w:val="both"/>
        <w:rPr>
          <w:rFonts w:eastAsiaTheme="minorEastAsia"/>
          <w:sz w:val="26"/>
          <w:szCs w:val="26"/>
        </w:rPr>
      </w:pPr>
      <w:r w:rsidRPr="009D1FDF">
        <w:rPr>
          <w:rFonts w:eastAsiaTheme="minorEastAsia"/>
          <w:sz w:val="26"/>
          <w:szCs w:val="26"/>
        </w:rPr>
        <w:t>Solver_name: is the name of the solver that you want to use</w:t>
      </w:r>
    </w:p>
    <w:p w14:paraId="3C2BB23D" w14:textId="55517CFE" w:rsidR="009D1FDF" w:rsidRPr="009D1FDF" w:rsidRDefault="009D1FDF" w:rsidP="00982442">
      <w:pPr>
        <w:pStyle w:val="ListParagraph"/>
        <w:numPr>
          <w:ilvl w:val="0"/>
          <w:numId w:val="45"/>
        </w:numPr>
        <w:spacing w:before="160" w:after="160" w:line="360" w:lineRule="auto"/>
        <w:jc w:val="both"/>
        <w:rPr>
          <w:rFonts w:eastAsiaTheme="minorEastAsia"/>
          <w:sz w:val="26"/>
          <w:szCs w:val="26"/>
        </w:rPr>
      </w:pPr>
      <w:r w:rsidRPr="009D1FDF">
        <w:rPr>
          <w:rFonts w:eastAsiaTheme="minorEastAsia"/>
          <w:sz w:val="26"/>
          <w:szCs w:val="26"/>
        </w:rPr>
        <w:t>timeLimit: the possible time at which the solver can give a solution that satisfies the constraints.</w:t>
      </w:r>
    </w:p>
    <w:p w14:paraId="250BD0CC" w14:textId="3027D097" w:rsidR="009D1FDF" w:rsidRDefault="728B5B2D" w:rsidP="00AA701D">
      <w:pPr>
        <w:spacing w:before="160" w:beforeAutospacing="0" w:after="160"/>
        <w:rPr>
          <w:rFonts w:eastAsiaTheme="minorEastAsia"/>
          <w:b/>
          <w:bCs/>
        </w:rPr>
      </w:pPr>
      <w:r>
        <w:rPr>
          <w:noProof/>
        </w:rPr>
        <w:drawing>
          <wp:inline distT="0" distB="0" distL="0" distR="0" wp14:anchorId="3A32F5D2" wp14:editId="3028A672">
            <wp:extent cx="5410198" cy="1552575"/>
            <wp:effectExtent l="0" t="0" r="0" b="952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5410198" cy="1552575"/>
                    </a:xfrm>
                    <a:prstGeom prst="rect">
                      <a:avLst/>
                    </a:prstGeom>
                  </pic:spPr>
                </pic:pic>
              </a:graphicData>
            </a:graphic>
          </wp:inline>
        </w:drawing>
      </w:r>
    </w:p>
    <w:p w14:paraId="027A0DB2" w14:textId="0F51D730" w:rsidR="009D1FDF" w:rsidRPr="00483D31" w:rsidRDefault="009D1FDF" w:rsidP="004C3EF2">
      <w:pPr>
        <w:pStyle w:val="FIGURE"/>
      </w:pPr>
      <w:bookmarkStart w:id="812" w:name="_Toc60747198"/>
      <w:r w:rsidRPr="00483D31">
        <w:t>Figure 3.</w:t>
      </w:r>
      <w:r w:rsidR="00483D31" w:rsidRPr="00483D31">
        <w:t>2</w:t>
      </w:r>
      <w:r w:rsidR="009673EC">
        <w:t>4</w:t>
      </w:r>
      <w:r w:rsidRPr="00483D31">
        <w:t xml:space="preserve"> </w:t>
      </w:r>
      <w:r w:rsidR="0063272B">
        <w:t>S</w:t>
      </w:r>
      <w:r w:rsidRPr="00483D31">
        <w:t>olver code</w:t>
      </w:r>
      <w:bookmarkEnd w:id="812"/>
    </w:p>
    <w:p w14:paraId="3089DD58" w14:textId="7C06E6DF" w:rsidR="009D1FDF" w:rsidRDefault="009D1FDF" w:rsidP="00982442">
      <w:pPr>
        <w:spacing w:before="160" w:beforeAutospacing="0" w:after="160"/>
        <w:jc w:val="both"/>
        <w:rPr>
          <w:rFonts w:eastAsiaTheme="minorEastAsia"/>
        </w:rPr>
      </w:pPr>
      <w:r w:rsidRPr="009D1FDF">
        <w:rPr>
          <w:rFonts w:eastAsiaTheme="minorEastAsia"/>
        </w:rPr>
        <w:t>Here are the results calculated for the objective function</w:t>
      </w:r>
      <w:r>
        <w:rPr>
          <w:rFonts w:eastAsiaTheme="minorEastAsia"/>
        </w:rPr>
        <w:t>:</w:t>
      </w:r>
    </w:p>
    <w:p w14:paraId="2FD3E6BF" w14:textId="46C39004" w:rsidR="009D1FDF" w:rsidRDefault="728B5B2D" w:rsidP="00AA701D">
      <w:pPr>
        <w:spacing w:before="160" w:beforeAutospacing="0" w:after="160"/>
        <w:rPr>
          <w:rFonts w:eastAsiaTheme="minorEastAsia"/>
        </w:rPr>
      </w:pPr>
      <w:r>
        <w:rPr>
          <w:noProof/>
        </w:rPr>
        <w:drawing>
          <wp:inline distT="0" distB="0" distL="0" distR="0" wp14:anchorId="4F4D0D4F" wp14:editId="0D75ECFE">
            <wp:extent cx="5295898" cy="723900"/>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295898" cy="723900"/>
                    </a:xfrm>
                    <a:prstGeom prst="rect">
                      <a:avLst/>
                    </a:prstGeom>
                  </pic:spPr>
                </pic:pic>
              </a:graphicData>
            </a:graphic>
          </wp:inline>
        </w:drawing>
      </w:r>
    </w:p>
    <w:p w14:paraId="5778C191" w14:textId="4266985C" w:rsidR="009D1FDF" w:rsidRPr="00483D31" w:rsidRDefault="009D1FDF" w:rsidP="004C3EF2">
      <w:pPr>
        <w:pStyle w:val="FIGURE"/>
      </w:pPr>
      <w:bookmarkStart w:id="813" w:name="_Toc60747199"/>
      <w:r w:rsidRPr="00483D31">
        <w:t>Figure 3.</w:t>
      </w:r>
      <w:r w:rsidR="00483D31" w:rsidRPr="00483D31">
        <w:t>2</w:t>
      </w:r>
      <w:r w:rsidR="009673EC">
        <w:t>5</w:t>
      </w:r>
      <w:r w:rsidR="0063272B">
        <w:t xml:space="preserve"> C</w:t>
      </w:r>
      <w:r w:rsidRPr="00483D31">
        <w:t>alculated result</w:t>
      </w:r>
      <w:bookmarkEnd w:id="813"/>
    </w:p>
    <w:p w14:paraId="1A77FAAB" w14:textId="697CFB32" w:rsidR="009D1FDF" w:rsidRDefault="009D1FDF" w:rsidP="00982442">
      <w:pPr>
        <w:spacing w:before="160" w:beforeAutospacing="0" w:after="160"/>
        <w:jc w:val="both"/>
        <w:rPr>
          <w:rFonts w:eastAsiaTheme="minorEastAsia"/>
        </w:rPr>
      </w:pPr>
      <w:r w:rsidRPr="009D1FDF">
        <w:rPr>
          <w:rFonts w:eastAsiaTheme="minorEastAsia"/>
        </w:rPr>
        <w:t>We can output the array of variables X</w:t>
      </w:r>
      <w:r>
        <w:rPr>
          <w:rFonts w:eastAsiaTheme="minorEastAsia"/>
        </w:rPr>
        <w:t>:</w:t>
      </w:r>
    </w:p>
    <w:p w14:paraId="7ABD8C8B" w14:textId="4FF557B3" w:rsidR="009D1FDF" w:rsidRDefault="728B5B2D" w:rsidP="00AA701D">
      <w:pPr>
        <w:spacing w:before="160" w:beforeAutospacing="0" w:after="160"/>
        <w:rPr>
          <w:rFonts w:eastAsiaTheme="minorEastAsia"/>
        </w:rPr>
      </w:pPr>
      <w:r>
        <w:rPr>
          <w:noProof/>
        </w:rPr>
        <w:lastRenderedPageBreak/>
        <w:drawing>
          <wp:inline distT="0" distB="0" distL="0" distR="0" wp14:anchorId="4068E591" wp14:editId="1C0F002A">
            <wp:extent cx="5684518" cy="294489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5684518" cy="2944896"/>
                    </a:xfrm>
                    <a:prstGeom prst="rect">
                      <a:avLst/>
                    </a:prstGeom>
                  </pic:spPr>
                </pic:pic>
              </a:graphicData>
            </a:graphic>
          </wp:inline>
        </w:drawing>
      </w:r>
    </w:p>
    <w:p w14:paraId="1DD2BB84" w14:textId="25616A63" w:rsidR="00AA701D" w:rsidRPr="004B3403" w:rsidRDefault="009D1FDF" w:rsidP="004B3403">
      <w:pPr>
        <w:pStyle w:val="FIGURE"/>
      </w:pPr>
      <w:bookmarkStart w:id="814" w:name="_Toc60747200"/>
      <w:r w:rsidRPr="00483D31">
        <w:t>Figure 3.</w:t>
      </w:r>
      <w:r w:rsidR="00483D31" w:rsidRPr="00483D31">
        <w:t>2</w:t>
      </w:r>
      <w:r w:rsidR="009673EC">
        <w:t>6</w:t>
      </w:r>
      <w:r w:rsidRPr="00483D31">
        <w:t xml:space="preserve"> output array of variables X</w:t>
      </w:r>
      <w:bookmarkEnd w:id="814"/>
    </w:p>
    <w:p w14:paraId="38AC273F" w14:textId="636FD903" w:rsidR="00DA47F1" w:rsidRDefault="00DA47F1" w:rsidP="00AA701D">
      <w:pPr>
        <w:pStyle w:val="Heading1"/>
        <w:spacing w:before="160" w:after="160"/>
        <w:jc w:val="left"/>
        <w:rPr>
          <w:rStyle w:val="normaltextrun"/>
          <w:sz w:val="28"/>
          <w:szCs w:val="28"/>
          <w:shd w:val="clear" w:color="auto" w:fill="FFFFFF"/>
        </w:rPr>
      </w:pPr>
      <w:bookmarkStart w:id="815" w:name="_Toc60747249"/>
      <w:r w:rsidRPr="00DC4102">
        <w:rPr>
          <w:sz w:val="28"/>
          <w:szCs w:val="28"/>
        </w:rPr>
        <w:t>Chapter 4</w:t>
      </w:r>
      <w:r w:rsidR="00DC4102" w:rsidRPr="00DC4102">
        <w:rPr>
          <w:sz w:val="28"/>
          <w:szCs w:val="28"/>
        </w:rPr>
        <w:t xml:space="preserve">: </w:t>
      </w:r>
      <w:r w:rsidR="001949B9">
        <w:rPr>
          <w:rStyle w:val="normaltextrun"/>
          <w:sz w:val="28"/>
          <w:szCs w:val="28"/>
          <w:shd w:val="clear" w:color="auto" w:fill="FFFFFF"/>
        </w:rPr>
        <w:t>APPLICATION</w:t>
      </w:r>
      <w:r w:rsidR="00DC4102" w:rsidRPr="00DC4102">
        <w:rPr>
          <w:rStyle w:val="normaltextrun"/>
          <w:sz w:val="28"/>
          <w:szCs w:val="28"/>
          <w:shd w:val="clear" w:color="auto" w:fill="FFFFFF"/>
        </w:rPr>
        <w:t xml:space="preserve"> ANALYSIS</w:t>
      </w:r>
      <w:r w:rsidR="004047EE">
        <w:rPr>
          <w:rStyle w:val="normaltextrun"/>
          <w:sz w:val="28"/>
          <w:szCs w:val="28"/>
          <w:shd w:val="clear" w:color="auto" w:fill="FFFFFF"/>
        </w:rPr>
        <w:t xml:space="preserve"> </w:t>
      </w:r>
      <w:r w:rsidR="00DC4102" w:rsidRPr="00DC4102">
        <w:rPr>
          <w:rStyle w:val="normaltextrun"/>
          <w:sz w:val="28"/>
          <w:szCs w:val="28"/>
          <w:shd w:val="clear" w:color="auto" w:fill="FFFFFF"/>
        </w:rPr>
        <w:t>AND IMPLEMENTATION</w:t>
      </w:r>
      <w:bookmarkEnd w:id="815"/>
    </w:p>
    <w:p w14:paraId="22EC5DDE" w14:textId="2BEEC10F" w:rsidR="00DC4102" w:rsidRPr="00DC4102" w:rsidRDefault="00DC4102" w:rsidP="00AA701D">
      <w:pPr>
        <w:pStyle w:val="Heading2"/>
        <w:spacing w:before="160" w:beforeAutospacing="0" w:after="160"/>
        <w:rPr>
          <w:rFonts w:ascii="Times New Roman" w:hAnsi="Times New Roman" w:cs="Times New Roman"/>
          <w:b/>
          <w:bCs/>
          <w:color w:val="auto"/>
        </w:rPr>
      </w:pPr>
      <w:bookmarkStart w:id="816" w:name="_Toc60747250"/>
      <w:r w:rsidRPr="00DC4102">
        <w:rPr>
          <w:rFonts w:ascii="Times New Roman" w:hAnsi="Times New Roman" w:cs="Times New Roman"/>
          <w:b/>
          <w:bCs/>
          <w:color w:val="auto"/>
        </w:rPr>
        <w:t>4.1 Requirement analysis</w:t>
      </w:r>
      <w:bookmarkEnd w:id="816"/>
      <w:r w:rsidRPr="00DC4102">
        <w:rPr>
          <w:rFonts w:ascii="Times New Roman" w:hAnsi="Times New Roman" w:cs="Times New Roman"/>
          <w:b/>
          <w:bCs/>
          <w:color w:val="auto"/>
        </w:rPr>
        <w:t xml:space="preserve"> </w:t>
      </w:r>
    </w:p>
    <w:p w14:paraId="203C92FC" w14:textId="608481A2" w:rsidR="00DC4102" w:rsidRPr="00DC4102" w:rsidRDefault="00DC4102" w:rsidP="00AA701D">
      <w:pPr>
        <w:pStyle w:val="Heading3"/>
        <w:spacing w:before="160" w:beforeAutospacing="0" w:after="160"/>
        <w:rPr>
          <w:sz w:val="26"/>
          <w:szCs w:val="26"/>
        </w:rPr>
      </w:pPr>
      <w:bookmarkStart w:id="817" w:name="_Toc60747251"/>
      <w:r w:rsidRPr="00DC4102">
        <w:rPr>
          <w:rFonts w:ascii="Times New Roman" w:hAnsi="Times New Roman" w:cs="Times New Roman"/>
          <w:b/>
          <w:bCs/>
          <w:color w:val="auto"/>
          <w:sz w:val="26"/>
          <w:szCs w:val="26"/>
        </w:rPr>
        <w:t>4.1.1 Functional requirements</w:t>
      </w:r>
      <w:bookmarkEnd w:id="817"/>
      <w:r w:rsidRPr="00DC4102">
        <w:rPr>
          <w:sz w:val="26"/>
          <w:szCs w:val="26"/>
        </w:rPr>
        <w:t xml:space="preserve"> </w:t>
      </w:r>
    </w:p>
    <w:p w14:paraId="714E3EDD" w14:textId="5CF402ED" w:rsidR="00DC4102" w:rsidRPr="00DC4102" w:rsidRDefault="00DC4102" w:rsidP="00982442">
      <w:pPr>
        <w:spacing w:before="160" w:beforeAutospacing="0" w:after="160"/>
        <w:jc w:val="both"/>
      </w:pPr>
      <w:r w:rsidRPr="00DC4102">
        <w:t xml:space="preserve">Some main functions of the </w:t>
      </w:r>
      <w:r w:rsidR="001949B9">
        <w:t>application</w:t>
      </w:r>
      <w:r w:rsidRPr="00DC4102">
        <w:t xml:space="preserve">: </w:t>
      </w:r>
    </w:p>
    <w:p w14:paraId="4DF6B343" w14:textId="4A5AA35C" w:rsidR="00DC4102" w:rsidRPr="00DC4102" w:rsidRDefault="00DC4102" w:rsidP="00982442">
      <w:pPr>
        <w:pStyle w:val="ListParagraph"/>
        <w:numPr>
          <w:ilvl w:val="0"/>
          <w:numId w:val="14"/>
        </w:numPr>
        <w:spacing w:before="160" w:after="160" w:line="360" w:lineRule="auto"/>
        <w:jc w:val="both"/>
        <w:rPr>
          <w:sz w:val="26"/>
          <w:szCs w:val="26"/>
        </w:rPr>
      </w:pPr>
      <w:r w:rsidRPr="00DC4102">
        <w:rPr>
          <w:sz w:val="26"/>
          <w:szCs w:val="26"/>
        </w:rPr>
        <w:t xml:space="preserve">Import invigilator dataset. </w:t>
      </w:r>
    </w:p>
    <w:p w14:paraId="3F49A78C" w14:textId="5D4340B7" w:rsidR="00DC4102" w:rsidRPr="00DC4102" w:rsidRDefault="00DC4102" w:rsidP="00982442">
      <w:pPr>
        <w:pStyle w:val="ListParagraph"/>
        <w:numPr>
          <w:ilvl w:val="0"/>
          <w:numId w:val="14"/>
        </w:numPr>
        <w:spacing w:before="160" w:after="160" w:line="360" w:lineRule="auto"/>
        <w:jc w:val="both"/>
        <w:rPr>
          <w:sz w:val="26"/>
          <w:szCs w:val="26"/>
        </w:rPr>
      </w:pPr>
      <w:r w:rsidRPr="00DC4102">
        <w:rPr>
          <w:sz w:val="26"/>
          <w:szCs w:val="26"/>
        </w:rPr>
        <w:t xml:space="preserve">Import exam schedule dataset. </w:t>
      </w:r>
    </w:p>
    <w:p w14:paraId="23204932" w14:textId="12D1B573" w:rsidR="00DC4102" w:rsidRPr="00DC4102" w:rsidRDefault="00DC4102" w:rsidP="00982442">
      <w:pPr>
        <w:pStyle w:val="ListParagraph"/>
        <w:numPr>
          <w:ilvl w:val="0"/>
          <w:numId w:val="14"/>
        </w:numPr>
        <w:spacing w:before="160" w:after="160" w:line="360" w:lineRule="auto"/>
        <w:jc w:val="both"/>
        <w:rPr>
          <w:sz w:val="26"/>
          <w:szCs w:val="26"/>
        </w:rPr>
      </w:pPr>
      <w:r w:rsidRPr="00DC4102">
        <w:rPr>
          <w:sz w:val="26"/>
          <w:szCs w:val="26"/>
        </w:rPr>
        <w:t xml:space="preserve">View imported data (invigilator, Courses) and final output Schedule. </w:t>
      </w:r>
    </w:p>
    <w:p w14:paraId="56A86D94" w14:textId="38816140" w:rsidR="00DC4102" w:rsidRPr="00DC4102" w:rsidRDefault="71B7F477" w:rsidP="00982442">
      <w:pPr>
        <w:pStyle w:val="ListParagraph"/>
        <w:numPr>
          <w:ilvl w:val="0"/>
          <w:numId w:val="14"/>
        </w:numPr>
        <w:spacing w:before="160" w:after="160" w:line="360" w:lineRule="auto"/>
        <w:jc w:val="both"/>
        <w:rPr>
          <w:sz w:val="26"/>
          <w:szCs w:val="26"/>
        </w:rPr>
      </w:pPr>
      <w:commentRangeStart w:id="818"/>
      <w:commentRangeStart w:id="819"/>
      <w:r w:rsidRPr="38204D15">
        <w:rPr>
          <w:sz w:val="26"/>
          <w:szCs w:val="26"/>
        </w:rPr>
        <w:t>Run algorithm (</w:t>
      </w:r>
      <w:r w:rsidR="74BE8B87" w:rsidRPr="38204D15">
        <w:rPr>
          <w:sz w:val="26"/>
          <w:szCs w:val="26"/>
        </w:rPr>
        <w:t>GA execution</w:t>
      </w:r>
      <w:r w:rsidRPr="38204D15">
        <w:rPr>
          <w:sz w:val="26"/>
          <w:szCs w:val="26"/>
        </w:rPr>
        <w:t xml:space="preserve">) </w:t>
      </w:r>
      <w:commentRangeEnd w:id="818"/>
      <w:r w:rsidR="00DC4102">
        <w:rPr>
          <w:rStyle w:val="CommentReference"/>
        </w:rPr>
        <w:commentReference w:id="818"/>
      </w:r>
      <w:commentRangeEnd w:id="819"/>
      <w:r w:rsidR="00DC4102">
        <w:rPr>
          <w:rStyle w:val="CommentReference"/>
        </w:rPr>
        <w:commentReference w:id="819"/>
      </w:r>
    </w:p>
    <w:p w14:paraId="61F6F0F3" w14:textId="42C8DD0A" w:rsidR="00DC4102" w:rsidRPr="00DC4102" w:rsidRDefault="00DC4102" w:rsidP="00AA701D">
      <w:pPr>
        <w:pStyle w:val="Heading3"/>
        <w:spacing w:before="160" w:beforeAutospacing="0" w:after="160"/>
        <w:rPr>
          <w:rFonts w:ascii="Times New Roman" w:hAnsi="Times New Roman" w:cs="Times New Roman"/>
          <w:b/>
          <w:bCs/>
          <w:color w:val="auto"/>
          <w:sz w:val="26"/>
          <w:szCs w:val="26"/>
        </w:rPr>
      </w:pPr>
      <w:bookmarkStart w:id="820" w:name="_Toc60747252"/>
      <w:r w:rsidRPr="00DC4102">
        <w:rPr>
          <w:rFonts w:ascii="Times New Roman" w:hAnsi="Times New Roman" w:cs="Times New Roman"/>
          <w:b/>
          <w:bCs/>
          <w:color w:val="auto"/>
          <w:sz w:val="26"/>
          <w:szCs w:val="26"/>
        </w:rPr>
        <w:t>4.1.2 Non-functional requirements</w:t>
      </w:r>
      <w:bookmarkEnd w:id="820"/>
      <w:r w:rsidRPr="00DC4102">
        <w:rPr>
          <w:rFonts w:ascii="Times New Roman" w:hAnsi="Times New Roman" w:cs="Times New Roman"/>
          <w:b/>
          <w:bCs/>
          <w:color w:val="auto"/>
          <w:sz w:val="26"/>
          <w:szCs w:val="26"/>
        </w:rPr>
        <w:t xml:space="preserve"> </w:t>
      </w:r>
    </w:p>
    <w:p w14:paraId="1937F102" w14:textId="6FA8AC6B" w:rsidR="00DC4102" w:rsidRPr="00DC4102" w:rsidRDefault="00DC4102" w:rsidP="00982442">
      <w:pPr>
        <w:pStyle w:val="ListParagraph"/>
        <w:numPr>
          <w:ilvl w:val="0"/>
          <w:numId w:val="15"/>
        </w:numPr>
        <w:spacing w:before="160" w:after="160" w:line="360" w:lineRule="auto"/>
        <w:jc w:val="both"/>
        <w:rPr>
          <w:sz w:val="26"/>
          <w:szCs w:val="26"/>
        </w:rPr>
      </w:pPr>
      <w:r w:rsidRPr="00DC4102">
        <w:rPr>
          <w:sz w:val="26"/>
          <w:szCs w:val="26"/>
        </w:rPr>
        <w:t xml:space="preserve">Friendly UI, easy to use. </w:t>
      </w:r>
    </w:p>
    <w:p w14:paraId="483917F2" w14:textId="50BF5BA6" w:rsidR="00DC4102" w:rsidRPr="00DC4102" w:rsidRDefault="00DC4102" w:rsidP="00982442">
      <w:pPr>
        <w:pStyle w:val="ListParagraph"/>
        <w:numPr>
          <w:ilvl w:val="0"/>
          <w:numId w:val="15"/>
        </w:numPr>
        <w:spacing w:before="160" w:after="160" w:line="360" w:lineRule="auto"/>
        <w:jc w:val="both"/>
        <w:rPr>
          <w:sz w:val="26"/>
          <w:szCs w:val="26"/>
        </w:rPr>
      </w:pPr>
      <w:r w:rsidRPr="00DC4102">
        <w:rPr>
          <w:sz w:val="26"/>
          <w:szCs w:val="26"/>
        </w:rPr>
        <w:lastRenderedPageBreak/>
        <w:t xml:space="preserve">Can be easily maintain or add more features. </w:t>
      </w:r>
    </w:p>
    <w:p w14:paraId="4C595C0D" w14:textId="189C814A" w:rsidR="00DC4102" w:rsidRPr="00DC4102" w:rsidRDefault="001949B9" w:rsidP="00982442">
      <w:pPr>
        <w:pStyle w:val="ListParagraph"/>
        <w:numPr>
          <w:ilvl w:val="0"/>
          <w:numId w:val="15"/>
        </w:numPr>
        <w:spacing w:before="160" w:after="160" w:line="360" w:lineRule="auto"/>
        <w:jc w:val="both"/>
        <w:rPr>
          <w:sz w:val="26"/>
          <w:szCs w:val="26"/>
        </w:rPr>
      </w:pPr>
      <w:r>
        <w:rPr>
          <w:sz w:val="26"/>
          <w:szCs w:val="26"/>
        </w:rPr>
        <w:t>A</w:t>
      </w:r>
      <w:r w:rsidRPr="001949B9">
        <w:rPr>
          <w:sz w:val="26"/>
          <w:szCs w:val="26"/>
        </w:rPr>
        <w:t>pplication</w:t>
      </w:r>
      <w:r w:rsidR="00DC4102" w:rsidRPr="00DC4102">
        <w:rPr>
          <w:sz w:val="26"/>
          <w:szCs w:val="26"/>
        </w:rPr>
        <w:t xml:space="preserve"> work perfectly, with an acceptable output. </w:t>
      </w:r>
    </w:p>
    <w:p w14:paraId="2EA3B7B9" w14:textId="009A298D" w:rsidR="00DC4102" w:rsidRPr="00DC4102" w:rsidRDefault="00DC4102" w:rsidP="00AA701D">
      <w:pPr>
        <w:pStyle w:val="Heading3"/>
        <w:spacing w:before="160" w:beforeAutospacing="0" w:after="160"/>
        <w:rPr>
          <w:rFonts w:ascii="Times New Roman" w:hAnsi="Times New Roman" w:cs="Times New Roman"/>
          <w:b/>
          <w:bCs/>
          <w:color w:val="auto"/>
          <w:sz w:val="26"/>
          <w:szCs w:val="26"/>
        </w:rPr>
      </w:pPr>
      <w:bookmarkStart w:id="821" w:name="_Toc60747253"/>
      <w:r w:rsidRPr="00DC4102">
        <w:rPr>
          <w:rFonts w:ascii="Times New Roman" w:hAnsi="Times New Roman" w:cs="Times New Roman"/>
          <w:b/>
          <w:bCs/>
          <w:color w:val="auto"/>
          <w:sz w:val="26"/>
          <w:szCs w:val="26"/>
        </w:rPr>
        <w:t>4.1.3 Storage requirements</w:t>
      </w:r>
      <w:bookmarkEnd w:id="821"/>
      <w:r w:rsidRPr="00DC4102">
        <w:rPr>
          <w:rFonts w:ascii="Times New Roman" w:hAnsi="Times New Roman" w:cs="Times New Roman"/>
          <w:b/>
          <w:bCs/>
          <w:color w:val="auto"/>
          <w:sz w:val="26"/>
          <w:szCs w:val="26"/>
        </w:rPr>
        <w:t xml:space="preserve"> </w:t>
      </w:r>
    </w:p>
    <w:p w14:paraId="009D7E11" w14:textId="1AFE21E3" w:rsidR="00DC4102" w:rsidRPr="00DC4102" w:rsidRDefault="00DC4102" w:rsidP="00982442">
      <w:pPr>
        <w:spacing w:before="160" w:beforeAutospacing="0" w:after="160"/>
        <w:jc w:val="both"/>
      </w:pPr>
      <w:r w:rsidRPr="00DC4102">
        <w:t xml:space="preserve">The </w:t>
      </w:r>
      <w:r w:rsidR="001949B9">
        <w:t>application</w:t>
      </w:r>
      <w:r w:rsidRPr="00DC4102">
        <w:t xml:space="preserve"> will store: </w:t>
      </w:r>
    </w:p>
    <w:p w14:paraId="76250FEF" w14:textId="427EC24A" w:rsidR="00DC4102" w:rsidRPr="00DC4102" w:rsidRDefault="00DC4102" w:rsidP="00982442">
      <w:pPr>
        <w:pStyle w:val="ListParagraph"/>
        <w:numPr>
          <w:ilvl w:val="0"/>
          <w:numId w:val="16"/>
        </w:numPr>
        <w:spacing w:before="160" w:after="160" w:line="360" w:lineRule="auto"/>
        <w:jc w:val="both"/>
        <w:rPr>
          <w:sz w:val="26"/>
          <w:szCs w:val="26"/>
        </w:rPr>
      </w:pPr>
      <w:r w:rsidRPr="00DC4102">
        <w:rPr>
          <w:sz w:val="26"/>
          <w:szCs w:val="26"/>
        </w:rPr>
        <w:t>Invigilators information</w:t>
      </w:r>
      <w:ins w:id="822" w:author="NGUYỄN HOÀNG LONG" w:date="2021-01-05T10:06:00Z">
        <w:r w:rsidR="00BA7341">
          <w:rPr>
            <w:sz w:val="26"/>
            <w:szCs w:val="26"/>
          </w:rPr>
          <w:t xml:space="preserve"> </w:t>
        </w:r>
      </w:ins>
      <w:r w:rsidRPr="00DC4102">
        <w:rPr>
          <w:sz w:val="26"/>
          <w:szCs w:val="26"/>
        </w:rPr>
        <w:t xml:space="preserve"> </w:t>
      </w:r>
    </w:p>
    <w:p w14:paraId="09A411B6" w14:textId="435C8EBC" w:rsidR="00DC4102" w:rsidRPr="00DC4102" w:rsidRDefault="00DC4102" w:rsidP="00982442">
      <w:pPr>
        <w:pStyle w:val="ListParagraph"/>
        <w:numPr>
          <w:ilvl w:val="0"/>
          <w:numId w:val="16"/>
        </w:numPr>
        <w:spacing w:before="160" w:after="160" w:line="360" w:lineRule="auto"/>
        <w:jc w:val="both"/>
        <w:rPr>
          <w:sz w:val="26"/>
          <w:szCs w:val="26"/>
        </w:rPr>
      </w:pPr>
      <w:r w:rsidRPr="00DC4102">
        <w:rPr>
          <w:sz w:val="26"/>
          <w:szCs w:val="26"/>
        </w:rPr>
        <w:t xml:space="preserve">Courses information </w:t>
      </w:r>
    </w:p>
    <w:p w14:paraId="4881CC74" w14:textId="2ADD86B7" w:rsidR="00DC4102" w:rsidRPr="00DC4102" w:rsidRDefault="00DC4102" w:rsidP="00982442">
      <w:pPr>
        <w:pStyle w:val="ListParagraph"/>
        <w:numPr>
          <w:ilvl w:val="0"/>
          <w:numId w:val="16"/>
        </w:numPr>
        <w:spacing w:before="160" w:after="160" w:line="360" w:lineRule="auto"/>
        <w:jc w:val="both"/>
        <w:rPr>
          <w:sz w:val="26"/>
          <w:szCs w:val="26"/>
        </w:rPr>
      </w:pPr>
      <w:r w:rsidRPr="00DC4102">
        <w:rPr>
          <w:sz w:val="26"/>
          <w:szCs w:val="26"/>
        </w:rPr>
        <w:t xml:space="preserve">Invigilators roster </w:t>
      </w:r>
    </w:p>
    <w:p w14:paraId="7BA6DDC5" w14:textId="6046CA4D" w:rsidR="00DC4102" w:rsidRPr="00230005" w:rsidRDefault="00DC4102" w:rsidP="00AA701D">
      <w:pPr>
        <w:pStyle w:val="Heading2"/>
        <w:spacing w:before="160" w:beforeAutospacing="0" w:after="160"/>
        <w:rPr>
          <w:rFonts w:ascii="Times New Roman" w:hAnsi="Times New Roman" w:cs="Times New Roman"/>
          <w:b/>
          <w:bCs/>
          <w:color w:val="auto"/>
        </w:rPr>
      </w:pPr>
      <w:bookmarkStart w:id="823" w:name="_Toc60747254"/>
      <w:r w:rsidRPr="00230005">
        <w:rPr>
          <w:rFonts w:ascii="Times New Roman" w:hAnsi="Times New Roman" w:cs="Times New Roman"/>
          <w:b/>
          <w:bCs/>
          <w:color w:val="auto"/>
        </w:rPr>
        <w:t>4.2 Use case diagram</w:t>
      </w:r>
      <w:bookmarkEnd w:id="823"/>
    </w:p>
    <w:p w14:paraId="16CBD3C0" w14:textId="2ADD86B7" w:rsidR="00DC4102" w:rsidRPr="00230005" w:rsidRDefault="00230005" w:rsidP="00AA701D">
      <w:pPr>
        <w:pStyle w:val="Heading3"/>
        <w:spacing w:before="160" w:beforeAutospacing="0" w:after="160"/>
        <w:rPr>
          <w:rFonts w:ascii="Times New Roman" w:hAnsi="Times New Roman" w:cs="Times New Roman"/>
          <w:b/>
          <w:bCs/>
          <w:color w:val="auto"/>
          <w:sz w:val="26"/>
          <w:szCs w:val="26"/>
        </w:rPr>
      </w:pPr>
      <w:bookmarkStart w:id="824" w:name="_Toc60747255"/>
      <w:r w:rsidRPr="00230005">
        <w:rPr>
          <w:rFonts w:ascii="Times New Roman" w:hAnsi="Times New Roman" w:cs="Times New Roman"/>
          <w:b/>
          <w:bCs/>
          <w:color w:val="auto"/>
          <w:sz w:val="26"/>
          <w:szCs w:val="26"/>
        </w:rPr>
        <w:t>4.2.1 General use case diagram</w:t>
      </w:r>
      <w:bookmarkEnd w:id="824"/>
    </w:p>
    <w:p w14:paraId="0F85D201" w14:textId="3D8A8D08" w:rsidR="00230005" w:rsidRPr="00230005" w:rsidRDefault="71F53216" w:rsidP="00AA701D">
      <w:pPr>
        <w:spacing w:before="160" w:beforeAutospacing="0" w:after="160"/>
        <w:rPr>
          <w:b/>
          <w:bCs/>
        </w:rPr>
      </w:pPr>
      <w:r>
        <w:rPr>
          <w:noProof/>
        </w:rPr>
        <w:drawing>
          <wp:inline distT="0" distB="0" distL="0" distR="0" wp14:anchorId="11A7E905" wp14:editId="55FB6897">
            <wp:extent cx="5791837" cy="38493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50">
                      <a:extLst>
                        <a:ext uri="{28A0092B-C50C-407E-A947-70E740481C1C}">
                          <a14:useLocalDpi xmlns:a14="http://schemas.microsoft.com/office/drawing/2010/main" val="0"/>
                        </a:ext>
                      </a:extLst>
                    </a:blip>
                    <a:stretch>
                      <a:fillRect/>
                    </a:stretch>
                  </pic:blipFill>
                  <pic:spPr>
                    <a:xfrm>
                      <a:off x="0" y="0"/>
                      <a:ext cx="5791837" cy="3849370"/>
                    </a:xfrm>
                    <a:prstGeom prst="rect">
                      <a:avLst/>
                    </a:prstGeom>
                  </pic:spPr>
                </pic:pic>
              </a:graphicData>
            </a:graphic>
          </wp:inline>
        </w:drawing>
      </w:r>
    </w:p>
    <w:p w14:paraId="075133FE" w14:textId="3D003324" w:rsidR="00230005" w:rsidRPr="004C3EF2" w:rsidRDefault="00230005" w:rsidP="004C3EF2">
      <w:pPr>
        <w:pStyle w:val="FIGURE"/>
        <w:rPr>
          <w:rStyle w:val="eop"/>
        </w:rPr>
      </w:pPr>
      <w:bookmarkStart w:id="825" w:name="_Toc60747201"/>
      <w:r w:rsidRPr="004C3EF2">
        <w:rPr>
          <w:rStyle w:val="normaltextrun"/>
        </w:rPr>
        <w:lastRenderedPageBreak/>
        <w:t>Figure 4.1 General use case diagram</w:t>
      </w:r>
      <w:bookmarkEnd w:id="825"/>
    </w:p>
    <w:p w14:paraId="6DFE52A5" w14:textId="77777777" w:rsidR="00230005" w:rsidRDefault="00230005" w:rsidP="00AA701D">
      <w:pPr>
        <w:pStyle w:val="Heading3"/>
        <w:spacing w:before="160" w:beforeAutospacing="0" w:after="160"/>
        <w:rPr>
          <w:rStyle w:val="eop"/>
          <w:rFonts w:ascii="Times New Roman" w:hAnsi="Times New Roman" w:cs="Times New Roman"/>
          <w:b/>
          <w:bCs/>
          <w:color w:val="auto"/>
          <w:sz w:val="26"/>
          <w:szCs w:val="26"/>
          <w:shd w:val="clear" w:color="auto" w:fill="FFFFFF"/>
        </w:rPr>
      </w:pPr>
      <w:r>
        <w:rPr>
          <w:rStyle w:val="eop"/>
          <w:rFonts w:ascii="Times New Roman" w:hAnsi="Times New Roman" w:cs="Times New Roman"/>
          <w:b/>
          <w:bCs/>
          <w:color w:val="auto"/>
          <w:sz w:val="26"/>
          <w:szCs w:val="26"/>
          <w:shd w:val="clear" w:color="auto" w:fill="FFFFFF"/>
        </w:rPr>
        <w:br w:type="page"/>
      </w:r>
    </w:p>
    <w:p w14:paraId="4BB6C731" w14:textId="1CFB4121" w:rsidR="00230005" w:rsidRDefault="00230005" w:rsidP="00AA701D">
      <w:pPr>
        <w:pStyle w:val="Heading3"/>
        <w:spacing w:before="160" w:beforeAutospacing="0" w:after="160"/>
        <w:rPr>
          <w:rStyle w:val="eop"/>
          <w:rFonts w:ascii="Times New Roman" w:hAnsi="Times New Roman" w:cs="Times New Roman"/>
          <w:b/>
          <w:bCs/>
          <w:color w:val="auto"/>
          <w:sz w:val="26"/>
          <w:szCs w:val="26"/>
          <w:shd w:val="clear" w:color="auto" w:fill="FFFFFF"/>
        </w:rPr>
      </w:pPr>
      <w:bookmarkStart w:id="826" w:name="_Toc60747256"/>
      <w:r w:rsidRPr="00230005">
        <w:rPr>
          <w:rStyle w:val="eop"/>
          <w:rFonts w:ascii="Times New Roman" w:hAnsi="Times New Roman" w:cs="Times New Roman"/>
          <w:b/>
          <w:bCs/>
          <w:color w:val="auto"/>
          <w:sz w:val="26"/>
          <w:szCs w:val="26"/>
          <w:shd w:val="clear" w:color="auto" w:fill="FFFFFF"/>
        </w:rPr>
        <w:lastRenderedPageBreak/>
        <w:t>4.2.2 List of use cases</w:t>
      </w:r>
      <w:bookmarkEnd w:id="826"/>
      <w:r w:rsidRPr="00230005">
        <w:rPr>
          <w:rStyle w:val="eop"/>
          <w:rFonts w:ascii="Times New Roman" w:hAnsi="Times New Roman" w:cs="Times New Roman"/>
          <w:b/>
          <w:bCs/>
          <w:color w:val="auto"/>
          <w:sz w:val="26"/>
          <w:szCs w:val="26"/>
          <w:shd w:val="clear" w:color="auto" w:fill="FFFFFF"/>
        </w:rPr>
        <w:t xml:space="preserve"> </w:t>
      </w:r>
    </w:p>
    <w:tbl>
      <w:tblPr>
        <w:tblStyle w:val="TableGrid"/>
        <w:tblW w:w="8883" w:type="dxa"/>
        <w:tblLook w:val="04A0" w:firstRow="1" w:lastRow="0" w:firstColumn="1" w:lastColumn="0" w:noHBand="0" w:noVBand="1"/>
      </w:tblPr>
      <w:tblGrid>
        <w:gridCol w:w="824"/>
        <w:gridCol w:w="3889"/>
        <w:gridCol w:w="4170"/>
      </w:tblGrid>
      <w:tr w:rsidR="00230005" w:rsidRPr="00230005" w14:paraId="7B752F04" w14:textId="77777777" w:rsidTr="00316AAD">
        <w:trPr>
          <w:trHeight w:val="715"/>
        </w:trPr>
        <w:tc>
          <w:tcPr>
            <w:tcW w:w="824" w:type="dxa"/>
            <w:shd w:val="clear" w:color="auto" w:fill="9CC2E5" w:themeFill="accent5" w:themeFillTint="99"/>
            <w:vAlign w:val="center"/>
            <w:hideMark/>
          </w:tcPr>
          <w:p w14:paraId="463561FF"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No. </w:t>
            </w:r>
          </w:p>
        </w:tc>
        <w:tc>
          <w:tcPr>
            <w:tcW w:w="3889" w:type="dxa"/>
            <w:shd w:val="clear" w:color="auto" w:fill="9CC2E5" w:themeFill="accent5" w:themeFillTint="99"/>
            <w:vAlign w:val="center"/>
            <w:hideMark/>
          </w:tcPr>
          <w:p w14:paraId="08FD49CF" w14:textId="77777777" w:rsidR="00230005" w:rsidRPr="00230005" w:rsidRDefault="00230005" w:rsidP="00AA701D">
            <w:pPr>
              <w:spacing w:before="160" w:after="160" w:line="360" w:lineRule="auto"/>
              <w:jc w:val="both"/>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Use case name </w:t>
            </w:r>
          </w:p>
        </w:tc>
        <w:tc>
          <w:tcPr>
            <w:tcW w:w="4170" w:type="dxa"/>
            <w:shd w:val="clear" w:color="auto" w:fill="9CC2E5" w:themeFill="accent5" w:themeFillTint="99"/>
            <w:vAlign w:val="center"/>
            <w:hideMark/>
          </w:tcPr>
          <w:p w14:paraId="78053953" w14:textId="77777777" w:rsidR="00230005" w:rsidRPr="00230005" w:rsidRDefault="00230005" w:rsidP="00AA701D">
            <w:pPr>
              <w:spacing w:before="160" w:after="160" w:line="360" w:lineRule="auto"/>
              <w:jc w:val="both"/>
              <w:textAlignment w:val="baseline"/>
              <w:rPr>
                <w:rFonts w:ascii="Times New Roman" w:eastAsia="Times New Roman" w:hAnsi="Times New Roman" w:cs="Times New Roman"/>
                <w:b/>
                <w:bCs/>
                <w:color w:val="FFFFFF"/>
                <w:sz w:val="26"/>
                <w:szCs w:val="26"/>
              </w:rPr>
            </w:pPr>
            <w:r w:rsidRPr="00230005">
              <w:rPr>
                <w:rFonts w:ascii="Times New Roman" w:eastAsia="Times New Roman" w:hAnsi="Times New Roman" w:cs="Times New Roman"/>
                <w:b/>
                <w:bCs/>
                <w:sz w:val="26"/>
                <w:szCs w:val="26"/>
              </w:rPr>
              <w:t>Meaning </w:t>
            </w:r>
          </w:p>
        </w:tc>
      </w:tr>
      <w:tr w:rsidR="00230005" w:rsidRPr="00230005" w14:paraId="33325BA2" w14:textId="77777777" w:rsidTr="00316AAD">
        <w:trPr>
          <w:trHeight w:val="1432"/>
        </w:trPr>
        <w:tc>
          <w:tcPr>
            <w:tcW w:w="824" w:type="dxa"/>
            <w:vAlign w:val="center"/>
            <w:hideMark/>
          </w:tcPr>
          <w:p w14:paraId="5999B50C"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1 </w:t>
            </w:r>
          </w:p>
        </w:tc>
        <w:tc>
          <w:tcPr>
            <w:tcW w:w="3889" w:type="dxa"/>
            <w:vAlign w:val="center"/>
            <w:hideMark/>
          </w:tcPr>
          <w:p w14:paraId="78C36C4A"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Import invigilator dataset </w:t>
            </w:r>
          </w:p>
        </w:tc>
        <w:tc>
          <w:tcPr>
            <w:tcW w:w="4170" w:type="dxa"/>
            <w:vAlign w:val="center"/>
            <w:hideMark/>
          </w:tcPr>
          <w:p w14:paraId="7C1E5867" w14:textId="5B85A5E9"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import invigilator dataset to database</w:t>
            </w:r>
            <w:r w:rsidR="00316AAD" w:rsidRPr="00316AAD">
              <w:rPr>
                <w:rFonts w:ascii="Times New Roman" w:eastAsia="Times New Roman" w:hAnsi="Times New Roman" w:cs="Times New Roman"/>
                <w:sz w:val="26"/>
                <w:szCs w:val="26"/>
              </w:rPr>
              <w:t>.</w:t>
            </w:r>
          </w:p>
        </w:tc>
      </w:tr>
      <w:tr w:rsidR="00230005" w:rsidRPr="00230005" w14:paraId="3E5195AC" w14:textId="77777777" w:rsidTr="00316AAD">
        <w:trPr>
          <w:trHeight w:val="1432"/>
        </w:trPr>
        <w:tc>
          <w:tcPr>
            <w:tcW w:w="824" w:type="dxa"/>
            <w:vAlign w:val="center"/>
            <w:hideMark/>
          </w:tcPr>
          <w:p w14:paraId="2DF22534"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2 </w:t>
            </w:r>
          </w:p>
        </w:tc>
        <w:tc>
          <w:tcPr>
            <w:tcW w:w="3889" w:type="dxa"/>
            <w:vAlign w:val="center"/>
            <w:hideMark/>
          </w:tcPr>
          <w:p w14:paraId="3D89FD14"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Import exam schedule dataset </w:t>
            </w:r>
          </w:p>
        </w:tc>
        <w:tc>
          <w:tcPr>
            <w:tcW w:w="4170" w:type="dxa"/>
            <w:vAlign w:val="center"/>
            <w:hideMark/>
          </w:tcPr>
          <w:p w14:paraId="71BEC327" w14:textId="28E45B0C"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import exam schedule dataset to database</w:t>
            </w:r>
            <w:r w:rsidR="00316AAD" w:rsidRPr="00316AAD">
              <w:rPr>
                <w:rFonts w:ascii="Times New Roman" w:eastAsia="Times New Roman" w:hAnsi="Times New Roman" w:cs="Times New Roman"/>
                <w:sz w:val="26"/>
                <w:szCs w:val="26"/>
              </w:rPr>
              <w:t>.</w:t>
            </w:r>
          </w:p>
        </w:tc>
      </w:tr>
      <w:tr w:rsidR="00230005" w:rsidRPr="00230005" w14:paraId="007324B2" w14:textId="77777777" w:rsidTr="00316AAD">
        <w:trPr>
          <w:trHeight w:val="1432"/>
        </w:trPr>
        <w:tc>
          <w:tcPr>
            <w:tcW w:w="824" w:type="dxa"/>
            <w:vAlign w:val="center"/>
            <w:hideMark/>
          </w:tcPr>
          <w:p w14:paraId="5AE7AD8A"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3 </w:t>
            </w:r>
          </w:p>
        </w:tc>
        <w:tc>
          <w:tcPr>
            <w:tcW w:w="3889" w:type="dxa"/>
            <w:vAlign w:val="center"/>
            <w:hideMark/>
          </w:tcPr>
          <w:p w14:paraId="04F980F8"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Arrange rosters for invigilator </w:t>
            </w:r>
          </w:p>
        </w:tc>
        <w:tc>
          <w:tcPr>
            <w:tcW w:w="4170" w:type="dxa"/>
            <w:vAlign w:val="center"/>
            <w:hideMark/>
          </w:tcPr>
          <w:p w14:paraId="72D56AE7" w14:textId="7BCE0009" w:rsidR="00230005" w:rsidRPr="00230005" w:rsidRDefault="00316AAD" w:rsidP="00982442">
            <w:pPr>
              <w:spacing w:before="160" w:after="160" w:line="360" w:lineRule="auto"/>
              <w:jc w:val="both"/>
              <w:textAlignment w:val="baseline"/>
              <w:rPr>
                <w:rFonts w:ascii="Times New Roman" w:eastAsia="Times New Roman" w:hAnsi="Times New Roman" w:cs="Times New Roman"/>
                <w:sz w:val="26"/>
                <w:szCs w:val="26"/>
              </w:rPr>
            </w:pPr>
            <w:r w:rsidRPr="00316AAD">
              <w:rPr>
                <w:rFonts w:ascii="Times New Roman" w:eastAsia="Times New Roman" w:hAnsi="Times New Roman" w:cs="Times New Roman"/>
                <w:sz w:val="26"/>
                <w:szCs w:val="26"/>
              </w:rPr>
              <w:t>R</w:t>
            </w:r>
            <w:r w:rsidR="00230005" w:rsidRPr="00230005">
              <w:rPr>
                <w:rFonts w:ascii="Times New Roman" w:eastAsia="Times New Roman" w:hAnsi="Times New Roman" w:cs="Times New Roman"/>
                <w:sz w:val="26"/>
                <w:szCs w:val="26"/>
              </w:rPr>
              <w:t>un genetic algorithm</w:t>
            </w:r>
            <w:r w:rsidR="00230005" w:rsidRPr="00316AAD">
              <w:rPr>
                <w:rFonts w:ascii="Times New Roman" w:eastAsia="Times New Roman" w:hAnsi="Times New Roman" w:cs="Times New Roman"/>
                <w:sz w:val="26"/>
                <w:szCs w:val="26"/>
              </w:rPr>
              <w:t xml:space="preserve"> </w:t>
            </w:r>
            <w:r w:rsidR="00230005" w:rsidRPr="00230005">
              <w:rPr>
                <w:rFonts w:ascii="Times New Roman" w:eastAsia="Times New Roman" w:hAnsi="Times New Roman" w:cs="Times New Roman"/>
                <w:sz w:val="26"/>
                <w:szCs w:val="26"/>
              </w:rPr>
              <w:t>to schedule rosters for invigilator</w:t>
            </w:r>
            <w:r w:rsidRPr="00316AAD">
              <w:rPr>
                <w:rFonts w:ascii="Times New Roman" w:eastAsia="Times New Roman" w:hAnsi="Times New Roman" w:cs="Times New Roman"/>
                <w:sz w:val="26"/>
                <w:szCs w:val="26"/>
              </w:rPr>
              <w:t>.</w:t>
            </w:r>
          </w:p>
        </w:tc>
      </w:tr>
      <w:tr w:rsidR="00230005" w:rsidRPr="00230005" w14:paraId="61A91EBA" w14:textId="77777777" w:rsidTr="00316AAD">
        <w:trPr>
          <w:trHeight w:val="744"/>
        </w:trPr>
        <w:tc>
          <w:tcPr>
            <w:tcW w:w="824" w:type="dxa"/>
            <w:vAlign w:val="center"/>
            <w:hideMark/>
          </w:tcPr>
          <w:p w14:paraId="5C536F0B"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4 </w:t>
            </w:r>
          </w:p>
        </w:tc>
        <w:tc>
          <w:tcPr>
            <w:tcW w:w="3889" w:type="dxa"/>
            <w:vAlign w:val="center"/>
            <w:hideMark/>
          </w:tcPr>
          <w:p w14:paraId="07D7E38D"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data </w:t>
            </w:r>
          </w:p>
        </w:tc>
        <w:tc>
          <w:tcPr>
            <w:tcW w:w="4170" w:type="dxa"/>
            <w:vAlign w:val="center"/>
            <w:hideMark/>
          </w:tcPr>
          <w:p w14:paraId="00413C0B" w14:textId="4DF2EF2A"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all </w:t>
            </w:r>
            <w:r w:rsidR="00316AAD" w:rsidRPr="00316AAD">
              <w:rPr>
                <w:rFonts w:ascii="Times New Roman" w:eastAsia="Times New Roman" w:hAnsi="Times New Roman" w:cs="Times New Roman"/>
                <w:sz w:val="26"/>
                <w:szCs w:val="26"/>
              </w:rPr>
              <w:t xml:space="preserve">of </w:t>
            </w:r>
            <w:r w:rsidRPr="00230005">
              <w:rPr>
                <w:rFonts w:ascii="Times New Roman" w:eastAsia="Times New Roman" w:hAnsi="Times New Roman" w:cs="Times New Roman"/>
                <w:sz w:val="26"/>
                <w:szCs w:val="26"/>
              </w:rPr>
              <w:t>the imported data</w:t>
            </w:r>
            <w:r w:rsidR="00316AAD" w:rsidRPr="00316AAD">
              <w:rPr>
                <w:rFonts w:ascii="Times New Roman" w:eastAsia="Times New Roman" w:hAnsi="Times New Roman" w:cs="Times New Roman"/>
                <w:sz w:val="26"/>
                <w:szCs w:val="26"/>
              </w:rPr>
              <w:t>.</w:t>
            </w:r>
            <w:r w:rsidRPr="00230005">
              <w:rPr>
                <w:rFonts w:ascii="Times New Roman" w:eastAsia="Times New Roman" w:hAnsi="Times New Roman" w:cs="Times New Roman"/>
                <w:sz w:val="26"/>
                <w:szCs w:val="26"/>
              </w:rPr>
              <w:t> </w:t>
            </w:r>
          </w:p>
        </w:tc>
      </w:tr>
      <w:tr w:rsidR="00230005" w:rsidRPr="00230005" w14:paraId="0D63496F" w14:textId="77777777" w:rsidTr="00316AAD">
        <w:trPr>
          <w:trHeight w:val="715"/>
        </w:trPr>
        <w:tc>
          <w:tcPr>
            <w:tcW w:w="824" w:type="dxa"/>
            <w:vAlign w:val="center"/>
            <w:hideMark/>
          </w:tcPr>
          <w:p w14:paraId="300CB045"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5 </w:t>
            </w:r>
          </w:p>
        </w:tc>
        <w:tc>
          <w:tcPr>
            <w:tcW w:w="3889" w:type="dxa"/>
            <w:vAlign w:val="center"/>
            <w:hideMark/>
          </w:tcPr>
          <w:p w14:paraId="71D3221A"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invigilator </w:t>
            </w:r>
          </w:p>
        </w:tc>
        <w:tc>
          <w:tcPr>
            <w:tcW w:w="4170" w:type="dxa"/>
            <w:vAlign w:val="center"/>
            <w:hideMark/>
          </w:tcPr>
          <w:p w14:paraId="4BD033E2" w14:textId="1A9AC06D"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00316AAD"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invigilator information</w:t>
            </w:r>
            <w:r w:rsidRPr="00316AAD">
              <w:rPr>
                <w:rFonts w:ascii="Times New Roman" w:eastAsia="Times New Roman" w:hAnsi="Times New Roman" w:cs="Times New Roman"/>
                <w:sz w:val="26"/>
                <w:szCs w:val="26"/>
              </w:rPr>
              <w:t xml:space="preserve"> and </w:t>
            </w:r>
            <w:r w:rsidR="00316AAD" w:rsidRPr="00316AAD">
              <w:rPr>
                <w:rFonts w:ascii="Times New Roman" w:eastAsia="Times New Roman" w:hAnsi="Times New Roman" w:cs="Times New Roman"/>
                <w:sz w:val="26"/>
                <w:szCs w:val="26"/>
              </w:rPr>
              <w:t>they can select specific invigilator to inspect.</w:t>
            </w:r>
          </w:p>
        </w:tc>
      </w:tr>
      <w:tr w:rsidR="00230005" w:rsidRPr="00230005" w14:paraId="0B43701D" w14:textId="77777777" w:rsidTr="00316AAD">
        <w:trPr>
          <w:trHeight w:val="715"/>
        </w:trPr>
        <w:tc>
          <w:tcPr>
            <w:tcW w:w="824" w:type="dxa"/>
            <w:vAlign w:val="center"/>
            <w:hideMark/>
          </w:tcPr>
          <w:p w14:paraId="3504E31E" w14:textId="77777777" w:rsidR="00230005" w:rsidRPr="00230005" w:rsidRDefault="00230005" w:rsidP="00AA701D">
            <w:pPr>
              <w:spacing w:before="160" w:after="160" w:line="360" w:lineRule="auto"/>
              <w:jc w:val="center"/>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6 </w:t>
            </w:r>
          </w:p>
        </w:tc>
        <w:tc>
          <w:tcPr>
            <w:tcW w:w="3889" w:type="dxa"/>
            <w:vAlign w:val="center"/>
            <w:hideMark/>
          </w:tcPr>
          <w:p w14:paraId="1789CDCB" w14:textId="77777777"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View exam schedule  </w:t>
            </w:r>
          </w:p>
        </w:tc>
        <w:tc>
          <w:tcPr>
            <w:tcW w:w="4170" w:type="dxa"/>
            <w:vAlign w:val="center"/>
            <w:hideMark/>
          </w:tcPr>
          <w:p w14:paraId="1CA89AB2" w14:textId="38871739" w:rsidR="00230005" w:rsidRPr="00230005" w:rsidRDefault="00230005" w:rsidP="00982442">
            <w:pPr>
              <w:spacing w:before="160" w:after="160" w:line="360" w:lineRule="auto"/>
              <w:jc w:val="both"/>
              <w:textAlignment w:val="baseline"/>
              <w:rPr>
                <w:rFonts w:ascii="Times New Roman" w:eastAsia="Times New Roman" w:hAnsi="Times New Roman" w:cs="Times New Roman"/>
                <w:sz w:val="26"/>
                <w:szCs w:val="26"/>
              </w:rPr>
            </w:pPr>
            <w:r w:rsidRPr="00230005">
              <w:rPr>
                <w:rFonts w:ascii="Times New Roman" w:eastAsia="Times New Roman" w:hAnsi="Times New Roman" w:cs="Times New Roman"/>
                <w:sz w:val="26"/>
                <w:szCs w:val="26"/>
              </w:rPr>
              <w:t>User</w:t>
            </w:r>
            <w:r w:rsidR="00316AAD" w:rsidRPr="00316AAD">
              <w:rPr>
                <w:rFonts w:ascii="Times New Roman" w:eastAsia="Times New Roman" w:hAnsi="Times New Roman" w:cs="Times New Roman"/>
                <w:sz w:val="26"/>
                <w:szCs w:val="26"/>
              </w:rPr>
              <w:t>s</w:t>
            </w:r>
            <w:r w:rsidRPr="00230005">
              <w:rPr>
                <w:rFonts w:ascii="Times New Roman" w:eastAsia="Times New Roman" w:hAnsi="Times New Roman" w:cs="Times New Roman"/>
                <w:sz w:val="26"/>
                <w:szCs w:val="26"/>
              </w:rPr>
              <w:t xml:space="preserve"> can view exam schedule</w:t>
            </w:r>
            <w:r w:rsidRPr="00316AAD">
              <w:rPr>
                <w:rFonts w:ascii="Times New Roman" w:eastAsia="Times New Roman" w:hAnsi="Times New Roman" w:cs="Times New Roman"/>
                <w:sz w:val="26"/>
                <w:szCs w:val="26"/>
              </w:rPr>
              <w:t xml:space="preserve"> that has been imported</w:t>
            </w:r>
            <w:r w:rsidR="00316AAD" w:rsidRPr="00316AAD">
              <w:rPr>
                <w:rFonts w:ascii="Times New Roman" w:eastAsia="Times New Roman" w:hAnsi="Times New Roman" w:cs="Times New Roman"/>
                <w:sz w:val="26"/>
                <w:szCs w:val="26"/>
              </w:rPr>
              <w:t>.</w:t>
            </w:r>
          </w:p>
        </w:tc>
      </w:tr>
    </w:tbl>
    <w:p w14:paraId="5F2071BA" w14:textId="15CA9B33" w:rsidR="00230005" w:rsidRPr="00B44D65" w:rsidRDefault="00316AAD" w:rsidP="00AD6BD4">
      <w:pPr>
        <w:pStyle w:val="table"/>
      </w:pPr>
      <w:bookmarkStart w:id="827" w:name="_Toc60747170"/>
      <w:r w:rsidRPr="00B44D65">
        <w:t>Table 4.1 List of use case table</w:t>
      </w:r>
      <w:bookmarkEnd w:id="827"/>
    </w:p>
    <w:p w14:paraId="18B0AB0D" w14:textId="056CBFC2" w:rsidR="00316AAD" w:rsidRDefault="00316AAD" w:rsidP="00AA701D">
      <w:pPr>
        <w:spacing w:before="160" w:beforeAutospacing="0" w:after="160"/>
      </w:pPr>
      <w:r>
        <w:br w:type="page"/>
      </w:r>
    </w:p>
    <w:p w14:paraId="66CA302D" w14:textId="77777777" w:rsidR="00316AAD" w:rsidRPr="00316AAD" w:rsidRDefault="00316AAD" w:rsidP="00AA701D">
      <w:pPr>
        <w:pStyle w:val="Heading2"/>
        <w:spacing w:before="160" w:beforeAutospacing="0" w:after="160"/>
        <w:rPr>
          <w:rFonts w:ascii="Times New Roman" w:hAnsi="Times New Roman" w:cs="Times New Roman"/>
          <w:b/>
          <w:bCs/>
          <w:color w:val="auto"/>
        </w:rPr>
      </w:pPr>
      <w:bookmarkStart w:id="828" w:name="_Toc60747257"/>
      <w:r w:rsidRPr="00316AAD">
        <w:rPr>
          <w:rFonts w:ascii="Times New Roman" w:hAnsi="Times New Roman" w:cs="Times New Roman"/>
          <w:b/>
          <w:bCs/>
          <w:color w:val="auto"/>
        </w:rPr>
        <w:lastRenderedPageBreak/>
        <w:t>4.3 Main activity diagram</w:t>
      </w:r>
      <w:bookmarkEnd w:id="828"/>
    </w:p>
    <w:p w14:paraId="38053192" w14:textId="2ACF6EF2" w:rsidR="00316AAD" w:rsidRPr="00316AAD" w:rsidRDefault="00316AAD" w:rsidP="00AA701D">
      <w:pPr>
        <w:pStyle w:val="Heading3"/>
        <w:spacing w:before="160" w:beforeAutospacing="0" w:after="160"/>
        <w:rPr>
          <w:rFonts w:ascii="Times New Roman" w:hAnsi="Times New Roman" w:cs="Times New Roman"/>
          <w:b/>
          <w:bCs/>
          <w:color w:val="auto"/>
          <w:sz w:val="26"/>
          <w:szCs w:val="26"/>
        </w:rPr>
      </w:pPr>
      <w:bookmarkStart w:id="829" w:name="_Toc60747258"/>
      <w:r w:rsidRPr="00316AAD">
        <w:rPr>
          <w:rFonts w:ascii="Times New Roman" w:hAnsi="Times New Roman" w:cs="Times New Roman"/>
          <w:b/>
          <w:bCs/>
          <w:color w:val="auto"/>
          <w:sz w:val="26"/>
          <w:szCs w:val="26"/>
        </w:rPr>
        <w:t>4.3.1 Import invigilator dataset</w:t>
      </w:r>
      <w:bookmarkEnd w:id="829"/>
    </w:p>
    <w:p w14:paraId="1E641BCF" w14:textId="175779BD" w:rsidR="00316AAD" w:rsidRDefault="6AD79A1C" w:rsidP="00AA701D">
      <w:pPr>
        <w:spacing w:before="160" w:beforeAutospacing="0" w:after="160"/>
      </w:pPr>
      <w:r>
        <w:rPr>
          <w:noProof/>
        </w:rPr>
        <w:drawing>
          <wp:inline distT="0" distB="0" distL="0" distR="0" wp14:anchorId="2F4E25E7" wp14:editId="52F83878">
            <wp:extent cx="5791837" cy="4490085"/>
            <wp:effectExtent l="0" t="0" r="0"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51">
                      <a:extLst>
                        <a:ext uri="{28A0092B-C50C-407E-A947-70E740481C1C}">
                          <a14:useLocalDpi xmlns:a14="http://schemas.microsoft.com/office/drawing/2010/main" val="0"/>
                        </a:ext>
                      </a:extLst>
                    </a:blip>
                    <a:stretch>
                      <a:fillRect/>
                    </a:stretch>
                  </pic:blipFill>
                  <pic:spPr>
                    <a:xfrm>
                      <a:off x="0" y="0"/>
                      <a:ext cx="5791837" cy="4490085"/>
                    </a:xfrm>
                    <a:prstGeom prst="rect">
                      <a:avLst/>
                    </a:prstGeom>
                  </pic:spPr>
                </pic:pic>
              </a:graphicData>
            </a:graphic>
          </wp:inline>
        </w:drawing>
      </w:r>
    </w:p>
    <w:p w14:paraId="11E5F2AC" w14:textId="43B13446" w:rsidR="00316AAD" w:rsidRPr="00B44D65" w:rsidRDefault="00316AAD" w:rsidP="004C3EF2">
      <w:pPr>
        <w:pStyle w:val="FIGURE"/>
      </w:pPr>
      <w:bookmarkStart w:id="830" w:name="_Toc60747202"/>
      <w:r w:rsidRPr="00B44D65">
        <w:t>Figure 4.2 Import invigilator dataset activity diagram</w:t>
      </w:r>
      <w:bookmarkEnd w:id="830"/>
    </w:p>
    <w:p w14:paraId="002F4503" w14:textId="27396C6F" w:rsidR="00316AAD" w:rsidRPr="00316AAD" w:rsidRDefault="00316AAD" w:rsidP="00AA701D">
      <w:pPr>
        <w:pStyle w:val="Heading3"/>
        <w:spacing w:before="160" w:beforeAutospacing="0" w:after="160"/>
        <w:rPr>
          <w:rFonts w:ascii="Times New Roman" w:hAnsi="Times New Roman" w:cs="Times New Roman"/>
          <w:b/>
          <w:bCs/>
          <w:color w:val="auto"/>
          <w:sz w:val="26"/>
          <w:szCs w:val="26"/>
        </w:rPr>
      </w:pPr>
      <w:bookmarkStart w:id="831" w:name="_Toc60747259"/>
      <w:r w:rsidRPr="00316AAD">
        <w:rPr>
          <w:rFonts w:ascii="Times New Roman" w:hAnsi="Times New Roman" w:cs="Times New Roman"/>
          <w:b/>
          <w:bCs/>
          <w:color w:val="auto"/>
          <w:sz w:val="26"/>
          <w:szCs w:val="26"/>
        </w:rPr>
        <w:lastRenderedPageBreak/>
        <w:t>4.3.2 Import exam schedule dataset</w:t>
      </w:r>
      <w:bookmarkEnd w:id="831"/>
    </w:p>
    <w:p w14:paraId="6101B3D1" w14:textId="4D2E3275" w:rsidR="00316AAD" w:rsidRDefault="6AD79A1C" w:rsidP="00AA701D">
      <w:pPr>
        <w:spacing w:before="160" w:beforeAutospacing="0" w:after="160"/>
      </w:pPr>
      <w:r>
        <w:rPr>
          <w:noProof/>
        </w:rPr>
        <w:drawing>
          <wp:inline distT="0" distB="0" distL="0" distR="0" wp14:anchorId="6F9524D0" wp14:editId="6ABB32EF">
            <wp:extent cx="5791837" cy="4490085"/>
            <wp:effectExtent l="0" t="0" r="0" b="571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52">
                      <a:extLst>
                        <a:ext uri="{28A0092B-C50C-407E-A947-70E740481C1C}">
                          <a14:useLocalDpi xmlns:a14="http://schemas.microsoft.com/office/drawing/2010/main" val="0"/>
                        </a:ext>
                      </a:extLst>
                    </a:blip>
                    <a:stretch>
                      <a:fillRect/>
                    </a:stretch>
                  </pic:blipFill>
                  <pic:spPr>
                    <a:xfrm>
                      <a:off x="0" y="0"/>
                      <a:ext cx="5791837" cy="4490085"/>
                    </a:xfrm>
                    <a:prstGeom prst="rect">
                      <a:avLst/>
                    </a:prstGeom>
                  </pic:spPr>
                </pic:pic>
              </a:graphicData>
            </a:graphic>
          </wp:inline>
        </w:drawing>
      </w:r>
    </w:p>
    <w:p w14:paraId="005297F6" w14:textId="282A8A01" w:rsidR="00316AAD" w:rsidRPr="00B44D65" w:rsidRDefault="00316AAD" w:rsidP="00C25BF7">
      <w:pPr>
        <w:pStyle w:val="FIGURE"/>
      </w:pPr>
      <w:bookmarkStart w:id="832" w:name="_Toc60747203"/>
      <w:r w:rsidRPr="00B44D65">
        <w:t>Figure 4.3 Import exam schedule dataset activity diagram</w:t>
      </w:r>
      <w:bookmarkEnd w:id="832"/>
    </w:p>
    <w:p w14:paraId="02FD1EAF" w14:textId="331030DE" w:rsidR="00316AAD" w:rsidRPr="00316AAD" w:rsidRDefault="00316AAD" w:rsidP="00AA701D">
      <w:pPr>
        <w:pStyle w:val="Heading3"/>
        <w:spacing w:before="160" w:beforeAutospacing="0" w:after="160"/>
        <w:rPr>
          <w:rFonts w:ascii="Times New Roman" w:hAnsi="Times New Roman" w:cs="Times New Roman"/>
          <w:b/>
          <w:bCs/>
          <w:color w:val="auto"/>
          <w:sz w:val="26"/>
          <w:szCs w:val="26"/>
        </w:rPr>
      </w:pPr>
      <w:bookmarkStart w:id="833" w:name="_Toc60747260"/>
      <w:r w:rsidRPr="00316AAD">
        <w:rPr>
          <w:rFonts w:ascii="Times New Roman" w:hAnsi="Times New Roman" w:cs="Times New Roman"/>
          <w:b/>
          <w:bCs/>
          <w:color w:val="auto"/>
          <w:sz w:val="26"/>
          <w:szCs w:val="26"/>
        </w:rPr>
        <w:lastRenderedPageBreak/>
        <w:t>4.3.3 Arrange roster for invigilator</w:t>
      </w:r>
      <w:bookmarkEnd w:id="833"/>
    </w:p>
    <w:p w14:paraId="0F2F7E28" w14:textId="2D4CCA8F" w:rsidR="00316AAD" w:rsidRDefault="6AD79A1C" w:rsidP="00AA701D">
      <w:pPr>
        <w:spacing w:before="160" w:beforeAutospacing="0" w:after="160"/>
      </w:pPr>
      <w:r>
        <w:rPr>
          <w:noProof/>
        </w:rPr>
        <w:drawing>
          <wp:inline distT="0" distB="0" distL="0" distR="0" wp14:anchorId="0886291D" wp14:editId="300DCCE9">
            <wp:extent cx="5791837" cy="364109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53">
                      <a:extLst>
                        <a:ext uri="{28A0092B-C50C-407E-A947-70E740481C1C}">
                          <a14:useLocalDpi xmlns:a14="http://schemas.microsoft.com/office/drawing/2010/main" val="0"/>
                        </a:ext>
                      </a:extLst>
                    </a:blip>
                    <a:stretch>
                      <a:fillRect/>
                    </a:stretch>
                  </pic:blipFill>
                  <pic:spPr>
                    <a:xfrm>
                      <a:off x="0" y="0"/>
                      <a:ext cx="5791837" cy="3641090"/>
                    </a:xfrm>
                    <a:prstGeom prst="rect">
                      <a:avLst/>
                    </a:prstGeom>
                  </pic:spPr>
                </pic:pic>
              </a:graphicData>
            </a:graphic>
          </wp:inline>
        </w:drawing>
      </w:r>
    </w:p>
    <w:p w14:paraId="76038898" w14:textId="366A5DA9" w:rsidR="00316AAD" w:rsidRPr="00C25BF7" w:rsidRDefault="00316AAD" w:rsidP="00C25BF7">
      <w:pPr>
        <w:pStyle w:val="FIGURE"/>
        <w:rPr>
          <w:rStyle w:val="normaltextrun"/>
        </w:rPr>
      </w:pPr>
      <w:bookmarkStart w:id="834" w:name="_Toc60747204"/>
      <w:r w:rsidRPr="00C25BF7">
        <w:rPr>
          <w:rStyle w:val="normaltextrun"/>
        </w:rPr>
        <w:t>Figure 4.4 Arrange roster for invigilator activity diagram</w:t>
      </w:r>
      <w:bookmarkEnd w:id="834"/>
    </w:p>
    <w:p w14:paraId="2997EEE4" w14:textId="52F7A516" w:rsidR="00316AAD" w:rsidRPr="00316AAD" w:rsidRDefault="00316AAD" w:rsidP="00AA701D">
      <w:pPr>
        <w:pStyle w:val="Heading3"/>
        <w:spacing w:before="160" w:beforeAutospacing="0" w:after="160"/>
        <w:rPr>
          <w:rFonts w:ascii="Times New Roman" w:hAnsi="Times New Roman" w:cs="Times New Roman"/>
          <w:b/>
          <w:bCs/>
          <w:color w:val="auto"/>
          <w:sz w:val="26"/>
          <w:szCs w:val="26"/>
        </w:rPr>
      </w:pPr>
      <w:bookmarkStart w:id="835" w:name="_Toc60747261"/>
      <w:r w:rsidRPr="00316AAD">
        <w:rPr>
          <w:rFonts w:ascii="Times New Roman" w:hAnsi="Times New Roman" w:cs="Times New Roman"/>
          <w:b/>
          <w:bCs/>
          <w:color w:val="auto"/>
          <w:sz w:val="26"/>
          <w:szCs w:val="26"/>
        </w:rPr>
        <w:lastRenderedPageBreak/>
        <w:t>4.3.4 View data</w:t>
      </w:r>
      <w:bookmarkEnd w:id="835"/>
      <w:r w:rsidRPr="00316AAD">
        <w:rPr>
          <w:rFonts w:ascii="Times New Roman" w:hAnsi="Times New Roman" w:cs="Times New Roman"/>
          <w:b/>
          <w:bCs/>
          <w:color w:val="auto"/>
          <w:sz w:val="26"/>
          <w:szCs w:val="26"/>
        </w:rPr>
        <w:t xml:space="preserve"> </w:t>
      </w:r>
    </w:p>
    <w:p w14:paraId="01852CA4" w14:textId="447D9D8C" w:rsidR="00316AAD" w:rsidRDefault="6AD79A1C" w:rsidP="00AA701D">
      <w:pPr>
        <w:spacing w:before="160" w:beforeAutospacing="0" w:after="160"/>
      </w:pPr>
      <w:r>
        <w:rPr>
          <w:noProof/>
        </w:rPr>
        <w:drawing>
          <wp:inline distT="0" distB="0" distL="0" distR="0" wp14:anchorId="282C4F38" wp14:editId="5F79A5E4">
            <wp:extent cx="5791837" cy="36410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54">
                      <a:extLst>
                        <a:ext uri="{28A0092B-C50C-407E-A947-70E740481C1C}">
                          <a14:useLocalDpi xmlns:a14="http://schemas.microsoft.com/office/drawing/2010/main" val="0"/>
                        </a:ext>
                      </a:extLst>
                    </a:blip>
                    <a:stretch>
                      <a:fillRect/>
                    </a:stretch>
                  </pic:blipFill>
                  <pic:spPr>
                    <a:xfrm>
                      <a:off x="0" y="0"/>
                      <a:ext cx="5791837" cy="3641090"/>
                    </a:xfrm>
                    <a:prstGeom prst="rect">
                      <a:avLst/>
                    </a:prstGeom>
                  </pic:spPr>
                </pic:pic>
              </a:graphicData>
            </a:graphic>
          </wp:inline>
        </w:drawing>
      </w:r>
    </w:p>
    <w:p w14:paraId="2211DC6D" w14:textId="26B14718" w:rsidR="00316AAD" w:rsidRPr="00C25BF7" w:rsidRDefault="00316AAD" w:rsidP="00C25BF7">
      <w:pPr>
        <w:pStyle w:val="FIGURE"/>
        <w:rPr>
          <w:rStyle w:val="normaltextrun"/>
        </w:rPr>
      </w:pPr>
      <w:bookmarkStart w:id="836" w:name="_Toc60747205"/>
      <w:r w:rsidRPr="00C25BF7">
        <w:rPr>
          <w:rStyle w:val="normaltextrun"/>
        </w:rPr>
        <w:t>Figure 4.5 View data activity diagram</w:t>
      </w:r>
      <w:bookmarkEnd w:id="836"/>
    </w:p>
    <w:p w14:paraId="6AA0FD3F" w14:textId="77777777" w:rsidR="00316AAD" w:rsidRPr="00316AAD" w:rsidRDefault="00316AAD" w:rsidP="00AA701D">
      <w:pPr>
        <w:pStyle w:val="Heading2"/>
        <w:spacing w:before="160" w:beforeAutospacing="0" w:after="160"/>
        <w:rPr>
          <w:rFonts w:ascii="Times New Roman" w:hAnsi="Times New Roman" w:cs="Times New Roman"/>
          <w:color w:val="auto"/>
          <w:sz w:val="18"/>
          <w:szCs w:val="18"/>
        </w:rPr>
      </w:pPr>
      <w:bookmarkStart w:id="837" w:name="_Toc60747262"/>
      <w:r w:rsidRPr="00316AAD">
        <w:rPr>
          <w:rStyle w:val="normaltextrun"/>
          <w:rFonts w:ascii="Times New Roman" w:hAnsi="Times New Roman" w:cs="Times New Roman"/>
          <w:b/>
          <w:bCs/>
          <w:color w:val="auto"/>
        </w:rPr>
        <w:lastRenderedPageBreak/>
        <w:t>4.4 Database design</w:t>
      </w:r>
      <w:bookmarkEnd w:id="837"/>
      <w:r w:rsidRPr="00316AAD">
        <w:rPr>
          <w:rStyle w:val="eop"/>
          <w:rFonts w:ascii="Times New Roman" w:hAnsi="Times New Roman" w:cs="Times New Roman"/>
          <w:color w:val="auto"/>
        </w:rPr>
        <w:t> </w:t>
      </w:r>
    </w:p>
    <w:p w14:paraId="3D204DBA" w14:textId="52E5B8FA" w:rsidR="00316AAD" w:rsidRDefault="00316AAD" w:rsidP="00AA701D">
      <w:pPr>
        <w:pStyle w:val="Heading3"/>
        <w:spacing w:before="160" w:beforeAutospacing="0" w:after="160"/>
        <w:rPr>
          <w:rStyle w:val="normaltextrun"/>
          <w:rFonts w:ascii="Times New Roman" w:hAnsi="Times New Roman" w:cs="Times New Roman"/>
          <w:b/>
          <w:bCs/>
          <w:color w:val="auto"/>
          <w:sz w:val="26"/>
          <w:szCs w:val="26"/>
        </w:rPr>
      </w:pPr>
      <w:bookmarkStart w:id="838" w:name="_Toc60747263"/>
      <w:r w:rsidRPr="00316AAD">
        <w:rPr>
          <w:rStyle w:val="normaltextrun"/>
          <w:rFonts w:ascii="Times New Roman" w:hAnsi="Times New Roman" w:cs="Times New Roman"/>
          <w:b/>
          <w:bCs/>
          <w:color w:val="auto"/>
          <w:sz w:val="26"/>
          <w:szCs w:val="26"/>
        </w:rPr>
        <w:t>4.4.1 Entity relationship diagram</w:t>
      </w:r>
      <w:bookmarkEnd w:id="838"/>
    </w:p>
    <w:p w14:paraId="51F642A9" w14:textId="5944E496" w:rsidR="00316AAD" w:rsidRDefault="6AD79A1C">
      <w:pPr>
        <w:spacing w:before="160" w:beforeAutospacing="0" w:after="160"/>
        <w:jc w:val="center"/>
        <w:pPrChange w:id="839" w:author="NGUYỄN HOÀNG LONG" w:date="2021-01-05T10:41:00Z">
          <w:pPr>
            <w:spacing w:before="160" w:beforeAutospacing="0" w:after="160"/>
          </w:pPr>
        </w:pPrChange>
      </w:pPr>
      <w:r>
        <w:rPr>
          <w:noProof/>
        </w:rPr>
        <w:drawing>
          <wp:inline distT="0" distB="0" distL="0" distR="0" wp14:anchorId="2D6D0E96" wp14:editId="396A55C2">
            <wp:extent cx="5050729" cy="41560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55">
                      <a:extLst>
                        <a:ext uri="{28A0092B-C50C-407E-A947-70E740481C1C}">
                          <a14:useLocalDpi xmlns:a14="http://schemas.microsoft.com/office/drawing/2010/main" val="0"/>
                        </a:ext>
                      </a:extLst>
                    </a:blip>
                    <a:stretch>
                      <a:fillRect/>
                    </a:stretch>
                  </pic:blipFill>
                  <pic:spPr>
                    <a:xfrm>
                      <a:off x="0" y="0"/>
                      <a:ext cx="5050729" cy="4156075"/>
                    </a:xfrm>
                    <a:prstGeom prst="rect">
                      <a:avLst/>
                    </a:prstGeom>
                  </pic:spPr>
                </pic:pic>
              </a:graphicData>
            </a:graphic>
          </wp:inline>
        </w:drawing>
      </w:r>
    </w:p>
    <w:p w14:paraId="65F9AB88" w14:textId="0A6C3152" w:rsidR="00055D99" w:rsidRPr="00C25BF7" w:rsidRDefault="00316AAD" w:rsidP="00C25BF7">
      <w:pPr>
        <w:pStyle w:val="FIGURE"/>
      </w:pPr>
      <w:bookmarkStart w:id="840" w:name="_Toc60747206"/>
      <w:r w:rsidRPr="00C25BF7">
        <w:rPr>
          <w:rStyle w:val="normaltextrun"/>
        </w:rPr>
        <w:t>Figure 4.6 Entity relationship diagram</w:t>
      </w:r>
      <w:bookmarkEnd w:id="840"/>
    </w:p>
    <w:p w14:paraId="0884E95E" w14:textId="77777777" w:rsidR="00AD6BD4" w:rsidRDefault="00AD6BD4" w:rsidP="00AA701D">
      <w:pPr>
        <w:pStyle w:val="Heading3"/>
        <w:spacing w:before="160" w:beforeAutospacing="0" w:after="160"/>
        <w:rPr>
          <w:rFonts w:ascii="Times New Roman" w:hAnsi="Times New Roman" w:cs="Times New Roman"/>
          <w:b/>
          <w:bCs/>
          <w:color w:val="auto"/>
          <w:sz w:val="26"/>
          <w:szCs w:val="26"/>
        </w:rPr>
      </w:pPr>
      <w:r>
        <w:rPr>
          <w:rFonts w:ascii="Times New Roman" w:hAnsi="Times New Roman" w:cs="Times New Roman"/>
          <w:b/>
          <w:bCs/>
          <w:color w:val="auto"/>
          <w:sz w:val="26"/>
          <w:szCs w:val="26"/>
        </w:rPr>
        <w:br w:type="page"/>
      </w:r>
    </w:p>
    <w:p w14:paraId="1ECA2A11" w14:textId="167E5B65" w:rsidR="00316AAD" w:rsidRPr="00055D99" w:rsidRDefault="00316AAD" w:rsidP="00AA701D">
      <w:pPr>
        <w:pStyle w:val="Heading3"/>
        <w:spacing w:before="160" w:beforeAutospacing="0" w:after="160"/>
        <w:rPr>
          <w:rFonts w:ascii="Times New Roman" w:hAnsi="Times New Roman" w:cs="Times New Roman"/>
          <w:b/>
          <w:bCs/>
          <w:color w:val="auto"/>
          <w:sz w:val="26"/>
          <w:szCs w:val="26"/>
        </w:rPr>
      </w:pPr>
      <w:bookmarkStart w:id="841" w:name="_Toc60747264"/>
      <w:r w:rsidRPr="00055D99">
        <w:rPr>
          <w:rFonts w:ascii="Times New Roman" w:hAnsi="Times New Roman" w:cs="Times New Roman"/>
          <w:b/>
          <w:bCs/>
          <w:color w:val="auto"/>
          <w:sz w:val="26"/>
          <w:szCs w:val="26"/>
        </w:rPr>
        <w:lastRenderedPageBreak/>
        <w:t>4.4.2 Tables description</w:t>
      </w:r>
      <w:bookmarkEnd w:id="841"/>
    </w:p>
    <w:p w14:paraId="6E8EA583" w14:textId="7EA8C4AC" w:rsidR="00316AAD" w:rsidRPr="00055D99" w:rsidRDefault="00316AAD" w:rsidP="00AA701D">
      <w:pPr>
        <w:pStyle w:val="Heading4"/>
        <w:spacing w:before="160" w:beforeAutospacing="0" w:after="160"/>
        <w:rPr>
          <w:rFonts w:ascii="Times New Roman" w:hAnsi="Times New Roman" w:cs="Times New Roman"/>
          <w:b/>
          <w:bCs/>
          <w:i w:val="0"/>
          <w:iCs w:val="0"/>
          <w:color w:val="auto"/>
        </w:rPr>
      </w:pPr>
      <w:bookmarkStart w:id="842" w:name="_Toc60747265"/>
      <w:r w:rsidRPr="00055D99">
        <w:rPr>
          <w:rFonts w:ascii="Times New Roman" w:hAnsi="Times New Roman" w:cs="Times New Roman"/>
          <w:b/>
          <w:bCs/>
          <w:i w:val="0"/>
          <w:iCs w:val="0"/>
          <w:color w:val="auto"/>
        </w:rPr>
        <w:t>4.4.2.1 invigilator_db table</w:t>
      </w:r>
      <w:bookmarkEnd w:id="842"/>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3F887A43"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vAlign w:val="center"/>
            <w:hideMark/>
          </w:tcPr>
          <w:p w14:paraId="09D15E8F"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40253C1C"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6F7FE5CC"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189FA4F8" w14:textId="77777777" w:rsidR="00055D99" w:rsidRPr="00055D99" w:rsidRDefault="00055D99" w:rsidP="00AA701D">
            <w:pPr>
              <w:spacing w:before="160" w:beforeAutospacing="0" w:after="160"/>
              <w:jc w:val="both"/>
              <w:textAlignment w:val="baseline"/>
              <w:rPr>
                <w:rFonts w:eastAsia="Times New Roman"/>
                <w:b/>
                <w:bCs/>
              </w:rPr>
            </w:pPr>
            <w:r w:rsidRPr="00055D99">
              <w:rPr>
                <w:rFonts w:eastAsia="Times New Roman"/>
                <w:b/>
                <w:bCs/>
              </w:rPr>
              <w:t>Description  </w:t>
            </w:r>
          </w:p>
        </w:tc>
      </w:tr>
      <w:tr w:rsidR="00055D99" w:rsidRPr="00055D99" w14:paraId="61ED17B5"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71C730B5"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vAlign w:val="center"/>
            <w:hideMark/>
          </w:tcPr>
          <w:p w14:paraId="01A47DD4"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invigilatorID </w:t>
            </w:r>
          </w:p>
        </w:tc>
        <w:tc>
          <w:tcPr>
            <w:tcW w:w="1826" w:type="dxa"/>
            <w:tcBorders>
              <w:top w:val="nil"/>
              <w:left w:val="nil"/>
              <w:bottom w:val="single" w:sz="6" w:space="0" w:color="000000"/>
              <w:right w:val="single" w:sz="6" w:space="0" w:color="000000"/>
            </w:tcBorders>
            <w:shd w:val="clear" w:color="auto" w:fill="auto"/>
            <w:vAlign w:val="center"/>
            <w:hideMark/>
          </w:tcPr>
          <w:p w14:paraId="1E7BDB0D"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108F3B92" w14:textId="3DE96FC9" w:rsidR="00055D99" w:rsidRPr="00055D99" w:rsidRDefault="00055D99" w:rsidP="009743A6">
            <w:pPr>
              <w:spacing w:before="160" w:beforeAutospacing="0" w:after="160"/>
              <w:jc w:val="both"/>
              <w:textAlignment w:val="baseline"/>
              <w:rPr>
                <w:rFonts w:eastAsia="Times New Roman"/>
              </w:rPr>
            </w:pPr>
            <w:r w:rsidRPr="00055D99">
              <w:rPr>
                <w:rFonts w:eastAsia="Times New Roman"/>
              </w:rPr>
              <w:t>ID of invigilator</w:t>
            </w:r>
            <w:r>
              <w:rPr>
                <w:rFonts w:eastAsia="Times New Roman"/>
              </w:rPr>
              <w:t>s.</w:t>
            </w:r>
          </w:p>
        </w:tc>
      </w:tr>
      <w:tr w:rsidR="00055D99" w:rsidRPr="00055D99" w14:paraId="72194D43"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5FB35DC5" w14:textId="77777777" w:rsidR="00055D99" w:rsidRPr="00055D99" w:rsidRDefault="00055D99" w:rsidP="00AA701D">
            <w:pPr>
              <w:spacing w:before="160" w:beforeAutospacing="0" w:after="160"/>
              <w:jc w:val="center"/>
              <w:textAlignment w:val="baseline"/>
              <w:rPr>
                <w:rFonts w:eastAsia="Times New Roman"/>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vAlign w:val="center"/>
            <w:hideMark/>
          </w:tcPr>
          <w:p w14:paraId="7F213D02"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Full_Name </w:t>
            </w:r>
          </w:p>
        </w:tc>
        <w:tc>
          <w:tcPr>
            <w:tcW w:w="1826" w:type="dxa"/>
            <w:tcBorders>
              <w:top w:val="nil"/>
              <w:left w:val="nil"/>
              <w:bottom w:val="single" w:sz="6" w:space="0" w:color="000000"/>
              <w:right w:val="single" w:sz="6" w:space="0" w:color="000000"/>
            </w:tcBorders>
            <w:shd w:val="clear" w:color="auto" w:fill="auto"/>
            <w:vAlign w:val="center"/>
            <w:hideMark/>
          </w:tcPr>
          <w:p w14:paraId="392E6BE4" w14:textId="77777777" w:rsidR="00055D99" w:rsidRPr="00055D99" w:rsidRDefault="00055D99" w:rsidP="00AA701D">
            <w:pPr>
              <w:spacing w:before="160" w:beforeAutospacing="0" w:after="160"/>
              <w:jc w:val="both"/>
              <w:textAlignment w:val="baseline"/>
              <w:rPr>
                <w:rFonts w:eastAsia="Times New Roman"/>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44EDCE8A" w14:textId="5360A6BD" w:rsidR="00055D99" w:rsidRPr="00055D99" w:rsidRDefault="00055D99" w:rsidP="009743A6">
            <w:pPr>
              <w:spacing w:before="160" w:beforeAutospacing="0" w:after="160"/>
              <w:jc w:val="both"/>
              <w:textAlignment w:val="baseline"/>
              <w:rPr>
                <w:rFonts w:eastAsia="Times New Roman"/>
              </w:rPr>
            </w:pPr>
            <w:r w:rsidRPr="00055D99">
              <w:rPr>
                <w:rFonts w:eastAsia="Times New Roman"/>
              </w:rPr>
              <w:t>Full name of the invigilator</w:t>
            </w:r>
            <w:r>
              <w:rPr>
                <w:rFonts w:eastAsia="Times New Roman"/>
              </w:rPr>
              <w:t>s.</w:t>
            </w:r>
          </w:p>
        </w:tc>
      </w:tr>
    </w:tbl>
    <w:p w14:paraId="4FB5E7F8" w14:textId="36623558" w:rsidR="00055D99" w:rsidRPr="00382876" w:rsidRDefault="00055D99" w:rsidP="00AD6BD4">
      <w:pPr>
        <w:pStyle w:val="table"/>
        <w:rPr>
          <w:rFonts w:eastAsia="Times New Roman"/>
          <w:i w:val="0"/>
          <w:iCs/>
          <w:szCs w:val="22"/>
        </w:rPr>
      </w:pPr>
      <w:bookmarkStart w:id="843" w:name="_Toc60747171"/>
      <w:r w:rsidRPr="00382876">
        <w:t>Table 4.2 invigilator_db </w:t>
      </w:r>
      <w:del w:id="844" w:author="NGUYỄN HOÀNG LONG" w:date="2021-01-05T08:07:00Z">
        <w:r w:rsidRPr="00382876">
          <w:delText xml:space="preserve">table </w:delText>
        </w:r>
      </w:del>
      <w:r w:rsidRPr="00382876">
        <w:t>description</w:t>
      </w:r>
      <w:ins w:id="845" w:author="NGUYỄN HOÀNG LONG" w:date="2021-01-05T08:07:00Z">
        <w:r w:rsidR="00B37000">
          <w:t xml:space="preserve"> </w:t>
        </w:r>
        <w:r w:rsidR="00B37000" w:rsidRPr="00382876">
          <w:t>table</w:t>
        </w:r>
      </w:ins>
      <w:bookmarkEnd w:id="843"/>
    </w:p>
    <w:p w14:paraId="2B8E046E" w14:textId="0009557C" w:rsidR="00316AAD" w:rsidRDefault="00055D99" w:rsidP="00AA701D">
      <w:pPr>
        <w:pStyle w:val="Heading4"/>
        <w:spacing w:before="160" w:beforeAutospacing="0" w:after="160"/>
        <w:rPr>
          <w:rFonts w:ascii="Times New Roman" w:hAnsi="Times New Roman" w:cs="Times New Roman"/>
          <w:b/>
          <w:bCs/>
          <w:i w:val="0"/>
          <w:iCs w:val="0"/>
          <w:color w:val="auto"/>
        </w:rPr>
      </w:pPr>
      <w:bookmarkStart w:id="846" w:name="_Toc60747266"/>
      <w:r w:rsidRPr="00055D99">
        <w:rPr>
          <w:rFonts w:ascii="Times New Roman" w:hAnsi="Times New Roman" w:cs="Times New Roman"/>
          <w:b/>
          <w:bCs/>
          <w:i w:val="0"/>
          <w:iCs w:val="0"/>
          <w:color w:val="auto"/>
        </w:rPr>
        <w:t>4.4.2.2 schedule_db table</w:t>
      </w:r>
      <w:bookmarkEnd w:id="846"/>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5F69E469"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vAlign w:val="center"/>
            <w:hideMark/>
          </w:tcPr>
          <w:p w14:paraId="258E1F1D"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584C68C9"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065CCB47"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vAlign w:val="center"/>
            <w:hideMark/>
          </w:tcPr>
          <w:p w14:paraId="30EF179E"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471F9B8C"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7C6C6C1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vAlign w:val="center"/>
            <w:hideMark/>
          </w:tcPr>
          <w:p w14:paraId="667B3698"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courseID </w:t>
            </w:r>
          </w:p>
        </w:tc>
        <w:tc>
          <w:tcPr>
            <w:tcW w:w="1826" w:type="dxa"/>
            <w:tcBorders>
              <w:top w:val="nil"/>
              <w:left w:val="nil"/>
              <w:bottom w:val="single" w:sz="6" w:space="0" w:color="000000"/>
              <w:right w:val="single" w:sz="6" w:space="0" w:color="000000"/>
            </w:tcBorders>
            <w:shd w:val="clear" w:color="auto" w:fill="auto"/>
            <w:vAlign w:val="center"/>
            <w:hideMark/>
          </w:tcPr>
          <w:p w14:paraId="1FEA64D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7E2AB2F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the course </w:t>
            </w:r>
          </w:p>
        </w:tc>
      </w:tr>
      <w:tr w:rsidR="00055D99" w:rsidRPr="00055D99" w14:paraId="7D9A433F"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29F152A"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vAlign w:val="center"/>
            <w:hideMark/>
          </w:tcPr>
          <w:p w14:paraId="4BFBB4C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CourseName </w:t>
            </w:r>
          </w:p>
        </w:tc>
        <w:tc>
          <w:tcPr>
            <w:tcW w:w="1826" w:type="dxa"/>
            <w:tcBorders>
              <w:top w:val="nil"/>
              <w:left w:val="nil"/>
              <w:bottom w:val="single" w:sz="6" w:space="0" w:color="000000"/>
              <w:right w:val="single" w:sz="6" w:space="0" w:color="000000"/>
            </w:tcBorders>
            <w:shd w:val="clear" w:color="auto" w:fill="auto"/>
            <w:vAlign w:val="center"/>
            <w:hideMark/>
          </w:tcPr>
          <w:p w14:paraId="12537CA2"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27E0FEC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Name of the course </w:t>
            </w:r>
          </w:p>
        </w:tc>
      </w:tr>
      <w:tr w:rsidR="00055D99" w:rsidRPr="00055D99" w14:paraId="106516ED"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212C1DF"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3 </w:t>
            </w:r>
          </w:p>
        </w:tc>
        <w:tc>
          <w:tcPr>
            <w:tcW w:w="2419" w:type="dxa"/>
            <w:tcBorders>
              <w:top w:val="nil"/>
              <w:left w:val="nil"/>
              <w:bottom w:val="single" w:sz="6" w:space="0" w:color="000000"/>
              <w:right w:val="single" w:sz="6" w:space="0" w:color="000000"/>
            </w:tcBorders>
            <w:shd w:val="clear" w:color="auto" w:fill="auto"/>
            <w:vAlign w:val="center"/>
            <w:hideMark/>
          </w:tcPr>
          <w:p w14:paraId="44A456C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TestDate </w:t>
            </w:r>
          </w:p>
        </w:tc>
        <w:tc>
          <w:tcPr>
            <w:tcW w:w="1826" w:type="dxa"/>
            <w:tcBorders>
              <w:top w:val="nil"/>
              <w:left w:val="nil"/>
              <w:bottom w:val="single" w:sz="6" w:space="0" w:color="000000"/>
              <w:right w:val="single" w:sz="6" w:space="0" w:color="000000"/>
            </w:tcBorders>
            <w:shd w:val="clear" w:color="auto" w:fill="auto"/>
            <w:vAlign w:val="center"/>
            <w:hideMark/>
          </w:tcPr>
          <w:p w14:paraId="6FA14D01"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DATE </w:t>
            </w:r>
          </w:p>
        </w:tc>
        <w:tc>
          <w:tcPr>
            <w:tcW w:w="3810" w:type="dxa"/>
            <w:tcBorders>
              <w:top w:val="nil"/>
              <w:left w:val="nil"/>
              <w:bottom w:val="single" w:sz="6" w:space="0" w:color="000000"/>
              <w:right w:val="single" w:sz="6" w:space="0" w:color="000000"/>
            </w:tcBorders>
            <w:shd w:val="clear" w:color="auto" w:fill="auto"/>
            <w:vAlign w:val="center"/>
            <w:hideMark/>
          </w:tcPr>
          <w:p w14:paraId="1A141B39"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Day that the test occur</w:t>
            </w:r>
            <w:r w:rsidRPr="00055D99">
              <w:rPr>
                <w:rFonts w:eastAsia="Times New Roman"/>
                <w:lang w:val="vi-VN"/>
              </w:rPr>
              <w:t>s</w:t>
            </w:r>
            <w:r w:rsidRPr="00055D99">
              <w:rPr>
                <w:rFonts w:eastAsia="Times New Roman"/>
              </w:rPr>
              <w:t> </w:t>
            </w:r>
          </w:p>
        </w:tc>
      </w:tr>
      <w:tr w:rsidR="00055D99" w:rsidRPr="00055D99" w14:paraId="6977A75A"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112D44F0"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4 </w:t>
            </w:r>
          </w:p>
        </w:tc>
        <w:tc>
          <w:tcPr>
            <w:tcW w:w="2419" w:type="dxa"/>
            <w:tcBorders>
              <w:top w:val="nil"/>
              <w:left w:val="nil"/>
              <w:bottom w:val="single" w:sz="6" w:space="0" w:color="000000"/>
              <w:right w:val="single" w:sz="6" w:space="0" w:color="000000"/>
            </w:tcBorders>
            <w:shd w:val="clear" w:color="auto" w:fill="auto"/>
            <w:vAlign w:val="center"/>
            <w:hideMark/>
          </w:tcPr>
          <w:p w14:paraId="10BA5F91"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ShiftOD </w:t>
            </w:r>
          </w:p>
        </w:tc>
        <w:tc>
          <w:tcPr>
            <w:tcW w:w="1826" w:type="dxa"/>
            <w:tcBorders>
              <w:top w:val="nil"/>
              <w:left w:val="nil"/>
              <w:bottom w:val="single" w:sz="6" w:space="0" w:color="000000"/>
              <w:right w:val="single" w:sz="6" w:space="0" w:color="000000"/>
            </w:tcBorders>
            <w:shd w:val="clear" w:color="auto" w:fill="auto"/>
            <w:vAlign w:val="center"/>
            <w:hideMark/>
          </w:tcPr>
          <w:p w14:paraId="58F0EFE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2E2F590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 of the test day </w:t>
            </w:r>
          </w:p>
        </w:tc>
      </w:tr>
      <w:tr w:rsidR="00055D99" w:rsidRPr="00055D99" w14:paraId="569482E9"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2E5C15EB"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5 </w:t>
            </w:r>
          </w:p>
        </w:tc>
        <w:tc>
          <w:tcPr>
            <w:tcW w:w="2419" w:type="dxa"/>
            <w:tcBorders>
              <w:top w:val="nil"/>
              <w:left w:val="nil"/>
              <w:bottom w:val="single" w:sz="6" w:space="0" w:color="000000"/>
              <w:right w:val="single" w:sz="6" w:space="0" w:color="000000"/>
            </w:tcBorders>
            <w:shd w:val="clear" w:color="auto" w:fill="auto"/>
            <w:vAlign w:val="center"/>
            <w:hideMark/>
          </w:tcPr>
          <w:p w14:paraId="1DC1934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Room </w:t>
            </w:r>
          </w:p>
        </w:tc>
        <w:tc>
          <w:tcPr>
            <w:tcW w:w="1826" w:type="dxa"/>
            <w:tcBorders>
              <w:top w:val="nil"/>
              <w:left w:val="nil"/>
              <w:bottom w:val="single" w:sz="6" w:space="0" w:color="000000"/>
              <w:right w:val="single" w:sz="6" w:space="0" w:color="000000"/>
            </w:tcBorders>
            <w:shd w:val="clear" w:color="auto" w:fill="auto"/>
            <w:vAlign w:val="center"/>
            <w:hideMark/>
          </w:tcPr>
          <w:p w14:paraId="263B68B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TEXT </w:t>
            </w:r>
          </w:p>
        </w:tc>
        <w:tc>
          <w:tcPr>
            <w:tcW w:w="3810" w:type="dxa"/>
            <w:tcBorders>
              <w:top w:val="nil"/>
              <w:left w:val="nil"/>
              <w:bottom w:val="single" w:sz="6" w:space="0" w:color="000000"/>
              <w:right w:val="single" w:sz="6" w:space="0" w:color="000000"/>
            </w:tcBorders>
            <w:shd w:val="clear" w:color="auto" w:fill="auto"/>
            <w:vAlign w:val="center"/>
            <w:hideMark/>
          </w:tcPr>
          <w:p w14:paraId="502C826D"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Room name </w:t>
            </w:r>
          </w:p>
        </w:tc>
      </w:tr>
      <w:tr w:rsidR="00055D99" w:rsidRPr="00055D99" w14:paraId="4420ADE2" w14:textId="77777777" w:rsidTr="00055D99">
        <w:tc>
          <w:tcPr>
            <w:tcW w:w="975" w:type="dxa"/>
            <w:tcBorders>
              <w:top w:val="nil"/>
              <w:left w:val="single" w:sz="6" w:space="0" w:color="000000"/>
              <w:bottom w:val="single" w:sz="6" w:space="0" w:color="000000"/>
              <w:right w:val="single" w:sz="6" w:space="0" w:color="000000"/>
            </w:tcBorders>
            <w:shd w:val="clear" w:color="auto" w:fill="auto"/>
            <w:vAlign w:val="center"/>
            <w:hideMark/>
          </w:tcPr>
          <w:p w14:paraId="1A6F136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6 </w:t>
            </w:r>
          </w:p>
        </w:tc>
        <w:tc>
          <w:tcPr>
            <w:tcW w:w="2419" w:type="dxa"/>
            <w:tcBorders>
              <w:top w:val="nil"/>
              <w:left w:val="nil"/>
              <w:bottom w:val="single" w:sz="6" w:space="0" w:color="000000"/>
              <w:right w:val="single" w:sz="6" w:space="0" w:color="000000"/>
            </w:tcBorders>
            <w:shd w:val="clear" w:color="auto" w:fill="auto"/>
            <w:vAlign w:val="center"/>
            <w:hideMark/>
          </w:tcPr>
          <w:p w14:paraId="3247A8A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QuantityOfInvigilator </w:t>
            </w:r>
          </w:p>
        </w:tc>
        <w:tc>
          <w:tcPr>
            <w:tcW w:w="1826" w:type="dxa"/>
            <w:tcBorders>
              <w:top w:val="nil"/>
              <w:left w:val="nil"/>
              <w:bottom w:val="single" w:sz="6" w:space="0" w:color="000000"/>
              <w:right w:val="single" w:sz="6" w:space="0" w:color="000000"/>
            </w:tcBorders>
            <w:shd w:val="clear" w:color="auto" w:fill="auto"/>
            <w:vAlign w:val="center"/>
            <w:hideMark/>
          </w:tcPr>
          <w:p w14:paraId="021D4FBB"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vAlign w:val="center"/>
            <w:hideMark/>
          </w:tcPr>
          <w:p w14:paraId="39887C98"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Number of invigilator</w:t>
            </w:r>
            <w:r w:rsidRPr="00055D99">
              <w:rPr>
                <w:rFonts w:eastAsia="Times New Roman"/>
                <w:lang w:val="vi-VN"/>
              </w:rPr>
              <w:t>s</w:t>
            </w:r>
            <w:r w:rsidRPr="00055D99">
              <w:rPr>
                <w:rFonts w:eastAsia="Times New Roman"/>
              </w:rPr>
              <w:t>  </w:t>
            </w:r>
          </w:p>
        </w:tc>
      </w:tr>
    </w:tbl>
    <w:p w14:paraId="34BB9FB4" w14:textId="69C83338" w:rsidR="00055D99" w:rsidRPr="00382876" w:rsidRDefault="00055D99" w:rsidP="00AD6BD4">
      <w:pPr>
        <w:pStyle w:val="table"/>
        <w:rPr>
          <w:rFonts w:eastAsia="Times New Roman"/>
          <w:i w:val="0"/>
          <w:iCs/>
          <w:szCs w:val="22"/>
        </w:rPr>
      </w:pPr>
      <w:bookmarkStart w:id="847" w:name="_Toc60747172"/>
      <w:r w:rsidRPr="00382876">
        <w:t>Table 4.3 schedule_db </w:t>
      </w:r>
      <w:ins w:id="848" w:author="NGUYỄN HOÀNG LONG" w:date="2021-01-05T08:07:00Z">
        <w:r w:rsidR="00B37000">
          <w:t xml:space="preserve">description </w:t>
        </w:r>
      </w:ins>
      <w:r w:rsidRPr="00382876">
        <w:t>table</w:t>
      </w:r>
      <w:bookmarkEnd w:id="847"/>
      <w:del w:id="849" w:author="NGUYỄN HOÀNG LONG" w:date="2021-01-05T08:08:00Z">
        <w:r w:rsidRPr="00382876">
          <w:delText xml:space="preserve"> </w:delText>
        </w:r>
        <w:r w:rsidRPr="00382876">
          <w:rPr>
            <w:rFonts w:eastAsia="Times New Roman"/>
            <w:i w:val="0"/>
            <w:iCs/>
            <w:szCs w:val="22"/>
          </w:rPr>
          <w:delText>description</w:delText>
        </w:r>
      </w:del>
    </w:p>
    <w:p w14:paraId="3B6F5C99" w14:textId="48000D72" w:rsidR="00055D99" w:rsidRDefault="00055D99" w:rsidP="00AA701D">
      <w:pPr>
        <w:pStyle w:val="Heading4"/>
        <w:spacing w:before="160" w:beforeAutospacing="0" w:after="160"/>
        <w:rPr>
          <w:rStyle w:val="eop"/>
          <w:rFonts w:ascii="Times New Roman" w:hAnsi="Times New Roman" w:cs="Times New Roman"/>
          <w:i w:val="0"/>
          <w:iCs w:val="0"/>
          <w:color w:val="auto"/>
          <w:shd w:val="clear" w:color="auto" w:fill="FFFFFF"/>
        </w:rPr>
      </w:pPr>
      <w:bookmarkStart w:id="850" w:name="_Toc60747267"/>
      <w:r w:rsidRPr="00055D99">
        <w:rPr>
          <w:rStyle w:val="normaltextrun"/>
          <w:rFonts w:ascii="Times New Roman" w:hAnsi="Times New Roman" w:cs="Times New Roman"/>
          <w:b/>
          <w:bCs/>
          <w:i w:val="0"/>
          <w:iCs w:val="0"/>
          <w:color w:val="auto"/>
          <w:shd w:val="clear" w:color="auto" w:fill="FFFFFF"/>
        </w:rPr>
        <w:lastRenderedPageBreak/>
        <w:t>4.4.2.3 </w:t>
      </w:r>
      <w:r w:rsidRPr="00055D99">
        <w:rPr>
          <w:rStyle w:val="spellingerror"/>
          <w:rFonts w:ascii="Times New Roman" w:hAnsi="Times New Roman" w:cs="Times New Roman"/>
          <w:b/>
          <w:bCs/>
          <w:i w:val="0"/>
          <w:iCs w:val="0"/>
          <w:color w:val="auto"/>
          <w:shd w:val="clear" w:color="auto" w:fill="FFFFFF"/>
        </w:rPr>
        <w:t>assign_db</w:t>
      </w:r>
      <w:r w:rsidRPr="00055D99">
        <w:rPr>
          <w:rStyle w:val="normaltextrun"/>
          <w:rFonts w:ascii="Times New Roman" w:hAnsi="Times New Roman" w:cs="Times New Roman"/>
          <w:b/>
          <w:bCs/>
          <w:i w:val="0"/>
          <w:iCs w:val="0"/>
          <w:color w:val="auto"/>
          <w:shd w:val="clear" w:color="auto" w:fill="FFFFFF"/>
        </w:rPr>
        <w:t> table</w:t>
      </w:r>
      <w:bookmarkEnd w:id="850"/>
      <w:r w:rsidRPr="00055D99">
        <w:rPr>
          <w:rStyle w:val="eop"/>
          <w:rFonts w:ascii="Times New Roman" w:hAnsi="Times New Roman" w:cs="Times New Roman"/>
          <w:i w:val="0"/>
          <w:iCs w:val="0"/>
          <w:color w:val="auto"/>
          <w:shd w:val="clear" w:color="auto" w:fill="FFFFFF"/>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64294CAD"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hideMark/>
          </w:tcPr>
          <w:p w14:paraId="112E64ED"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hideMark/>
          </w:tcPr>
          <w:p w14:paraId="3BE29132"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hideMark/>
          </w:tcPr>
          <w:p w14:paraId="7DE8EE5F"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hideMark/>
          </w:tcPr>
          <w:p w14:paraId="6C0DB017"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3A3BBE15"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1F6F7F76"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hideMark/>
          </w:tcPr>
          <w:p w14:paraId="137999F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invigilatorID </w:t>
            </w:r>
          </w:p>
        </w:tc>
        <w:tc>
          <w:tcPr>
            <w:tcW w:w="1826" w:type="dxa"/>
            <w:tcBorders>
              <w:top w:val="nil"/>
              <w:left w:val="nil"/>
              <w:bottom w:val="single" w:sz="6" w:space="0" w:color="000000"/>
              <w:right w:val="single" w:sz="6" w:space="0" w:color="000000"/>
            </w:tcBorders>
            <w:shd w:val="clear" w:color="auto" w:fill="auto"/>
            <w:hideMark/>
          </w:tcPr>
          <w:p w14:paraId="3B13CF14"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01FBF6E7"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invigilator </w:t>
            </w:r>
          </w:p>
        </w:tc>
      </w:tr>
      <w:tr w:rsidR="00055D99" w:rsidRPr="00055D99" w14:paraId="59E0E992"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20F7EE05"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hideMark/>
          </w:tcPr>
          <w:p w14:paraId="6272FDBF"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courseID </w:t>
            </w:r>
          </w:p>
        </w:tc>
        <w:tc>
          <w:tcPr>
            <w:tcW w:w="1826" w:type="dxa"/>
            <w:tcBorders>
              <w:top w:val="nil"/>
              <w:left w:val="nil"/>
              <w:bottom w:val="single" w:sz="6" w:space="0" w:color="000000"/>
              <w:right w:val="single" w:sz="6" w:space="0" w:color="000000"/>
            </w:tcBorders>
            <w:shd w:val="clear" w:color="auto" w:fill="auto"/>
            <w:hideMark/>
          </w:tcPr>
          <w:p w14:paraId="707D709C"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175603E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ID of the course </w:t>
            </w:r>
          </w:p>
        </w:tc>
      </w:tr>
    </w:tbl>
    <w:p w14:paraId="246D5D68" w14:textId="2DE76506" w:rsidR="00055D99" w:rsidRPr="00382876" w:rsidRDefault="00055D99" w:rsidP="00AD6BD4">
      <w:pPr>
        <w:pStyle w:val="table"/>
        <w:rPr>
          <w:rFonts w:ascii="Segoe UI" w:eastAsia="Times New Roman" w:hAnsi="Segoe UI" w:cs="Segoe UI"/>
          <w:i w:val="0"/>
          <w:iCs/>
          <w:sz w:val="14"/>
          <w:szCs w:val="14"/>
        </w:rPr>
      </w:pPr>
      <w:bookmarkStart w:id="851" w:name="_Toc60747173"/>
      <w:r w:rsidRPr="00382876">
        <w:t>Table 4.4 assign_db</w:t>
      </w:r>
      <w:ins w:id="852" w:author="NGUYỄN HOÀNG LONG" w:date="2021-01-05T08:08:00Z">
        <w:r w:rsidR="00B37000" w:rsidRPr="00382876">
          <w:t xml:space="preserve"> description</w:t>
        </w:r>
      </w:ins>
      <w:r w:rsidRPr="00382876">
        <w:t> table</w:t>
      </w:r>
      <w:bookmarkEnd w:id="851"/>
      <w:del w:id="853" w:author="NGUYỄN HOÀNG LONG" w:date="2021-01-05T08:08:00Z">
        <w:r w:rsidRPr="00382876">
          <w:delText xml:space="preserve"> description</w:delText>
        </w:r>
      </w:del>
    </w:p>
    <w:p w14:paraId="4510B870" w14:textId="51BCE8BD" w:rsidR="00055D99" w:rsidRPr="00055D99" w:rsidRDefault="00055D99" w:rsidP="00AA701D">
      <w:pPr>
        <w:pStyle w:val="Heading4"/>
        <w:spacing w:before="160" w:beforeAutospacing="0" w:after="160"/>
        <w:rPr>
          <w:rFonts w:ascii="Times New Roman" w:hAnsi="Times New Roman" w:cs="Times New Roman"/>
          <w:i w:val="0"/>
          <w:iCs w:val="0"/>
          <w:color w:val="auto"/>
        </w:rPr>
      </w:pPr>
      <w:bookmarkStart w:id="854" w:name="_Toc60747268"/>
      <w:r w:rsidRPr="00055D99">
        <w:rPr>
          <w:rStyle w:val="normaltextrun"/>
          <w:rFonts w:ascii="Times New Roman" w:hAnsi="Times New Roman" w:cs="Times New Roman"/>
          <w:b/>
          <w:bCs/>
          <w:i w:val="0"/>
          <w:iCs w:val="0"/>
          <w:color w:val="auto"/>
          <w:shd w:val="clear" w:color="auto" w:fill="FFFFFF"/>
        </w:rPr>
        <w:t>4.4.2.4 </w:t>
      </w:r>
      <w:r w:rsidRPr="00055D99">
        <w:rPr>
          <w:rStyle w:val="spellingerror"/>
          <w:rFonts w:ascii="Times New Roman" w:hAnsi="Times New Roman" w:cs="Times New Roman"/>
          <w:b/>
          <w:bCs/>
          <w:i w:val="0"/>
          <w:iCs w:val="0"/>
          <w:color w:val="auto"/>
          <w:shd w:val="clear" w:color="auto" w:fill="FFFFFF"/>
        </w:rPr>
        <w:t>convert_ShiftOD</w:t>
      </w:r>
      <w:r w:rsidRPr="00055D99">
        <w:rPr>
          <w:rStyle w:val="normaltextrun"/>
          <w:rFonts w:ascii="Times New Roman" w:hAnsi="Times New Roman" w:cs="Times New Roman"/>
          <w:b/>
          <w:bCs/>
          <w:i w:val="0"/>
          <w:iCs w:val="0"/>
          <w:color w:val="auto"/>
          <w:shd w:val="clear" w:color="auto" w:fill="FFFFFF"/>
        </w:rPr>
        <w:t> table</w:t>
      </w:r>
      <w:bookmarkEnd w:id="854"/>
      <w:r w:rsidRPr="00055D99">
        <w:rPr>
          <w:rStyle w:val="eop"/>
          <w:rFonts w:ascii="Times New Roman" w:hAnsi="Times New Roman" w:cs="Times New Roman"/>
          <w:i w:val="0"/>
          <w:iCs w:val="0"/>
          <w:color w:val="auto"/>
          <w:shd w:val="clear" w:color="auto" w:fill="FFFFFF"/>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5"/>
        <w:gridCol w:w="2419"/>
        <w:gridCol w:w="1826"/>
        <w:gridCol w:w="3810"/>
      </w:tblGrid>
      <w:tr w:rsidR="00055D99" w:rsidRPr="00055D99" w14:paraId="7D4CCF78" w14:textId="77777777" w:rsidTr="00055D99">
        <w:tc>
          <w:tcPr>
            <w:tcW w:w="975" w:type="dxa"/>
            <w:tcBorders>
              <w:top w:val="single" w:sz="6" w:space="0" w:color="000000"/>
              <w:left w:val="single" w:sz="6" w:space="0" w:color="000000"/>
              <w:bottom w:val="single" w:sz="6" w:space="0" w:color="000000"/>
              <w:right w:val="single" w:sz="6" w:space="0" w:color="000000"/>
            </w:tcBorders>
            <w:shd w:val="clear" w:color="auto" w:fill="9CC2E5" w:themeFill="accent5" w:themeFillTint="99"/>
            <w:hideMark/>
          </w:tcPr>
          <w:p w14:paraId="19DC2FEA" w14:textId="77777777" w:rsidR="00055D99" w:rsidRPr="00055D99" w:rsidRDefault="00055D99" w:rsidP="00AA701D">
            <w:pPr>
              <w:spacing w:before="160" w:beforeAutospacing="0" w:after="160"/>
              <w:jc w:val="center"/>
              <w:textAlignment w:val="baseline"/>
              <w:rPr>
                <w:rFonts w:eastAsia="Times New Roman"/>
                <w:b/>
                <w:bCs/>
                <w:sz w:val="24"/>
                <w:szCs w:val="24"/>
              </w:rPr>
            </w:pPr>
            <w:r w:rsidRPr="00055D99">
              <w:rPr>
                <w:rFonts w:eastAsia="Times New Roman"/>
                <w:b/>
                <w:bCs/>
              </w:rPr>
              <w:t>No. </w:t>
            </w:r>
          </w:p>
        </w:tc>
        <w:tc>
          <w:tcPr>
            <w:tcW w:w="2419" w:type="dxa"/>
            <w:tcBorders>
              <w:top w:val="single" w:sz="6" w:space="0" w:color="000000"/>
              <w:left w:val="nil"/>
              <w:bottom w:val="single" w:sz="6" w:space="0" w:color="000000"/>
              <w:right w:val="single" w:sz="6" w:space="0" w:color="000000"/>
            </w:tcBorders>
            <w:shd w:val="clear" w:color="auto" w:fill="9CC2E5" w:themeFill="accent5" w:themeFillTint="99"/>
            <w:hideMark/>
          </w:tcPr>
          <w:p w14:paraId="2F26EE90"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Name </w:t>
            </w:r>
          </w:p>
        </w:tc>
        <w:tc>
          <w:tcPr>
            <w:tcW w:w="1826" w:type="dxa"/>
            <w:tcBorders>
              <w:top w:val="single" w:sz="6" w:space="0" w:color="000000"/>
              <w:left w:val="nil"/>
              <w:bottom w:val="single" w:sz="6" w:space="0" w:color="000000"/>
              <w:right w:val="single" w:sz="6" w:space="0" w:color="000000"/>
            </w:tcBorders>
            <w:shd w:val="clear" w:color="auto" w:fill="9CC2E5" w:themeFill="accent5" w:themeFillTint="99"/>
            <w:hideMark/>
          </w:tcPr>
          <w:p w14:paraId="039AD9E4"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Data type </w:t>
            </w:r>
          </w:p>
        </w:tc>
        <w:tc>
          <w:tcPr>
            <w:tcW w:w="3810" w:type="dxa"/>
            <w:tcBorders>
              <w:top w:val="single" w:sz="6" w:space="0" w:color="000000"/>
              <w:left w:val="nil"/>
              <w:bottom w:val="single" w:sz="6" w:space="0" w:color="000000"/>
              <w:right w:val="single" w:sz="6" w:space="0" w:color="000000"/>
            </w:tcBorders>
            <w:shd w:val="clear" w:color="auto" w:fill="9CC2E5" w:themeFill="accent5" w:themeFillTint="99"/>
            <w:hideMark/>
          </w:tcPr>
          <w:p w14:paraId="66A5AF8E" w14:textId="77777777" w:rsidR="00055D99" w:rsidRPr="00055D99" w:rsidRDefault="00055D99" w:rsidP="00AA701D">
            <w:pPr>
              <w:spacing w:before="160" w:beforeAutospacing="0" w:after="160"/>
              <w:jc w:val="both"/>
              <w:textAlignment w:val="baseline"/>
              <w:rPr>
                <w:rFonts w:eastAsia="Times New Roman"/>
                <w:b/>
                <w:bCs/>
                <w:sz w:val="24"/>
                <w:szCs w:val="24"/>
              </w:rPr>
            </w:pPr>
            <w:r w:rsidRPr="00055D99">
              <w:rPr>
                <w:rFonts w:eastAsia="Times New Roman"/>
                <w:b/>
                <w:bCs/>
              </w:rPr>
              <w:t>Description  </w:t>
            </w:r>
          </w:p>
        </w:tc>
      </w:tr>
      <w:tr w:rsidR="00055D99" w:rsidRPr="00055D99" w14:paraId="1C75B358"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06C03C96"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1 </w:t>
            </w:r>
          </w:p>
        </w:tc>
        <w:tc>
          <w:tcPr>
            <w:tcW w:w="2419" w:type="dxa"/>
            <w:tcBorders>
              <w:top w:val="nil"/>
              <w:left w:val="nil"/>
              <w:bottom w:val="single" w:sz="6" w:space="0" w:color="000000"/>
              <w:right w:val="single" w:sz="6" w:space="0" w:color="000000"/>
            </w:tcBorders>
            <w:shd w:val="clear" w:color="auto" w:fill="auto"/>
            <w:hideMark/>
          </w:tcPr>
          <w:p w14:paraId="17E1021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TestDate </w:t>
            </w:r>
          </w:p>
        </w:tc>
        <w:tc>
          <w:tcPr>
            <w:tcW w:w="1826" w:type="dxa"/>
            <w:tcBorders>
              <w:top w:val="nil"/>
              <w:left w:val="nil"/>
              <w:bottom w:val="single" w:sz="6" w:space="0" w:color="000000"/>
              <w:right w:val="single" w:sz="6" w:space="0" w:color="000000"/>
            </w:tcBorders>
            <w:shd w:val="clear" w:color="auto" w:fill="auto"/>
            <w:hideMark/>
          </w:tcPr>
          <w:p w14:paraId="2E18E2CD"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DATE </w:t>
            </w:r>
          </w:p>
        </w:tc>
        <w:tc>
          <w:tcPr>
            <w:tcW w:w="3810" w:type="dxa"/>
            <w:tcBorders>
              <w:top w:val="nil"/>
              <w:left w:val="nil"/>
              <w:bottom w:val="single" w:sz="6" w:space="0" w:color="000000"/>
              <w:right w:val="single" w:sz="6" w:space="0" w:color="000000"/>
            </w:tcBorders>
            <w:shd w:val="clear" w:color="auto" w:fill="auto"/>
            <w:hideMark/>
          </w:tcPr>
          <w:p w14:paraId="0BC194CA"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Day that the test occurs </w:t>
            </w:r>
          </w:p>
        </w:tc>
      </w:tr>
      <w:tr w:rsidR="00055D99" w:rsidRPr="00055D99" w14:paraId="7BDA2B8E"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6A6E0604"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2 </w:t>
            </w:r>
          </w:p>
        </w:tc>
        <w:tc>
          <w:tcPr>
            <w:tcW w:w="2419" w:type="dxa"/>
            <w:tcBorders>
              <w:top w:val="nil"/>
              <w:left w:val="nil"/>
              <w:bottom w:val="single" w:sz="6" w:space="0" w:color="000000"/>
              <w:right w:val="single" w:sz="6" w:space="0" w:color="000000"/>
            </w:tcBorders>
            <w:shd w:val="clear" w:color="auto" w:fill="auto"/>
            <w:hideMark/>
          </w:tcPr>
          <w:p w14:paraId="19E9B97F"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ShiftOD </w:t>
            </w:r>
          </w:p>
        </w:tc>
        <w:tc>
          <w:tcPr>
            <w:tcW w:w="1826" w:type="dxa"/>
            <w:tcBorders>
              <w:top w:val="nil"/>
              <w:left w:val="nil"/>
              <w:bottom w:val="single" w:sz="6" w:space="0" w:color="000000"/>
              <w:right w:val="single" w:sz="6" w:space="0" w:color="000000"/>
            </w:tcBorders>
            <w:shd w:val="clear" w:color="auto" w:fill="auto"/>
            <w:hideMark/>
          </w:tcPr>
          <w:p w14:paraId="367E0226"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1B252A73"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Shift of the test day </w:t>
            </w:r>
          </w:p>
        </w:tc>
      </w:tr>
      <w:tr w:rsidR="00055D99" w:rsidRPr="00055D99" w14:paraId="343B5775"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7BC5E61C"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3 </w:t>
            </w:r>
          </w:p>
        </w:tc>
        <w:tc>
          <w:tcPr>
            <w:tcW w:w="2419" w:type="dxa"/>
            <w:tcBorders>
              <w:top w:val="nil"/>
              <w:left w:val="nil"/>
              <w:bottom w:val="single" w:sz="6" w:space="0" w:color="000000"/>
              <w:right w:val="single" w:sz="6" w:space="0" w:color="000000"/>
            </w:tcBorders>
            <w:shd w:val="clear" w:color="auto" w:fill="auto"/>
            <w:hideMark/>
          </w:tcPr>
          <w:p w14:paraId="7219C65E"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totalOfInvigilator </w:t>
            </w:r>
          </w:p>
        </w:tc>
        <w:tc>
          <w:tcPr>
            <w:tcW w:w="1826" w:type="dxa"/>
            <w:tcBorders>
              <w:top w:val="nil"/>
              <w:left w:val="nil"/>
              <w:bottom w:val="single" w:sz="6" w:space="0" w:color="000000"/>
              <w:right w:val="single" w:sz="6" w:space="0" w:color="000000"/>
            </w:tcBorders>
            <w:shd w:val="clear" w:color="auto" w:fill="auto"/>
            <w:hideMark/>
          </w:tcPr>
          <w:p w14:paraId="61DBEA46"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4CB76F72"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Total of inviglator for a day </w:t>
            </w:r>
          </w:p>
        </w:tc>
      </w:tr>
      <w:tr w:rsidR="00055D99" w:rsidRPr="00055D99" w14:paraId="4F19FDDA" w14:textId="77777777" w:rsidTr="00055D99">
        <w:tc>
          <w:tcPr>
            <w:tcW w:w="975" w:type="dxa"/>
            <w:tcBorders>
              <w:top w:val="nil"/>
              <w:left w:val="single" w:sz="6" w:space="0" w:color="000000"/>
              <w:bottom w:val="single" w:sz="6" w:space="0" w:color="000000"/>
              <w:right w:val="single" w:sz="6" w:space="0" w:color="000000"/>
            </w:tcBorders>
            <w:shd w:val="clear" w:color="auto" w:fill="auto"/>
            <w:hideMark/>
          </w:tcPr>
          <w:p w14:paraId="639704AF" w14:textId="77777777" w:rsidR="00055D99" w:rsidRPr="00055D99" w:rsidRDefault="00055D99" w:rsidP="00AA701D">
            <w:pPr>
              <w:spacing w:before="160" w:beforeAutospacing="0" w:after="160"/>
              <w:jc w:val="center"/>
              <w:textAlignment w:val="baseline"/>
              <w:rPr>
                <w:rFonts w:eastAsia="Times New Roman"/>
                <w:sz w:val="24"/>
                <w:szCs w:val="24"/>
              </w:rPr>
            </w:pPr>
            <w:r w:rsidRPr="00055D99">
              <w:rPr>
                <w:rFonts w:eastAsia="Times New Roman"/>
              </w:rPr>
              <w:t>4 </w:t>
            </w:r>
          </w:p>
        </w:tc>
        <w:tc>
          <w:tcPr>
            <w:tcW w:w="2419" w:type="dxa"/>
            <w:tcBorders>
              <w:top w:val="nil"/>
              <w:left w:val="nil"/>
              <w:bottom w:val="single" w:sz="6" w:space="0" w:color="000000"/>
              <w:right w:val="single" w:sz="6" w:space="0" w:color="000000"/>
            </w:tcBorders>
            <w:shd w:val="clear" w:color="auto" w:fill="auto"/>
            <w:hideMark/>
          </w:tcPr>
          <w:p w14:paraId="339B9DF8"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new_ShiftOD </w:t>
            </w:r>
          </w:p>
        </w:tc>
        <w:tc>
          <w:tcPr>
            <w:tcW w:w="1826" w:type="dxa"/>
            <w:tcBorders>
              <w:top w:val="nil"/>
              <w:left w:val="nil"/>
              <w:bottom w:val="single" w:sz="6" w:space="0" w:color="000000"/>
              <w:right w:val="single" w:sz="6" w:space="0" w:color="000000"/>
            </w:tcBorders>
            <w:shd w:val="clear" w:color="auto" w:fill="auto"/>
            <w:hideMark/>
          </w:tcPr>
          <w:p w14:paraId="7407F84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INT </w:t>
            </w:r>
          </w:p>
        </w:tc>
        <w:tc>
          <w:tcPr>
            <w:tcW w:w="3810" w:type="dxa"/>
            <w:tcBorders>
              <w:top w:val="nil"/>
              <w:left w:val="nil"/>
              <w:bottom w:val="single" w:sz="6" w:space="0" w:color="000000"/>
              <w:right w:val="single" w:sz="6" w:space="0" w:color="000000"/>
            </w:tcBorders>
            <w:shd w:val="clear" w:color="auto" w:fill="auto"/>
            <w:hideMark/>
          </w:tcPr>
          <w:p w14:paraId="70CBA230" w14:textId="77777777" w:rsidR="00055D99" w:rsidRPr="00055D99" w:rsidRDefault="00055D99" w:rsidP="00AA701D">
            <w:pPr>
              <w:spacing w:before="160" w:beforeAutospacing="0" w:after="160"/>
              <w:jc w:val="both"/>
              <w:textAlignment w:val="baseline"/>
              <w:rPr>
                <w:rFonts w:eastAsia="Times New Roman"/>
                <w:sz w:val="24"/>
                <w:szCs w:val="24"/>
              </w:rPr>
            </w:pPr>
            <w:r w:rsidRPr="00055D99">
              <w:rPr>
                <w:rFonts w:eastAsia="Times New Roman"/>
              </w:rPr>
              <w:t>Copied of ShiftOD </w:t>
            </w:r>
          </w:p>
        </w:tc>
      </w:tr>
    </w:tbl>
    <w:p w14:paraId="01213930" w14:textId="71975C25" w:rsidR="00055D99" w:rsidRPr="00382876" w:rsidRDefault="00055D99" w:rsidP="00AD6BD4">
      <w:pPr>
        <w:pStyle w:val="table"/>
        <w:rPr>
          <w:rFonts w:eastAsia="Times New Roman"/>
          <w:i w:val="0"/>
          <w:iCs/>
        </w:rPr>
      </w:pPr>
      <w:bookmarkStart w:id="855" w:name="_Toc60747174"/>
      <w:r w:rsidRPr="00382876">
        <w:t>Table 4.5 covert_ShiftOD</w:t>
      </w:r>
      <w:ins w:id="856" w:author="NGUYỄN HOÀNG LONG" w:date="2021-01-05T08:08:00Z">
        <w:r w:rsidR="00B37000">
          <w:t xml:space="preserve"> description</w:t>
        </w:r>
      </w:ins>
      <w:r w:rsidRPr="00382876">
        <w:t> table</w:t>
      </w:r>
      <w:bookmarkEnd w:id="855"/>
      <w:del w:id="857" w:author="NGUYỄN HOÀNG LONG" w:date="2021-01-05T08:08:00Z">
        <w:r w:rsidRPr="00382876">
          <w:delText xml:space="preserve"> </w:delText>
        </w:r>
        <w:r w:rsidRPr="00382876">
          <w:rPr>
            <w:rFonts w:eastAsia="Times New Roman"/>
            <w:i w:val="0"/>
            <w:iCs/>
            <w:szCs w:val="22"/>
          </w:rPr>
          <w:delText>description</w:delText>
        </w:r>
      </w:del>
    </w:p>
    <w:p w14:paraId="7A0138D6" w14:textId="04109393" w:rsidR="00316AAD" w:rsidRPr="00A65D06" w:rsidRDefault="00055D99" w:rsidP="00AA701D">
      <w:pPr>
        <w:pStyle w:val="Heading2"/>
        <w:spacing w:before="160" w:beforeAutospacing="0" w:after="160"/>
        <w:rPr>
          <w:rFonts w:ascii="Times New Roman" w:hAnsi="Times New Roman" w:cs="Times New Roman"/>
          <w:b/>
          <w:bCs/>
          <w:color w:val="auto"/>
        </w:rPr>
      </w:pPr>
      <w:bookmarkStart w:id="858" w:name="_Toc60747269"/>
      <w:r w:rsidRPr="00A65D06">
        <w:rPr>
          <w:rFonts w:ascii="Times New Roman" w:hAnsi="Times New Roman" w:cs="Times New Roman"/>
          <w:b/>
          <w:bCs/>
          <w:color w:val="auto"/>
        </w:rPr>
        <w:t xml:space="preserve">4.5 </w:t>
      </w:r>
      <w:r w:rsidR="001949B9">
        <w:rPr>
          <w:rFonts w:ascii="Times New Roman" w:hAnsi="Times New Roman" w:cs="Times New Roman"/>
          <w:b/>
          <w:bCs/>
          <w:color w:val="auto"/>
        </w:rPr>
        <w:t>A</w:t>
      </w:r>
      <w:r w:rsidR="001949B9" w:rsidRPr="001949B9">
        <w:rPr>
          <w:rFonts w:ascii="Times New Roman" w:hAnsi="Times New Roman" w:cs="Times New Roman"/>
          <w:b/>
          <w:bCs/>
          <w:color w:val="auto"/>
        </w:rPr>
        <w:t>pplication</w:t>
      </w:r>
      <w:r w:rsidRPr="00A65D06">
        <w:rPr>
          <w:rFonts w:ascii="Times New Roman" w:hAnsi="Times New Roman" w:cs="Times New Roman"/>
          <w:b/>
          <w:bCs/>
          <w:color w:val="auto"/>
        </w:rPr>
        <w:t xml:space="preserve"> implementation</w:t>
      </w:r>
      <w:bookmarkEnd w:id="858"/>
    </w:p>
    <w:p w14:paraId="721791C1" w14:textId="316605F6" w:rsidR="00055D99" w:rsidRPr="00A65D06" w:rsidRDefault="00055D99" w:rsidP="009743A6">
      <w:pPr>
        <w:spacing w:before="160" w:beforeAutospacing="0" w:after="160"/>
        <w:jc w:val="both"/>
        <w:rPr>
          <w:rStyle w:val="normaltextrun"/>
          <w:shd w:val="clear" w:color="auto" w:fill="FFFFFF"/>
        </w:rPr>
      </w:pPr>
      <w:r w:rsidRPr="00A65D06">
        <w:rPr>
          <w:rStyle w:val="normaltextrun"/>
          <w:shd w:val="clear" w:color="auto" w:fill="FFFFFF"/>
        </w:rPr>
        <w:t>Based on the results obtained from previous chapters, we have successfully applied and implemented genetic algorithms to create a graphic user interface application</w:t>
      </w:r>
      <w:r w:rsidR="00C34FBE">
        <w:rPr>
          <w:rStyle w:val="normaltextrun"/>
          <w:shd w:val="clear" w:color="auto" w:fill="FFFFFF"/>
        </w:rPr>
        <w:t xml:space="preserve"> that we named </w:t>
      </w:r>
      <w:r w:rsidR="003A5CD8">
        <w:rPr>
          <w:rStyle w:val="normaltextrun"/>
          <w:shd w:val="clear" w:color="auto" w:fill="FFFFFF"/>
        </w:rPr>
        <w:t>“</w:t>
      </w:r>
      <w:r w:rsidR="00C34FBE">
        <w:rPr>
          <w:rStyle w:val="normaltextrun"/>
          <w:shd w:val="clear" w:color="auto" w:fill="FFFFFF"/>
        </w:rPr>
        <w:t xml:space="preserve">Invigilator </w:t>
      </w:r>
      <w:r w:rsidR="003A5CD8">
        <w:rPr>
          <w:rStyle w:val="normaltextrun"/>
          <w:shd w:val="clear" w:color="auto" w:fill="FFFFFF"/>
        </w:rPr>
        <w:t>roster generator”.</w:t>
      </w:r>
    </w:p>
    <w:p w14:paraId="62E610B0" w14:textId="0641C835" w:rsidR="00055D99" w:rsidRPr="00A65D06" w:rsidRDefault="00055D99" w:rsidP="00AA701D">
      <w:pPr>
        <w:pStyle w:val="Heading3"/>
        <w:spacing w:before="160" w:beforeAutospacing="0" w:after="160"/>
        <w:rPr>
          <w:rFonts w:ascii="Times New Roman" w:hAnsi="Times New Roman" w:cs="Times New Roman"/>
          <w:b/>
          <w:bCs/>
          <w:color w:val="auto"/>
          <w:sz w:val="26"/>
          <w:szCs w:val="26"/>
        </w:rPr>
      </w:pPr>
      <w:bookmarkStart w:id="859" w:name="_Toc60747270"/>
      <w:r w:rsidRPr="00A65D06">
        <w:rPr>
          <w:rFonts w:ascii="Times New Roman" w:hAnsi="Times New Roman" w:cs="Times New Roman"/>
          <w:b/>
          <w:bCs/>
          <w:color w:val="auto"/>
          <w:sz w:val="26"/>
          <w:szCs w:val="26"/>
        </w:rPr>
        <w:lastRenderedPageBreak/>
        <w:t xml:space="preserve">4.5.1 </w:t>
      </w:r>
      <w:r w:rsidR="00C07F3E">
        <w:rPr>
          <w:rFonts w:ascii="Times New Roman" w:hAnsi="Times New Roman" w:cs="Times New Roman"/>
          <w:b/>
          <w:bCs/>
          <w:color w:val="auto"/>
          <w:sz w:val="26"/>
          <w:szCs w:val="26"/>
        </w:rPr>
        <w:t>A</w:t>
      </w:r>
      <w:r w:rsidR="00C07F3E" w:rsidRPr="00C07F3E">
        <w:rPr>
          <w:rFonts w:ascii="Times New Roman" w:hAnsi="Times New Roman" w:cs="Times New Roman"/>
          <w:b/>
          <w:bCs/>
          <w:color w:val="auto"/>
          <w:sz w:val="26"/>
          <w:szCs w:val="26"/>
        </w:rPr>
        <w:t>pplication</w:t>
      </w:r>
      <w:r w:rsidR="00A65D06" w:rsidRPr="00A65D06">
        <w:rPr>
          <w:rFonts w:ascii="Times New Roman" w:hAnsi="Times New Roman" w:cs="Times New Roman"/>
          <w:b/>
          <w:bCs/>
          <w:color w:val="auto"/>
          <w:sz w:val="26"/>
          <w:szCs w:val="26"/>
        </w:rPr>
        <w:t xml:space="preserve"> components</w:t>
      </w:r>
      <w:bookmarkEnd w:id="859"/>
    </w:p>
    <w:p w14:paraId="6208050B" w14:textId="12ACD070" w:rsidR="00A65D06" w:rsidRPr="00A65D06" w:rsidRDefault="00A65D06" w:rsidP="009743A6">
      <w:pPr>
        <w:pStyle w:val="ListParagraph"/>
        <w:numPr>
          <w:ilvl w:val="0"/>
          <w:numId w:val="18"/>
        </w:numPr>
        <w:spacing w:before="160" w:after="160" w:line="360" w:lineRule="auto"/>
        <w:jc w:val="both"/>
        <w:rPr>
          <w:sz w:val="26"/>
          <w:szCs w:val="26"/>
        </w:rPr>
      </w:pPr>
      <w:r w:rsidRPr="00A65D06">
        <w:rPr>
          <w:sz w:val="26"/>
          <w:szCs w:val="26"/>
        </w:rPr>
        <w:t>Python: mostly used for coding</w:t>
      </w:r>
    </w:p>
    <w:p w14:paraId="0AC51921" w14:textId="3809ADD3" w:rsidR="00A65D06" w:rsidRPr="00A65D06" w:rsidRDefault="00A65D06" w:rsidP="009743A6">
      <w:pPr>
        <w:pStyle w:val="ListParagraph"/>
        <w:numPr>
          <w:ilvl w:val="0"/>
          <w:numId w:val="18"/>
        </w:numPr>
        <w:spacing w:before="160" w:after="160" w:line="360" w:lineRule="auto"/>
        <w:jc w:val="both"/>
        <w:rPr>
          <w:sz w:val="26"/>
          <w:szCs w:val="26"/>
        </w:rPr>
      </w:pPr>
      <w:r w:rsidRPr="00A65D06">
        <w:rPr>
          <w:sz w:val="26"/>
          <w:szCs w:val="26"/>
        </w:rPr>
        <w:t xml:space="preserve">SQLite: is a C-language library that implements a small, fast, self-contained, high-reliability, full-featured, SQL database engine. </w:t>
      </w:r>
    </w:p>
    <w:p w14:paraId="233689CC" w14:textId="6A337B13" w:rsidR="00055D99" w:rsidRPr="00A65D06" w:rsidRDefault="00055D99" w:rsidP="009743A6">
      <w:pPr>
        <w:pStyle w:val="ListParagraph"/>
        <w:numPr>
          <w:ilvl w:val="0"/>
          <w:numId w:val="17"/>
        </w:numPr>
        <w:spacing w:before="160" w:after="160" w:line="360" w:lineRule="auto"/>
        <w:jc w:val="both"/>
        <w:rPr>
          <w:sz w:val="26"/>
          <w:szCs w:val="26"/>
        </w:rPr>
      </w:pPr>
      <w:r w:rsidRPr="00A65D06">
        <w:rPr>
          <w:sz w:val="26"/>
          <w:szCs w:val="26"/>
        </w:rPr>
        <w:t xml:space="preserve">PyCharm Community Edition: is an integrated development environment (IDE) </w:t>
      </w:r>
      <w:r w:rsidR="00A65D06" w:rsidRPr="00A65D06">
        <w:rPr>
          <w:sz w:val="26"/>
          <w:szCs w:val="26"/>
        </w:rPr>
        <w:t>used in computer programming, specifically for the Python language.</w:t>
      </w:r>
      <w:r w:rsidRPr="00A65D06">
        <w:rPr>
          <w:sz w:val="26"/>
          <w:szCs w:val="26"/>
        </w:rPr>
        <w:t xml:space="preserve"> </w:t>
      </w:r>
    </w:p>
    <w:p w14:paraId="0A543D06" w14:textId="5A1C8282" w:rsidR="00055D99" w:rsidRPr="00A65D06" w:rsidRDefault="00055D99" w:rsidP="009743A6">
      <w:pPr>
        <w:pStyle w:val="ListParagraph"/>
        <w:numPr>
          <w:ilvl w:val="0"/>
          <w:numId w:val="17"/>
        </w:numPr>
        <w:spacing w:before="160" w:after="160" w:line="360" w:lineRule="auto"/>
        <w:jc w:val="both"/>
        <w:rPr>
          <w:sz w:val="26"/>
          <w:szCs w:val="26"/>
        </w:rPr>
      </w:pPr>
      <w:r w:rsidRPr="00A65D06">
        <w:rPr>
          <w:sz w:val="26"/>
          <w:szCs w:val="26"/>
        </w:rPr>
        <w:t xml:space="preserve">Jupyter Notebook: is an open-source web application that allows you to create and share documents that contain live code, equations, visualizations and narrative text. </w:t>
      </w:r>
    </w:p>
    <w:p w14:paraId="1880DABA" w14:textId="31A4663E" w:rsidR="00055D99" w:rsidRPr="00A65D06" w:rsidRDefault="00055D99" w:rsidP="00AA701D">
      <w:pPr>
        <w:pStyle w:val="Heading3"/>
        <w:spacing w:before="160" w:beforeAutospacing="0" w:after="160"/>
        <w:rPr>
          <w:rFonts w:ascii="Times New Roman" w:hAnsi="Times New Roman" w:cs="Times New Roman"/>
          <w:b/>
          <w:bCs/>
          <w:color w:val="auto"/>
          <w:sz w:val="26"/>
          <w:szCs w:val="26"/>
        </w:rPr>
      </w:pPr>
      <w:bookmarkStart w:id="860" w:name="_Toc60747271"/>
      <w:r w:rsidRPr="00A65D06">
        <w:rPr>
          <w:rFonts w:ascii="Times New Roman" w:hAnsi="Times New Roman" w:cs="Times New Roman"/>
          <w:b/>
          <w:bCs/>
          <w:color w:val="auto"/>
          <w:sz w:val="26"/>
          <w:szCs w:val="26"/>
        </w:rPr>
        <w:lastRenderedPageBreak/>
        <w:t>4.5.2 Graphic User Interface</w:t>
      </w:r>
      <w:bookmarkEnd w:id="860"/>
      <w:r w:rsidRPr="00A65D06">
        <w:rPr>
          <w:rFonts w:ascii="Times New Roman" w:hAnsi="Times New Roman" w:cs="Times New Roman"/>
          <w:b/>
          <w:bCs/>
          <w:color w:val="auto"/>
          <w:sz w:val="26"/>
          <w:szCs w:val="26"/>
        </w:rPr>
        <w:t xml:space="preserve"> </w:t>
      </w:r>
    </w:p>
    <w:p w14:paraId="0901E8DB" w14:textId="1B5A60F4" w:rsidR="00055D99" w:rsidRDefault="00055D99" w:rsidP="00AA701D">
      <w:pPr>
        <w:pStyle w:val="Heading4"/>
        <w:spacing w:before="160" w:beforeAutospacing="0" w:after="160"/>
        <w:rPr>
          <w:rFonts w:ascii="Times New Roman" w:hAnsi="Times New Roman" w:cs="Times New Roman"/>
          <w:b/>
          <w:bCs/>
          <w:i w:val="0"/>
          <w:iCs w:val="0"/>
          <w:color w:val="auto"/>
        </w:rPr>
      </w:pPr>
      <w:bookmarkStart w:id="861" w:name="_Toc60747272"/>
      <w:r w:rsidRPr="00A65D06">
        <w:rPr>
          <w:rFonts w:ascii="Times New Roman" w:hAnsi="Times New Roman" w:cs="Times New Roman"/>
          <w:b/>
          <w:bCs/>
          <w:i w:val="0"/>
          <w:iCs w:val="0"/>
          <w:color w:val="auto"/>
        </w:rPr>
        <w:t>4.5.2.1 Welcome UI</w:t>
      </w:r>
      <w:bookmarkEnd w:id="861"/>
    </w:p>
    <w:p w14:paraId="7E7A3C33" w14:textId="19584F44" w:rsidR="000826F7" w:rsidRDefault="506351EA" w:rsidP="00AA701D">
      <w:pPr>
        <w:spacing w:before="160" w:beforeAutospacing="0" w:after="160"/>
        <w:jc w:val="center"/>
      </w:pPr>
      <w:r>
        <w:rPr>
          <w:noProof/>
        </w:rPr>
        <w:drawing>
          <wp:inline distT="0" distB="0" distL="0" distR="0" wp14:anchorId="7D7D59DB" wp14:editId="14F76865">
            <wp:extent cx="5507111" cy="6316982"/>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pic:nvPicPr>
                  <pic:blipFill>
                    <a:blip r:embed="rId56">
                      <a:extLst>
                        <a:ext uri="{28A0092B-C50C-407E-A947-70E740481C1C}">
                          <a14:useLocalDpi xmlns:a14="http://schemas.microsoft.com/office/drawing/2010/main" val="0"/>
                        </a:ext>
                      </a:extLst>
                    </a:blip>
                    <a:stretch>
                      <a:fillRect/>
                    </a:stretch>
                  </pic:blipFill>
                  <pic:spPr>
                    <a:xfrm>
                      <a:off x="0" y="0"/>
                      <a:ext cx="5507111" cy="6316982"/>
                    </a:xfrm>
                    <a:prstGeom prst="rect">
                      <a:avLst/>
                    </a:prstGeom>
                  </pic:spPr>
                </pic:pic>
              </a:graphicData>
            </a:graphic>
          </wp:inline>
        </w:drawing>
      </w:r>
    </w:p>
    <w:p w14:paraId="6BE59DC5" w14:textId="5306D283" w:rsidR="000826F7" w:rsidRPr="00C25BF7" w:rsidRDefault="000826F7" w:rsidP="00C25BF7">
      <w:pPr>
        <w:pStyle w:val="FIGURE"/>
        <w:rPr>
          <w:rStyle w:val="eop"/>
        </w:rPr>
      </w:pPr>
      <w:bookmarkStart w:id="862" w:name="_Toc60747207"/>
      <w:r w:rsidRPr="00C25BF7">
        <w:rPr>
          <w:rStyle w:val="normaltextrun"/>
        </w:rPr>
        <w:t>Figure 4.7 welcome UI</w:t>
      </w:r>
      <w:bookmarkEnd w:id="862"/>
      <w:r w:rsidRPr="00C25BF7">
        <w:rPr>
          <w:rStyle w:val="eop"/>
        </w:rPr>
        <w:t> </w:t>
      </w:r>
    </w:p>
    <w:p w14:paraId="47C6C44E" w14:textId="71EADCEB" w:rsidR="000826F7" w:rsidRDefault="000826F7" w:rsidP="00AA701D">
      <w:pPr>
        <w:pStyle w:val="Heading4"/>
        <w:spacing w:before="160" w:beforeAutospacing="0" w:after="160"/>
        <w:rPr>
          <w:rStyle w:val="eop"/>
          <w:rFonts w:ascii="Times New Roman" w:hAnsi="Times New Roman" w:cs="Times New Roman"/>
          <w:b/>
          <w:bCs/>
          <w:i w:val="0"/>
          <w:iCs w:val="0"/>
          <w:color w:val="auto"/>
          <w:shd w:val="clear" w:color="auto" w:fill="FFFFFF"/>
        </w:rPr>
      </w:pPr>
      <w:bookmarkStart w:id="863" w:name="_Toc60747273"/>
      <w:r w:rsidRPr="000826F7">
        <w:rPr>
          <w:rStyle w:val="eop"/>
          <w:rFonts w:ascii="Times New Roman" w:hAnsi="Times New Roman" w:cs="Times New Roman"/>
          <w:b/>
          <w:bCs/>
          <w:i w:val="0"/>
          <w:iCs w:val="0"/>
          <w:color w:val="auto"/>
          <w:shd w:val="clear" w:color="auto" w:fill="FFFFFF"/>
        </w:rPr>
        <w:lastRenderedPageBreak/>
        <w:t>4.5.2.2 Home UI</w:t>
      </w:r>
      <w:bookmarkEnd w:id="863"/>
    </w:p>
    <w:p w14:paraId="5A2A1AE1" w14:textId="0BA8C5AB" w:rsidR="000826F7" w:rsidRDefault="506351EA" w:rsidP="00AA701D">
      <w:pPr>
        <w:spacing w:before="160" w:beforeAutospacing="0" w:after="160"/>
      </w:pPr>
      <w:r>
        <w:rPr>
          <w:noProof/>
        </w:rPr>
        <w:drawing>
          <wp:inline distT="0" distB="0" distL="0" distR="0" wp14:anchorId="1CA1CF41" wp14:editId="600B7BF8">
            <wp:extent cx="5791837" cy="35274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pic:nvPicPr>
                  <pic:blipFill>
                    <a:blip r:embed="rId57">
                      <a:extLst>
                        <a:ext uri="{28A0092B-C50C-407E-A947-70E740481C1C}">
                          <a14:useLocalDpi xmlns:a14="http://schemas.microsoft.com/office/drawing/2010/main" val="0"/>
                        </a:ext>
                      </a:extLst>
                    </a:blip>
                    <a:stretch>
                      <a:fillRect/>
                    </a:stretch>
                  </pic:blipFill>
                  <pic:spPr>
                    <a:xfrm>
                      <a:off x="0" y="0"/>
                      <a:ext cx="5791837" cy="3527425"/>
                    </a:xfrm>
                    <a:prstGeom prst="rect">
                      <a:avLst/>
                    </a:prstGeom>
                  </pic:spPr>
                </pic:pic>
              </a:graphicData>
            </a:graphic>
          </wp:inline>
        </w:drawing>
      </w:r>
    </w:p>
    <w:p w14:paraId="64B3EEC9" w14:textId="3B0B1FAF" w:rsidR="000826F7" w:rsidRPr="00C25BF7" w:rsidRDefault="000826F7" w:rsidP="00C25BF7">
      <w:pPr>
        <w:pStyle w:val="FIGURE"/>
        <w:rPr>
          <w:rStyle w:val="normaltextrun"/>
        </w:rPr>
      </w:pPr>
      <w:bookmarkStart w:id="864" w:name="_Toc60747208"/>
      <w:r w:rsidRPr="00C25BF7">
        <w:rPr>
          <w:rStyle w:val="normaltextrun"/>
        </w:rPr>
        <w:t>Figure 4.8 Home UI</w:t>
      </w:r>
      <w:bookmarkEnd w:id="864"/>
    </w:p>
    <w:p w14:paraId="34CB634D" w14:textId="738C9EAF" w:rsidR="000826F7" w:rsidRPr="000826F7" w:rsidRDefault="000826F7" w:rsidP="00AA701D">
      <w:pPr>
        <w:pStyle w:val="Heading4"/>
        <w:spacing w:before="160" w:beforeAutospacing="0" w:after="160"/>
        <w:rPr>
          <w:rStyle w:val="normaltextrun"/>
          <w:rFonts w:ascii="Times New Roman" w:hAnsi="Times New Roman" w:cs="Times New Roman"/>
          <w:b/>
          <w:bCs/>
          <w:i w:val="0"/>
          <w:iCs w:val="0"/>
          <w:color w:val="auto"/>
        </w:rPr>
      </w:pPr>
      <w:bookmarkStart w:id="865" w:name="_Toc60747274"/>
      <w:r w:rsidRPr="000826F7">
        <w:rPr>
          <w:rStyle w:val="normaltextrun"/>
          <w:rFonts w:ascii="Times New Roman" w:hAnsi="Times New Roman" w:cs="Times New Roman"/>
          <w:b/>
          <w:bCs/>
          <w:i w:val="0"/>
          <w:iCs w:val="0"/>
          <w:color w:val="auto"/>
        </w:rPr>
        <w:lastRenderedPageBreak/>
        <w:t>4.5.2.3 Review data UI</w:t>
      </w:r>
      <w:bookmarkEnd w:id="865"/>
    </w:p>
    <w:p w14:paraId="74B09A87" w14:textId="1C6666A6" w:rsidR="000826F7" w:rsidRDefault="506351EA" w:rsidP="00AA701D">
      <w:pPr>
        <w:spacing w:before="160" w:beforeAutospacing="0" w:after="160"/>
      </w:pPr>
      <w:r>
        <w:rPr>
          <w:noProof/>
        </w:rPr>
        <w:drawing>
          <wp:inline distT="0" distB="0" distL="0" distR="0" wp14:anchorId="19DE9FAE" wp14:editId="35CCD68F">
            <wp:extent cx="5791837" cy="354203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pic:nvPicPr>
                  <pic:blipFill>
                    <a:blip r:embed="rId58">
                      <a:extLst>
                        <a:ext uri="{28A0092B-C50C-407E-A947-70E740481C1C}">
                          <a14:useLocalDpi xmlns:a14="http://schemas.microsoft.com/office/drawing/2010/main" val="0"/>
                        </a:ext>
                      </a:extLst>
                    </a:blip>
                    <a:stretch>
                      <a:fillRect/>
                    </a:stretch>
                  </pic:blipFill>
                  <pic:spPr>
                    <a:xfrm>
                      <a:off x="0" y="0"/>
                      <a:ext cx="5791837" cy="3542030"/>
                    </a:xfrm>
                    <a:prstGeom prst="rect">
                      <a:avLst/>
                    </a:prstGeom>
                  </pic:spPr>
                </pic:pic>
              </a:graphicData>
            </a:graphic>
          </wp:inline>
        </w:drawing>
      </w:r>
    </w:p>
    <w:p w14:paraId="1F7CBBF8" w14:textId="1184548F" w:rsidR="000826F7" w:rsidRPr="00C25BF7" w:rsidRDefault="000826F7" w:rsidP="00C25BF7">
      <w:pPr>
        <w:pStyle w:val="FIGURE"/>
        <w:rPr>
          <w:rStyle w:val="eop"/>
        </w:rPr>
      </w:pPr>
      <w:bookmarkStart w:id="866" w:name="_Toc60747209"/>
      <w:r w:rsidRPr="00C25BF7">
        <w:rPr>
          <w:rStyle w:val="normaltextrun"/>
        </w:rPr>
        <w:t>Figure 4.9 </w:t>
      </w:r>
      <w:r w:rsidRPr="00C25BF7">
        <w:rPr>
          <w:rStyle w:val="spellingerror"/>
        </w:rPr>
        <w:t>Review</w:t>
      </w:r>
      <w:r w:rsidRPr="00C25BF7">
        <w:rPr>
          <w:rStyle w:val="normaltextrun"/>
        </w:rPr>
        <w:t> data UI</w:t>
      </w:r>
      <w:bookmarkEnd w:id="866"/>
      <w:r w:rsidRPr="00C25BF7">
        <w:rPr>
          <w:rStyle w:val="eop"/>
        </w:rPr>
        <w:t> </w:t>
      </w:r>
    </w:p>
    <w:p w14:paraId="1CACB9F5" w14:textId="2F66EA14" w:rsidR="000826F7" w:rsidRPr="000826F7" w:rsidRDefault="000826F7" w:rsidP="00AA701D">
      <w:pPr>
        <w:pStyle w:val="Heading4"/>
        <w:spacing w:before="160" w:beforeAutospacing="0" w:after="160"/>
        <w:rPr>
          <w:rStyle w:val="eop"/>
          <w:rFonts w:ascii="Times New Roman" w:hAnsi="Times New Roman" w:cs="Times New Roman"/>
          <w:b/>
          <w:bCs/>
          <w:i w:val="0"/>
          <w:iCs w:val="0"/>
          <w:color w:val="auto"/>
          <w:shd w:val="clear" w:color="auto" w:fill="FFFFFF"/>
        </w:rPr>
      </w:pPr>
      <w:bookmarkStart w:id="867" w:name="_Toc60747275"/>
      <w:r w:rsidRPr="000826F7">
        <w:rPr>
          <w:rStyle w:val="eop"/>
          <w:rFonts w:ascii="Times New Roman" w:hAnsi="Times New Roman" w:cs="Times New Roman"/>
          <w:b/>
          <w:bCs/>
          <w:i w:val="0"/>
          <w:iCs w:val="0"/>
          <w:color w:val="auto"/>
          <w:shd w:val="clear" w:color="auto" w:fill="FFFFFF"/>
        </w:rPr>
        <w:lastRenderedPageBreak/>
        <w:t>4.5.2.4 Review teacher data UI</w:t>
      </w:r>
      <w:bookmarkEnd w:id="867"/>
    </w:p>
    <w:p w14:paraId="1A2EBFD5" w14:textId="075A9EDB" w:rsidR="000826F7" w:rsidRDefault="000826F7" w:rsidP="00AA701D">
      <w:pPr>
        <w:spacing w:before="160" w:beforeAutospacing="0" w:after="160"/>
      </w:pPr>
      <w:r>
        <w:rPr>
          <w:noProof/>
        </w:rPr>
        <w:drawing>
          <wp:inline distT="0" distB="0" distL="0" distR="0" wp14:anchorId="3BAD99FF" wp14:editId="4711E512">
            <wp:extent cx="5791837" cy="4027849"/>
            <wp:effectExtent l="133350" t="114300" r="151765" b="16319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9">
                      <a:extLst>
                        <a:ext uri="{28A0092B-C50C-407E-A947-70E740481C1C}">
                          <a14:useLocalDpi xmlns:a14="http://schemas.microsoft.com/office/drawing/2010/main" val="0"/>
                        </a:ext>
                      </a:extLst>
                    </a:blip>
                    <a:stretch>
                      <a:fillRect/>
                    </a:stretch>
                  </pic:blipFill>
                  <pic:spPr>
                    <a:xfrm>
                      <a:off x="0" y="0"/>
                      <a:ext cx="5791837" cy="4027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CF8E6" w14:textId="46A00BD9" w:rsidR="000826F7" w:rsidRPr="00C25BF7" w:rsidRDefault="000826F7" w:rsidP="00C25BF7">
      <w:pPr>
        <w:pStyle w:val="FIGURE"/>
        <w:rPr>
          <w:rStyle w:val="eop"/>
        </w:rPr>
      </w:pPr>
      <w:bookmarkStart w:id="868" w:name="_Toc60747210"/>
      <w:r w:rsidRPr="00C25BF7">
        <w:rPr>
          <w:rStyle w:val="normaltextrun"/>
        </w:rPr>
        <w:t>Figure 4.10 Review teacher data UI</w:t>
      </w:r>
      <w:bookmarkEnd w:id="868"/>
      <w:r w:rsidRPr="00C25BF7">
        <w:rPr>
          <w:rStyle w:val="eop"/>
        </w:rPr>
        <w:t> </w:t>
      </w:r>
    </w:p>
    <w:p w14:paraId="04F34E8A" w14:textId="65D5EB2C" w:rsidR="000826F7" w:rsidRPr="000826F7" w:rsidRDefault="000826F7" w:rsidP="00AA701D">
      <w:pPr>
        <w:pStyle w:val="Heading4"/>
        <w:spacing w:before="160" w:beforeAutospacing="0" w:after="160"/>
        <w:rPr>
          <w:rStyle w:val="eop"/>
          <w:rFonts w:ascii="Times New Roman" w:hAnsi="Times New Roman" w:cs="Times New Roman"/>
          <w:b/>
          <w:bCs/>
          <w:i w:val="0"/>
          <w:iCs w:val="0"/>
          <w:color w:val="auto"/>
          <w:shd w:val="clear" w:color="auto" w:fill="FFFFFF"/>
        </w:rPr>
      </w:pPr>
      <w:bookmarkStart w:id="869" w:name="_Toc60747276"/>
      <w:r w:rsidRPr="000826F7">
        <w:rPr>
          <w:rStyle w:val="eop"/>
          <w:rFonts w:ascii="Times New Roman" w:hAnsi="Times New Roman" w:cs="Times New Roman"/>
          <w:b/>
          <w:bCs/>
          <w:i w:val="0"/>
          <w:iCs w:val="0"/>
          <w:color w:val="auto"/>
          <w:shd w:val="clear" w:color="auto" w:fill="FFFFFF"/>
        </w:rPr>
        <w:lastRenderedPageBreak/>
        <w:t>4.5.2.5 Review exam schedule data UI</w:t>
      </w:r>
      <w:bookmarkEnd w:id="869"/>
    </w:p>
    <w:p w14:paraId="5AABEB1F" w14:textId="000E6D6C" w:rsidR="000826F7" w:rsidRDefault="000826F7" w:rsidP="00AA701D">
      <w:pPr>
        <w:spacing w:before="160" w:beforeAutospacing="0" w:after="160"/>
      </w:pPr>
      <w:r>
        <w:rPr>
          <w:noProof/>
        </w:rPr>
        <w:drawing>
          <wp:inline distT="0" distB="0" distL="0" distR="0" wp14:anchorId="00A60B89" wp14:editId="1C87A674">
            <wp:extent cx="5791837" cy="4038917"/>
            <wp:effectExtent l="133350" t="114300" r="151765" b="1714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60">
                      <a:extLst>
                        <a:ext uri="{28A0092B-C50C-407E-A947-70E740481C1C}">
                          <a14:useLocalDpi xmlns:a14="http://schemas.microsoft.com/office/drawing/2010/main" val="0"/>
                        </a:ext>
                      </a:extLst>
                    </a:blip>
                    <a:stretch>
                      <a:fillRect/>
                    </a:stretch>
                  </pic:blipFill>
                  <pic:spPr>
                    <a:xfrm>
                      <a:off x="0" y="0"/>
                      <a:ext cx="5791837" cy="4038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886827" w14:textId="08C5B4D1" w:rsidR="000826F7" w:rsidRPr="00B44D65" w:rsidRDefault="000826F7" w:rsidP="00C25BF7">
      <w:pPr>
        <w:pStyle w:val="FIGURE"/>
      </w:pPr>
      <w:bookmarkStart w:id="870" w:name="_Toc60747211"/>
      <w:r w:rsidRPr="00B44D65">
        <w:t>Figure 4.11 Review exam schedule data UI</w:t>
      </w:r>
      <w:bookmarkEnd w:id="870"/>
    </w:p>
    <w:p w14:paraId="23B6619C" w14:textId="3B9714B7" w:rsidR="000826F7" w:rsidRDefault="000826F7" w:rsidP="00AA701D">
      <w:pPr>
        <w:pStyle w:val="Heading4"/>
        <w:spacing w:before="160" w:beforeAutospacing="0" w:after="160"/>
        <w:rPr>
          <w:rStyle w:val="normaltextrun"/>
          <w:rFonts w:ascii="Times New Roman" w:hAnsi="Times New Roman" w:cs="Times New Roman"/>
          <w:b/>
          <w:bCs/>
          <w:i w:val="0"/>
          <w:iCs w:val="0"/>
          <w:color w:val="auto"/>
          <w:bdr w:val="none" w:sz="0" w:space="0" w:color="auto" w:frame="1"/>
        </w:rPr>
      </w:pPr>
      <w:bookmarkStart w:id="871" w:name="_Toc60747277"/>
      <w:r w:rsidRPr="000826F7">
        <w:rPr>
          <w:rFonts w:ascii="Times New Roman" w:hAnsi="Times New Roman" w:cs="Times New Roman"/>
          <w:b/>
          <w:bCs/>
          <w:i w:val="0"/>
          <w:iCs w:val="0"/>
          <w:color w:val="auto"/>
        </w:rPr>
        <w:lastRenderedPageBreak/>
        <w:t xml:space="preserve">4.5.2.6 </w:t>
      </w:r>
      <w:r w:rsidRPr="000826F7">
        <w:rPr>
          <w:rStyle w:val="normaltextrun"/>
          <w:rFonts w:ascii="Times New Roman" w:hAnsi="Times New Roman" w:cs="Times New Roman"/>
          <w:b/>
          <w:bCs/>
          <w:i w:val="0"/>
          <w:iCs w:val="0"/>
          <w:color w:val="auto"/>
          <w:bdr w:val="none" w:sz="0" w:space="0" w:color="auto" w:frame="1"/>
        </w:rPr>
        <w:t>Genetic Algorithm UI</w:t>
      </w:r>
      <w:bookmarkEnd w:id="871"/>
      <w:r>
        <w:rPr>
          <w:rStyle w:val="normaltextrun"/>
          <w:rFonts w:ascii="Times New Roman" w:hAnsi="Times New Roman" w:cs="Times New Roman"/>
          <w:b/>
          <w:bCs/>
          <w:i w:val="0"/>
          <w:iCs w:val="0"/>
          <w:color w:val="auto"/>
          <w:bdr w:val="none" w:sz="0" w:space="0" w:color="auto" w:frame="1"/>
        </w:rPr>
        <w:t xml:space="preserve"> </w:t>
      </w:r>
      <w:del w:id="872" w:author="NGUYỄN HOÀNG LONG" w:date="2021-01-05T02:17:00Z">
        <w:r w:rsidRPr="005B0B96">
          <w:rPr>
            <w:rStyle w:val="normaltextrun"/>
            <w:rFonts w:ascii="Times New Roman" w:hAnsi="Times New Roman" w:cs="Times New Roman"/>
            <w:b/>
            <w:bCs/>
            <w:i w:val="0"/>
            <w:iCs w:val="0"/>
            <w:color w:val="FF0000"/>
            <w:bdr w:val="none" w:sz="0" w:space="0" w:color="auto" w:frame="1"/>
          </w:rPr>
          <w:delText>(fix image)</w:delText>
        </w:r>
      </w:del>
    </w:p>
    <w:p w14:paraId="53E7F9DA" w14:textId="2E027FD5" w:rsidR="000826F7" w:rsidRDefault="506351EA" w:rsidP="00AA701D">
      <w:pPr>
        <w:spacing w:before="160" w:beforeAutospacing="0" w:after="160"/>
      </w:pPr>
      <w:r>
        <w:rPr>
          <w:noProof/>
        </w:rPr>
        <w:drawing>
          <wp:inline distT="0" distB="0" distL="0" distR="0" wp14:anchorId="069DE726" wp14:editId="5252EE42">
            <wp:extent cx="5791837" cy="341093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pic:nvPicPr>
                  <pic:blipFill>
                    <a:blip r:embed="rId61">
                      <a:extLst>
                        <a:ext uri="{28A0092B-C50C-407E-A947-70E740481C1C}">
                          <a14:useLocalDpi xmlns:a14="http://schemas.microsoft.com/office/drawing/2010/main" val="0"/>
                        </a:ext>
                      </a:extLst>
                    </a:blip>
                    <a:stretch>
                      <a:fillRect/>
                    </a:stretch>
                  </pic:blipFill>
                  <pic:spPr>
                    <a:xfrm>
                      <a:off x="0" y="0"/>
                      <a:ext cx="5791837" cy="3410936"/>
                    </a:xfrm>
                    <a:prstGeom prst="rect">
                      <a:avLst/>
                    </a:prstGeom>
                  </pic:spPr>
                </pic:pic>
              </a:graphicData>
            </a:graphic>
          </wp:inline>
        </w:drawing>
      </w:r>
    </w:p>
    <w:p w14:paraId="30EECF91" w14:textId="7D6CDE4F" w:rsidR="000826F7" w:rsidRPr="00B44D65" w:rsidRDefault="000826F7" w:rsidP="00C25BF7">
      <w:pPr>
        <w:pStyle w:val="FIGURE"/>
      </w:pPr>
      <w:bookmarkStart w:id="873" w:name="_Toc60747212"/>
      <w:r w:rsidRPr="00B44D65">
        <w:t>Figure 4.13 Genetic algorithm UI</w:t>
      </w:r>
      <w:bookmarkEnd w:id="873"/>
    </w:p>
    <w:p w14:paraId="489CBC6A" w14:textId="77777777" w:rsidR="002E4A79" w:rsidRDefault="002E4A79" w:rsidP="00AA701D">
      <w:pPr>
        <w:pStyle w:val="Heading1"/>
        <w:spacing w:before="160" w:after="160"/>
        <w:jc w:val="left"/>
        <w:rPr>
          <w:sz w:val="28"/>
          <w:szCs w:val="22"/>
        </w:rPr>
      </w:pPr>
      <w:r>
        <w:rPr>
          <w:sz w:val="28"/>
          <w:szCs w:val="22"/>
        </w:rPr>
        <w:br w:type="page"/>
      </w:r>
    </w:p>
    <w:p w14:paraId="54997927" w14:textId="745DAC02" w:rsidR="000826F7" w:rsidRDefault="000826F7" w:rsidP="00AA701D">
      <w:pPr>
        <w:pStyle w:val="Heading1"/>
        <w:spacing w:before="160" w:after="160"/>
        <w:jc w:val="left"/>
        <w:rPr>
          <w:sz w:val="28"/>
          <w:szCs w:val="22"/>
        </w:rPr>
      </w:pPr>
      <w:bookmarkStart w:id="874" w:name="_Toc60747278"/>
      <w:r w:rsidRPr="000826F7">
        <w:rPr>
          <w:sz w:val="28"/>
          <w:szCs w:val="22"/>
        </w:rPr>
        <w:lastRenderedPageBreak/>
        <w:t>Chapter 5: CONCLUSION AND FUTURE</w:t>
      </w:r>
      <w:r>
        <w:rPr>
          <w:sz w:val="28"/>
          <w:szCs w:val="22"/>
        </w:rPr>
        <w:t xml:space="preserve"> </w:t>
      </w:r>
      <w:r w:rsidRPr="000826F7">
        <w:rPr>
          <w:sz w:val="28"/>
          <w:szCs w:val="22"/>
        </w:rPr>
        <w:t>WORK</w:t>
      </w:r>
      <w:bookmarkEnd w:id="874"/>
    </w:p>
    <w:p w14:paraId="7EA40651" w14:textId="698FC7C2" w:rsidR="000826F7" w:rsidRPr="000826F7" w:rsidRDefault="000826F7" w:rsidP="00AA701D">
      <w:pPr>
        <w:pStyle w:val="Heading2"/>
        <w:spacing w:before="160" w:beforeAutospacing="0" w:after="160"/>
        <w:rPr>
          <w:rFonts w:ascii="Times New Roman" w:hAnsi="Times New Roman" w:cs="Times New Roman"/>
          <w:b/>
          <w:bCs/>
          <w:color w:val="auto"/>
        </w:rPr>
      </w:pPr>
      <w:bookmarkStart w:id="875" w:name="_Toc60747279"/>
      <w:r w:rsidRPr="000826F7">
        <w:rPr>
          <w:rFonts w:ascii="Times New Roman" w:hAnsi="Times New Roman" w:cs="Times New Roman"/>
          <w:b/>
          <w:bCs/>
          <w:color w:val="auto"/>
        </w:rPr>
        <w:t>5.1 Results</w:t>
      </w:r>
      <w:bookmarkEnd w:id="875"/>
      <w:r w:rsidRPr="000826F7">
        <w:rPr>
          <w:rFonts w:ascii="Times New Roman" w:hAnsi="Times New Roman" w:cs="Times New Roman"/>
          <w:b/>
          <w:bCs/>
          <w:color w:val="auto"/>
        </w:rPr>
        <w:t xml:space="preserve"> </w:t>
      </w:r>
    </w:p>
    <w:p w14:paraId="2CAD01E5" w14:textId="5853E9C2" w:rsidR="000826F7" w:rsidRDefault="000826F7" w:rsidP="00164D3C">
      <w:pPr>
        <w:spacing w:before="160" w:beforeAutospacing="0" w:after="160"/>
        <w:jc w:val="both"/>
      </w:pPr>
      <w:r>
        <w:t xml:space="preserve">Through the process of completion the thesis, we have achieved enough knowledge about </w:t>
      </w:r>
      <w:r w:rsidR="002E4A79">
        <w:t>optimization algorithms in general</w:t>
      </w:r>
      <w:r>
        <w:t>, we know how to apply algorithm</w:t>
      </w:r>
      <w:r w:rsidR="00C07F3E">
        <w:t>s</w:t>
      </w:r>
      <w:r>
        <w:t xml:space="preserve"> to solve some optimal problem</w:t>
      </w:r>
      <w:r w:rsidR="002E4A79">
        <w:t xml:space="preserve"> such as the exam invigilator assignment problem.</w:t>
      </w:r>
    </w:p>
    <w:p w14:paraId="07EBEF2B" w14:textId="32294FC3" w:rsidR="000826F7" w:rsidRDefault="000826F7" w:rsidP="00164D3C">
      <w:pPr>
        <w:spacing w:before="160" w:beforeAutospacing="0" w:after="160"/>
        <w:jc w:val="both"/>
      </w:pPr>
      <w:r>
        <w:t>Ability to implement and apply genetic algorithm to make an application for exam invigilator assignment</w:t>
      </w:r>
      <w:del w:id="876" w:author="NGUYỄN HOÀNG LONG" w:date="2021-01-05T10:57:00Z">
        <w:r w:rsidDel="00426020">
          <w:delText xml:space="preserve">: </w:delText>
        </w:r>
      </w:del>
    </w:p>
    <w:p w14:paraId="01FDDFB5" w14:textId="27E34197" w:rsidR="000826F7" w:rsidRPr="000826F7" w:rsidDel="006571C9" w:rsidRDefault="000826F7" w:rsidP="00164D3C">
      <w:pPr>
        <w:pStyle w:val="ListParagraph"/>
        <w:numPr>
          <w:ilvl w:val="0"/>
          <w:numId w:val="19"/>
        </w:numPr>
        <w:spacing w:before="160" w:after="160" w:line="360" w:lineRule="auto"/>
        <w:jc w:val="both"/>
        <w:rPr>
          <w:del w:id="877" w:author="NGUYỄN HOÀNG LONG" w:date="2021-01-05T10:59:00Z"/>
          <w:sz w:val="26"/>
          <w:szCs w:val="26"/>
        </w:rPr>
      </w:pPr>
      <w:del w:id="878" w:author="NGUYỄN HOÀNG LONG" w:date="2021-01-05T10:59:00Z">
        <w:r w:rsidRPr="000826F7" w:rsidDel="006571C9">
          <w:rPr>
            <w:sz w:val="26"/>
            <w:szCs w:val="26"/>
          </w:rPr>
          <w:delText xml:space="preserve">Our </w:delText>
        </w:r>
        <w:r w:rsidR="00C07F3E" w:rsidRPr="00C07F3E" w:rsidDel="006571C9">
          <w:rPr>
            <w:sz w:val="26"/>
            <w:szCs w:val="26"/>
          </w:rPr>
          <w:delText>application</w:delText>
        </w:r>
        <w:r w:rsidRPr="000826F7" w:rsidDel="006571C9">
          <w:rPr>
            <w:sz w:val="26"/>
            <w:szCs w:val="26"/>
          </w:rPr>
          <w:delText xml:space="preserve"> responds smoothly to the stated constraints in the thesis, include hard and soft constraints. </w:delText>
        </w:r>
      </w:del>
    </w:p>
    <w:p w14:paraId="3DC895C8" w14:textId="697B1497" w:rsidR="000826F7" w:rsidRPr="000826F7" w:rsidDel="006571C9" w:rsidRDefault="000826F7" w:rsidP="00164D3C">
      <w:pPr>
        <w:pStyle w:val="ListParagraph"/>
        <w:numPr>
          <w:ilvl w:val="0"/>
          <w:numId w:val="19"/>
        </w:numPr>
        <w:spacing w:before="160" w:after="160" w:line="360" w:lineRule="auto"/>
        <w:jc w:val="both"/>
        <w:rPr>
          <w:del w:id="879" w:author="NGUYỄN HOÀNG LONG" w:date="2021-01-05T10:59:00Z"/>
          <w:sz w:val="26"/>
          <w:szCs w:val="26"/>
        </w:rPr>
      </w:pPr>
      <w:del w:id="880" w:author="NGUYỄN HOÀNG LONG" w:date="2021-01-05T10:59:00Z">
        <w:r w:rsidRPr="000826F7" w:rsidDel="006571C9">
          <w:rPr>
            <w:sz w:val="26"/>
            <w:szCs w:val="26"/>
          </w:rPr>
          <w:delText xml:space="preserve">Stable </w:delText>
        </w:r>
        <w:r w:rsidR="00C07F3E" w:rsidRPr="00C07F3E" w:rsidDel="006571C9">
          <w:rPr>
            <w:sz w:val="26"/>
            <w:szCs w:val="26"/>
          </w:rPr>
          <w:delText>application</w:delText>
        </w:r>
        <w:r w:rsidRPr="000826F7" w:rsidDel="006571C9">
          <w:rPr>
            <w:sz w:val="26"/>
            <w:szCs w:val="26"/>
          </w:rPr>
          <w:delText xml:space="preserve">, friendly user interface, easy to use. </w:delText>
        </w:r>
      </w:del>
    </w:p>
    <w:p w14:paraId="1848AD7F" w14:textId="3BB6C158" w:rsidR="000826F7" w:rsidDel="006571C9" w:rsidRDefault="000826F7" w:rsidP="00164D3C">
      <w:pPr>
        <w:pStyle w:val="ListParagraph"/>
        <w:numPr>
          <w:ilvl w:val="0"/>
          <w:numId w:val="19"/>
        </w:numPr>
        <w:spacing w:before="160" w:after="160" w:line="360" w:lineRule="auto"/>
        <w:jc w:val="both"/>
        <w:rPr>
          <w:del w:id="881" w:author="NGUYỄN HOÀNG LONG" w:date="2021-01-05T10:59:00Z"/>
        </w:rPr>
      </w:pPr>
      <w:del w:id="882" w:author="NGUYỄN HOÀNG LONG" w:date="2021-01-05T10:59:00Z">
        <w:r w:rsidRPr="000826F7" w:rsidDel="006571C9">
          <w:rPr>
            <w:sz w:val="26"/>
            <w:szCs w:val="26"/>
          </w:rPr>
          <w:delText>Scheduled results are stored locally and easily retrieved.</w:delText>
        </w:r>
        <w:r w:rsidDel="006571C9">
          <w:delText xml:space="preserve"> </w:delText>
        </w:r>
      </w:del>
    </w:p>
    <w:p w14:paraId="7A5538C0" w14:textId="0D660C4D" w:rsidR="000826F7" w:rsidRDefault="000826F7" w:rsidP="00AA701D">
      <w:pPr>
        <w:pStyle w:val="Heading2"/>
        <w:spacing w:before="160" w:beforeAutospacing="0" w:after="160"/>
        <w:rPr>
          <w:ins w:id="883" w:author="NGUYỄN HOÀNG LONG" w:date="2021-01-05T10:58:00Z"/>
          <w:rFonts w:ascii="Times New Roman" w:hAnsi="Times New Roman" w:cs="Times New Roman"/>
          <w:b/>
          <w:bCs/>
          <w:color w:val="auto"/>
        </w:rPr>
      </w:pPr>
      <w:bookmarkStart w:id="884" w:name="_Toc60747280"/>
      <w:r w:rsidRPr="000826F7">
        <w:rPr>
          <w:rFonts w:ascii="Times New Roman" w:hAnsi="Times New Roman" w:cs="Times New Roman"/>
          <w:b/>
          <w:bCs/>
          <w:color w:val="auto"/>
        </w:rPr>
        <w:t xml:space="preserve">5.2 </w:t>
      </w:r>
      <w:ins w:id="885" w:author="NGUYỄN HOÀNG LONG" w:date="2021-01-05T10:58:00Z">
        <w:r w:rsidR="00FA4106">
          <w:rPr>
            <w:rFonts w:ascii="Times New Roman" w:hAnsi="Times New Roman" w:cs="Times New Roman"/>
            <w:b/>
            <w:bCs/>
            <w:color w:val="auto"/>
          </w:rPr>
          <w:t>Strong</w:t>
        </w:r>
        <w:r w:rsidR="00A57305">
          <w:rPr>
            <w:rFonts w:ascii="Times New Roman" w:hAnsi="Times New Roman" w:cs="Times New Roman"/>
            <w:b/>
            <w:bCs/>
            <w:color w:val="auto"/>
          </w:rPr>
          <w:t xml:space="preserve"> points, </w:t>
        </w:r>
      </w:ins>
      <w:del w:id="886" w:author="NGUYỄN HOÀNG LONG" w:date="2021-01-05T10:58:00Z">
        <w:r w:rsidRPr="000826F7" w:rsidDel="00A57305">
          <w:rPr>
            <w:rFonts w:ascii="Times New Roman" w:hAnsi="Times New Roman" w:cs="Times New Roman"/>
            <w:b/>
            <w:bCs/>
            <w:color w:val="auto"/>
          </w:rPr>
          <w:delText>D</w:delText>
        </w:r>
      </w:del>
      <w:ins w:id="887" w:author="NGUYỄN HOÀNG LONG" w:date="2021-01-05T10:58:00Z">
        <w:r w:rsidR="00A57305">
          <w:rPr>
            <w:rFonts w:ascii="Times New Roman" w:hAnsi="Times New Roman" w:cs="Times New Roman"/>
            <w:b/>
            <w:bCs/>
            <w:color w:val="auto"/>
          </w:rPr>
          <w:t>d</w:t>
        </w:r>
      </w:ins>
      <w:r w:rsidRPr="000826F7">
        <w:rPr>
          <w:rFonts w:ascii="Times New Roman" w:hAnsi="Times New Roman" w:cs="Times New Roman"/>
          <w:b/>
          <w:bCs/>
          <w:color w:val="auto"/>
        </w:rPr>
        <w:t>rawbacks and future work</w:t>
      </w:r>
      <w:bookmarkEnd w:id="884"/>
      <w:r w:rsidRPr="000826F7">
        <w:rPr>
          <w:rFonts w:ascii="Times New Roman" w:hAnsi="Times New Roman" w:cs="Times New Roman"/>
          <w:b/>
          <w:bCs/>
          <w:color w:val="auto"/>
        </w:rPr>
        <w:t xml:space="preserve"> </w:t>
      </w:r>
    </w:p>
    <w:p w14:paraId="24AA5F0C" w14:textId="5E410DEF" w:rsidR="00A57305" w:rsidRPr="00A57305" w:rsidRDefault="00A57305" w:rsidP="006571C9">
      <w:pPr>
        <w:pStyle w:val="Heading3"/>
        <w:rPr>
          <w:ins w:id="888" w:author="NGUYỄN HOÀNG LONG" w:date="2021-01-05T10:59:00Z"/>
        </w:rPr>
      </w:pPr>
      <w:bookmarkStart w:id="889" w:name="_Toc60747281"/>
      <w:ins w:id="890" w:author="NGUYỄN HOÀNG LONG" w:date="2021-01-05T10:58:00Z">
        <w:r w:rsidRPr="006571C9">
          <w:rPr>
            <w:rFonts w:ascii="Times New Roman" w:hAnsi="Times New Roman" w:cs="Times New Roman"/>
            <w:b/>
            <w:bCs/>
            <w:color w:val="auto"/>
            <w:sz w:val="26"/>
            <w:szCs w:val="26"/>
            <w:rPrChange w:id="891" w:author="NGUYỄN HOÀNG LONG" w:date="2021-01-05T10:59:00Z">
              <w:rPr/>
            </w:rPrChange>
          </w:rPr>
          <w:t>5.2.1 Strong points</w:t>
        </w:r>
      </w:ins>
      <w:bookmarkEnd w:id="889"/>
    </w:p>
    <w:p w14:paraId="0A4C696E" w14:textId="77777777" w:rsidR="006571C9" w:rsidRPr="000826F7" w:rsidRDefault="006571C9" w:rsidP="006571C9">
      <w:pPr>
        <w:pStyle w:val="ListParagraph"/>
        <w:numPr>
          <w:ilvl w:val="0"/>
          <w:numId w:val="19"/>
        </w:numPr>
        <w:spacing w:before="160" w:after="160" w:line="360" w:lineRule="auto"/>
        <w:jc w:val="both"/>
        <w:rPr>
          <w:ins w:id="892" w:author="NGUYỄN HOÀNG LONG" w:date="2021-01-05T10:59:00Z"/>
          <w:sz w:val="26"/>
          <w:szCs w:val="26"/>
        </w:rPr>
      </w:pPr>
      <w:ins w:id="893" w:author="NGUYỄN HOÀNG LONG" w:date="2021-01-05T10:59:00Z">
        <w:r w:rsidRPr="000826F7">
          <w:rPr>
            <w:sz w:val="26"/>
            <w:szCs w:val="26"/>
          </w:rPr>
          <w:t xml:space="preserve">Our </w:t>
        </w:r>
        <w:r w:rsidRPr="00C07F3E">
          <w:rPr>
            <w:sz w:val="26"/>
            <w:szCs w:val="26"/>
          </w:rPr>
          <w:t>application</w:t>
        </w:r>
        <w:r w:rsidRPr="000826F7">
          <w:rPr>
            <w:sz w:val="26"/>
            <w:szCs w:val="26"/>
          </w:rPr>
          <w:t xml:space="preserve"> responds smoothly to the stated constraints in the thesis, include hard and soft constraints. </w:t>
        </w:r>
      </w:ins>
    </w:p>
    <w:p w14:paraId="30754E38" w14:textId="77777777" w:rsidR="006571C9" w:rsidRPr="000826F7" w:rsidRDefault="006571C9" w:rsidP="006571C9">
      <w:pPr>
        <w:pStyle w:val="ListParagraph"/>
        <w:numPr>
          <w:ilvl w:val="0"/>
          <w:numId w:val="19"/>
        </w:numPr>
        <w:spacing w:before="160" w:after="160" w:line="360" w:lineRule="auto"/>
        <w:jc w:val="both"/>
        <w:rPr>
          <w:ins w:id="894" w:author="NGUYỄN HOÀNG LONG" w:date="2021-01-05T10:59:00Z"/>
          <w:sz w:val="26"/>
          <w:szCs w:val="26"/>
        </w:rPr>
      </w:pPr>
      <w:ins w:id="895" w:author="NGUYỄN HOÀNG LONG" w:date="2021-01-05T10:59:00Z">
        <w:r w:rsidRPr="000826F7">
          <w:rPr>
            <w:sz w:val="26"/>
            <w:szCs w:val="26"/>
          </w:rPr>
          <w:t xml:space="preserve">Stable </w:t>
        </w:r>
        <w:r w:rsidRPr="00C07F3E">
          <w:rPr>
            <w:sz w:val="26"/>
            <w:szCs w:val="26"/>
          </w:rPr>
          <w:t>application</w:t>
        </w:r>
        <w:r w:rsidRPr="000826F7">
          <w:rPr>
            <w:sz w:val="26"/>
            <w:szCs w:val="26"/>
          </w:rPr>
          <w:t xml:space="preserve">, friendly user interface, easy to use. </w:t>
        </w:r>
      </w:ins>
    </w:p>
    <w:p w14:paraId="1F468919" w14:textId="77777777" w:rsidR="006571C9" w:rsidDel="006571C9" w:rsidRDefault="006571C9" w:rsidP="006571C9">
      <w:pPr>
        <w:pStyle w:val="ListParagraph"/>
        <w:numPr>
          <w:ilvl w:val="0"/>
          <w:numId w:val="19"/>
        </w:numPr>
        <w:spacing w:before="160" w:after="160" w:line="360" w:lineRule="auto"/>
        <w:jc w:val="both"/>
        <w:rPr>
          <w:ins w:id="896" w:author="NGUYỄN HOÀNG LONG" w:date="2021-01-05T10:59:00Z"/>
          <w:del w:id="897" w:author="NGUYỄN HOÀNG LONG" w:date="2021-01-05T10:59:00Z"/>
        </w:rPr>
      </w:pPr>
      <w:ins w:id="898" w:author="NGUYỄN HOÀNG LONG" w:date="2021-01-05T10:59:00Z">
        <w:r w:rsidRPr="000826F7">
          <w:rPr>
            <w:sz w:val="26"/>
            <w:szCs w:val="26"/>
          </w:rPr>
          <w:t>Scheduled results are stored locally and easily retrieved.</w:t>
        </w:r>
        <w:r>
          <w:t xml:space="preserve"> </w:t>
        </w:r>
      </w:ins>
    </w:p>
    <w:p w14:paraId="394BBAD3" w14:textId="77777777" w:rsidR="006571C9" w:rsidRPr="00A57305" w:rsidRDefault="006571C9">
      <w:pPr>
        <w:pStyle w:val="ListParagraph"/>
        <w:numPr>
          <w:ilvl w:val="0"/>
          <w:numId w:val="19"/>
        </w:numPr>
        <w:spacing w:before="160" w:after="160" w:line="360" w:lineRule="auto"/>
        <w:jc w:val="both"/>
        <w:rPr>
          <w:rPrChange w:id="899" w:author="NGUYỄN HOÀNG LONG" w:date="2021-01-05T10:58:00Z">
            <w:rPr>
              <w:rFonts w:ascii="Times New Roman" w:hAnsi="Times New Roman" w:cs="Times New Roman"/>
              <w:b/>
              <w:bCs/>
              <w:color w:val="auto"/>
            </w:rPr>
          </w:rPrChange>
        </w:rPr>
        <w:pPrChange w:id="900" w:author="NGUYỄN HOÀNG LONG" w:date="2021-01-05T10:58:00Z">
          <w:pPr>
            <w:pStyle w:val="Heading2"/>
            <w:spacing w:before="160" w:beforeAutospacing="0" w:after="160"/>
          </w:pPr>
        </w:pPrChange>
      </w:pPr>
    </w:p>
    <w:p w14:paraId="6C94E31C" w14:textId="6EFE8143" w:rsidR="000826F7" w:rsidRPr="000826F7" w:rsidRDefault="000826F7" w:rsidP="00AA701D">
      <w:pPr>
        <w:pStyle w:val="Heading3"/>
        <w:spacing w:before="160" w:beforeAutospacing="0" w:after="160"/>
        <w:rPr>
          <w:rFonts w:ascii="Times New Roman" w:hAnsi="Times New Roman" w:cs="Times New Roman"/>
          <w:b/>
          <w:bCs/>
          <w:color w:val="auto"/>
          <w:sz w:val="26"/>
          <w:szCs w:val="26"/>
        </w:rPr>
      </w:pPr>
      <w:bookmarkStart w:id="901" w:name="_Toc60747282"/>
      <w:r w:rsidRPr="000826F7">
        <w:rPr>
          <w:rFonts w:ascii="Times New Roman" w:hAnsi="Times New Roman" w:cs="Times New Roman"/>
          <w:b/>
          <w:bCs/>
          <w:color w:val="auto"/>
          <w:sz w:val="26"/>
          <w:szCs w:val="26"/>
        </w:rPr>
        <w:t>5.2.</w:t>
      </w:r>
      <w:ins w:id="902" w:author="NGUYỄN HOÀNG LONG" w:date="2021-01-05T10:58:00Z">
        <w:r w:rsidR="006571C9">
          <w:rPr>
            <w:rFonts w:ascii="Times New Roman" w:hAnsi="Times New Roman" w:cs="Times New Roman"/>
            <w:b/>
            <w:bCs/>
            <w:color w:val="auto"/>
            <w:sz w:val="26"/>
            <w:szCs w:val="26"/>
          </w:rPr>
          <w:t>2</w:t>
        </w:r>
      </w:ins>
      <w:del w:id="903" w:author="NGUYỄN HOÀNG LONG" w:date="2021-01-05T10:58:00Z">
        <w:r w:rsidRPr="000826F7" w:rsidDel="006571C9">
          <w:rPr>
            <w:rFonts w:ascii="Times New Roman" w:hAnsi="Times New Roman" w:cs="Times New Roman"/>
            <w:b/>
            <w:bCs/>
            <w:color w:val="auto"/>
            <w:sz w:val="26"/>
            <w:szCs w:val="26"/>
          </w:rPr>
          <w:delText>1</w:delText>
        </w:r>
      </w:del>
      <w:r w:rsidRPr="000826F7">
        <w:rPr>
          <w:rFonts w:ascii="Times New Roman" w:hAnsi="Times New Roman" w:cs="Times New Roman"/>
          <w:b/>
          <w:bCs/>
          <w:color w:val="auto"/>
          <w:sz w:val="26"/>
          <w:szCs w:val="26"/>
        </w:rPr>
        <w:t xml:space="preserve"> Drawbacks</w:t>
      </w:r>
      <w:bookmarkEnd w:id="901"/>
      <w:r w:rsidRPr="000826F7">
        <w:rPr>
          <w:rFonts w:ascii="Times New Roman" w:hAnsi="Times New Roman" w:cs="Times New Roman"/>
          <w:b/>
          <w:bCs/>
          <w:color w:val="auto"/>
          <w:sz w:val="26"/>
          <w:szCs w:val="26"/>
        </w:rPr>
        <w:t xml:space="preserve">  </w:t>
      </w:r>
    </w:p>
    <w:p w14:paraId="0335E863" w14:textId="6A0AC2FB" w:rsidR="000826F7" w:rsidDel="006571C9" w:rsidRDefault="000826F7" w:rsidP="00310007">
      <w:pPr>
        <w:spacing w:before="160" w:beforeAutospacing="0" w:after="160"/>
        <w:jc w:val="both"/>
        <w:rPr>
          <w:del w:id="904" w:author="NGUYỄN HOÀNG LONG" w:date="2021-01-05T10:59:00Z"/>
        </w:rPr>
      </w:pPr>
      <w:del w:id="905" w:author="NGUYỄN HOÀNG LONG" w:date="2021-01-05T10:59:00Z">
        <w:r w:rsidDel="006571C9">
          <w:delText xml:space="preserve">However, there are still some drawbacks: </w:delText>
        </w:r>
      </w:del>
    </w:p>
    <w:p w14:paraId="74D0450F" w14:textId="5944DC81" w:rsidR="000826F7" w:rsidRPr="000826F7" w:rsidRDefault="000826F7" w:rsidP="00310007">
      <w:pPr>
        <w:pStyle w:val="ListParagraph"/>
        <w:numPr>
          <w:ilvl w:val="0"/>
          <w:numId w:val="20"/>
        </w:numPr>
        <w:spacing w:before="160" w:after="160" w:line="360" w:lineRule="auto"/>
        <w:jc w:val="both"/>
        <w:rPr>
          <w:sz w:val="26"/>
          <w:szCs w:val="26"/>
        </w:rPr>
      </w:pPr>
      <w:r w:rsidRPr="000826F7">
        <w:rPr>
          <w:sz w:val="26"/>
          <w:szCs w:val="26"/>
        </w:rPr>
        <w:t xml:space="preserve">Due to the random nature of the genetic algorithm, the outcome sometimes does </w:t>
      </w:r>
      <w:r w:rsidRPr="000826F7">
        <w:rPr>
          <w:sz w:val="26"/>
          <w:szCs w:val="26"/>
        </w:rPr>
        <w:lastRenderedPageBreak/>
        <w:t>not fully fulfill the problem.</w:t>
      </w:r>
    </w:p>
    <w:p w14:paraId="250010C4" w14:textId="0F4312A3" w:rsidR="000826F7" w:rsidRPr="000826F7" w:rsidRDefault="000826F7" w:rsidP="00310007">
      <w:pPr>
        <w:pStyle w:val="ListParagraph"/>
        <w:numPr>
          <w:ilvl w:val="0"/>
          <w:numId w:val="20"/>
        </w:numPr>
        <w:spacing w:before="160" w:after="160" w:line="360" w:lineRule="auto"/>
        <w:jc w:val="both"/>
        <w:rPr>
          <w:sz w:val="26"/>
          <w:szCs w:val="26"/>
        </w:rPr>
      </w:pPr>
      <w:r w:rsidRPr="000826F7">
        <w:rPr>
          <w:sz w:val="26"/>
          <w:szCs w:val="26"/>
        </w:rPr>
        <w:t xml:space="preserve">In practical, the requirements of scheduling problem are quite rich while our current </w:t>
      </w:r>
      <w:r w:rsidR="00C07F3E" w:rsidRPr="00C07F3E">
        <w:rPr>
          <w:sz w:val="26"/>
          <w:szCs w:val="26"/>
        </w:rPr>
        <w:t>application</w:t>
      </w:r>
      <w:r w:rsidRPr="000826F7">
        <w:rPr>
          <w:sz w:val="26"/>
          <w:szCs w:val="26"/>
        </w:rPr>
        <w:t xml:space="preserve"> only meets the basic requirement. </w:t>
      </w:r>
    </w:p>
    <w:p w14:paraId="44EBD15C" w14:textId="2CA8E3EB" w:rsidR="000826F7" w:rsidRPr="000826F7" w:rsidRDefault="00C07F3E" w:rsidP="00310007">
      <w:pPr>
        <w:pStyle w:val="ListParagraph"/>
        <w:numPr>
          <w:ilvl w:val="0"/>
          <w:numId w:val="20"/>
        </w:numPr>
        <w:spacing w:before="160" w:after="160" w:line="360" w:lineRule="auto"/>
        <w:jc w:val="both"/>
        <w:rPr>
          <w:sz w:val="26"/>
          <w:szCs w:val="26"/>
        </w:rPr>
      </w:pPr>
      <w:r>
        <w:rPr>
          <w:sz w:val="26"/>
          <w:szCs w:val="26"/>
        </w:rPr>
        <w:t>A</w:t>
      </w:r>
      <w:r w:rsidRPr="00C07F3E">
        <w:rPr>
          <w:sz w:val="26"/>
          <w:szCs w:val="26"/>
        </w:rPr>
        <w:t>pplication</w:t>
      </w:r>
      <w:r w:rsidR="000826F7" w:rsidRPr="000826F7">
        <w:rPr>
          <w:sz w:val="26"/>
          <w:szCs w:val="26"/>
        </w:rPr>
        <w:t xml:space="preserve"> execution on large datasets is quite slow. To solve this we must reduce the number of generations to make it run faster. </w:t>
      </w:r>
    </w:p>
    <w:p w14:paraId="0E6CE060" w14:textId="4607FD65" w:rsidR="000826F7" w:rsidRDefault="000826F7" w:rsidP="00310007">
      <w:pPr>
        <w:pStyle w:val="ListParagraph"/>
        <w:numPr>
          <w:ilvl w:val="0"/>
          <w:numId w:val="20"/>
        </w:numPr>
        <w:spacing w:before="160" w:after="160" w:line="360" w:lineRule="auto"/>
        <w:jc w:val="both"/>
      </w:pPr>
      <w:r w:rsidRPr="000826F7">
        <w:rPr>
          <w:sz w:val="26"/>
          <w:szCs w:val="26"/>
        </w:rPr>
        <w:t>Application function is still limited.</w:t>
      </w:r>
      <w:r>
        <w:t xml:space="preserve"> </w:t>
      </w:r>
    </w:p>
    <w:p w14:paraId="4FE89728" w14:textId="34B1D1D0" w:rsidR="000826F7" w:rsidRDefault="000826F7" w:rsidP="00AA701D">
      <w:pPr>
        <w:pStyle w:val="Heading3"/>
        <w:spacing w:before="160" w:beforeAutospacing="0" w:after="160"/>
        <w:rPr>
          <w:rFonts w:ascii="Times New Roman" w:hAnsi="Times New Roman" w:cs="Times New Roman"/>
          <w:b/>
          <w:bCs/>
          <w:color w:val="auto"/>
          <w:sz w:val="26"/>
          <w:szCs w:val="26"/>
        </w:rPr>
      </w:pPr>
      <w:bookmarkStart w:id="906" w:name="_Toc60747283"/>
      <w:r w:rsidRPr="000826F7">
        <w:rPr>
          <w:rFonts w:ascii="Times New Roman" w:hAnsi="Times New Roman" w:cs="Times New Roman"/>
          <w:b/>
          <w:bCs/>
          <w:color w:val="auto"/>
          <w:sz w:val="26"/>
          <w:szCs w:val="26"/>
        </w:rPr>
        <w:t>5.2.</w:t>
      </w:r>
      <w:ins w:id="907" w:author="NGUYỄN HOÀNG LONG" w:date="2021-01-05T10:58:00Z">
        <w:r w:rsidR="006571C9">
          <w:rPr>
            <w:rFonts w:ascii="Times New Roman" w:hAnsi="Times New Roman" w:cs="Times New Roman"/>
            <w:b/>
            <w:bCs/>
            <w:color w:val="auto"/>
            <w:sz w:val="26"/>
            <w:szCs w:val="26"/>
          </w:rPr>
          <w:t>3</w:t>
        </w:r>
      </w:ins>
      <w:del w:id="908" w:author="NGUYỄN HOÀNG LONG" w:date="2021-01-05T10:58:00Z">
        <w:r w:rsidRPr="000826F7" w:rsidDel="006571C9">
          <w:rPr>
            <w:rFonts w:ascii="Times New Roman" w:hAnsi="Times New Roman" w:cs="Times New Roman"/>
            <w:b/>
            <w:bCs/>
            <w:color w:val="auto"/>
            <w:sz w:val="26"/>
            <w:szCs w:val="26"/>
          </w:rPr>
          <w:delText>2</w:delText>
        </w:r>
      </w:del>
      <w:r w:rsidRPr="000826F7">
        <w:rPr>
          <w:rFonts w:ascii="Times New Roman" w:hAnsi="Times New Roman" w:cs="Times New Roman"/>
          <w:b/>
          <w:bCs/>
          <w:color w:val="auto"/>
          <w:sz w:val="26"/>
          <w:szCs w:val="26"/>
        </w:rPr>
        <w:t xml:space="preserve"> Future work</w:t>
      </w:r>
      <w:bookmarkEnd w:id="906"/>
      <w:r w:rsidRPr="000826F7">
        <w:rPr>
          <w:rFonts w:ascii="Times New Roman" w:hAnsi="Times New Roman" w:cs="Times New Roman"/>
          <w:b/>
          <w:bCs/>
          <w:color w:val="auto"/>
          <w:sz w:val="26"/>
          <w:szCs w:val="26"/>
        </w:rPr>
        <w:t xml:space="preserve"> </w:t>
      </w:r>
    </w:p>
    <w:p w14:paraId="7727301C" w14:textId="022E44DA" w:rsidR="002E4A79" w:rsidRPr="002E4A79" w:rsidRDefault="002E4A79" w:rsidP="00310007">
      <w:pPr>
        <w:spacing w:before="160" w:beforeAutospacing="0" w:after="160"/>
        <w:jc w:val="both"/>
      </w:pPr>
      <w:r>
        <w:t>There are many different approaches and experiments have not been conducted in this thesis due to the lack of time. There</w:t>
      </w:r>
      <w:r>
        <w:rPr>
          <w:spacing w:val="-7"/>
        </w:rPr>
        <w:t xml:space="preserve"> </w:t>
      </w:r>
      <w:r>
        <w:t>are</w:t>
      </w:r>
      <w:r>
        <w:rPr>
          <w:spacing w:val="-7"/>
        </w:rPr>
        <w:t xml:space="preserve"> </w:t>
      </w:r>
      <w:r>
        <w:t>many</w:t>
      </w:r>
      <w:r>
        <w:rPr>
          <w:spacing w:val="-6"/>
        </w:rPr>
        <w:t xml:space="preserve"> </w:t>
      </w:r>
      <w:r>
        <w:t>adjustments</w:t>
      </w:r>
      <w:r>
        <w:rPr>
          <w:spacing w:val="-6"/>
        </w:rPr>
        <w:t xml:space="preserve"> </w:t>
      </w:r>
      <w:r>
        <w:t>we</w:t>
      </w:r>
      <w:r>
        <w:rPr>
          <w:spacing w:val="-6"/>
        </w:rPr>
        <w:t xml:space="preserve"> </w:t>
      </w:r>
      <w:r>
        <w:t>could</w:t>
      </w:r>
      <w:r>
        <w:rPr>
          <w:spacing w:val="-7"/>
        </w:rPr>
        <w:t xml:space="preserve"> </w:t>
      </w:r>
      <w:r>
        <w:t>do</w:t>
      </w:r>
      <w:r>
        <w:rPr>
          <w:spacing w:val="-6"/>
        </w:rPr>
        <w:t xml:space="preserve"> </w:t>
      </w:r>
      <w:r>
        <w:t>to</w:t>
      </w:r>
      <w:r>
        <w:rPr>
          <w:spacing w:val="-7"/>
        </w:rPr>
        <w:t xml:space="preserve"> </w:t>
      </w:r>
      <w:r>
        <w:t>improve</w:t>
      </w:r>
      <w:r>
        <w:rPr>
          <w:spacing w:val="-7"/>
        </w:rPr>
        <w:t xml:space="preserve"> </w:t>
      </w:r>
      <w:r>
        <w:t>our</w:t>
      </w:r>
      <w:r>
        <w:rPr>
          <w:spacing w:val="-6"/>
        </w:rPr>
        <w:t xml:space="preserve"> </w:t>
      </w:r>
      <w:r w:rsidR="00C07F3E">
        <w:t>application</w:t>
      </w:r>
      <w:r>
        <w:t xml:space="preserve"> and we want to implement them some day in the near future:</w:t>
      </w:r>
    </w:p>
    <w:p w14:paraId="5D3F539D" w14:textId="76C72FC9" w:rsidR="000826F7" w:rsidRPr="002E4A79" w:rsidRDefault="000826F7" w:rsidP="00310007">
      <w:pPr>
        <w:pStyle w:val="ListParagraph"/>
        <w:numPr>
          <w:ilvl w:val="0"/>
          <w:numId w:val="21"/>
        </w:numPr>
        <w:spacing w:before="160" w:after="160" w:line="360" w:lineRule="auto"/>
        <w:jc w:val="both"/>
        <w:rPr>
          <w:sz w:val="26"/>
          <w:szCs w:val="26"/>
        </w:rPr>
      </w:pPr>
      <w:r w:rsidRPr="002E4A79">
        <w:rPr>
          <w:sz w:val="26"/>
          <w:szCs w:val="26"/>
        </w:rPr>
        <w:t xml:space="preserve">Refactor GUI to improve user experience. </w:t>
      </w:r>
    </w:p>
    <w:p w14:paraId="439B776A" w14:textId="0B827929" w:rsidR="000826F7" w:rsidRPr="002E4A79" w:rsidRDefault="000826F7" w:rsidP="00310007">
      <w:pPr>
        <w:pStyle w:val="ListParagraph"/>
        <w:numPr>
          <w:ilvl w:val="0"/>
          <w:numId w:val="21"/>
        </w:numPr>
        <w:spacing w:before="160" w:after="160" w:line="360" w:lineRule="auto"/>
        <w:jc w:val="both"/>
        <w:rPr>
          <w:sz w:val="26"/>
          <w:szCs w:val="26"/>
        </w:rPr>
      </w:pPr>
      <w:r w:rsidRPr="002E4A79">
        <w:rPr>
          <w:sz w:val="26"/>
          <w:szCs w:val="26"/>
        </w:rPr>
        <w:t xml:space="preserve">Improve some function to make it more user friendly. </w:t>
      </w:r>
    </w:p>
    <w:p w14:paraId="5E74B675" w14:textId="7EFAF66E" w:rsidR="000826F7" w:rsidRPr="002E4A79" w:rsidRDefault="000826F7" w:rsidP="00310007">
      <w:pPr>
        <w:pStyle w:val="ListParagraph"/>
        <w:numPr>
          <w:ilvl w:val="0"/>
          <w:numId w:val="21"/>
        </w:numPr>
        <w:spacing w:before="160" w:after="160" w:line="360" w:lineRule="auto"/>
        <w:jc w:val="both"/>
        <w:rPr>
          <w:sz w:val="26"/>
          <w:szCs w:val="26"/>
        </w:rPr>
      </w:pPr>
      <w:r w:rsidRPr="002E4A79">
        <w:rPr>
          <w:sz w:val="26"/>
          <w:szCs w:val="26"/>
        </w:rPr>
        <w:t xml:space="preserve">Continue improve fitness function. </w:t>
      </w:r>
    </w:p>
    <w:p w14:paraId="242886E6" w14:textId="2E9B50C8" w:rsidR="000826F7" w:rsidRDefault="000826F7" w:rsidP="00310007">
      <w:pPr>
        <w:pStyle w:val="ListParagraph"/>
        <w:numPr>
          <w:ilvl w:val="0"/>
          <w:numId w:val="21"/>
        </w:numPr>
        <w:spacing w:before="160" w:after="160" w:line="360" w:lineRule="auto"/>
        <w:jc w:val="both"/>
        <w:rPr>
          <w:sz w:val="26"/>
          <w:szCs w:val="26"/>
        </w:rPr>
      </w:pPr>
      <w:r w:rsidRPr="002E4A79">
        <w:rPr>
          <w:sz w:val="26"/>
          <w:szCs w:val="26"/>
        </w:rPr>
        <w:t xml:space="preserve">Combining genetic algorithms with other techniques such as Neural network, fuzzy logic, ... to improve efficiency for the </w:t>
      </w:r>
      <w:r w:rsidR="00C07F3E" w:rsidRPr="00C07F3E">
        <w:rPr>
          <w:sz w:val="26"/>
          <w:szCs w:val="26"/>
        </w:rPr>
        <w:t>application</w:t>
      </w:r>
      <w:r w:rsidR="00C07F3E">
        <w:rPr>
          <w:sz w:val="26"/>
          <w:szCs w:val="26"/>
        </w:rPr>
        <w:t>.</w:t>
      </w:r>
    </w:p>
    <w:p w14:paraId="13024AD9" w14:textId="77777777" w:rsidR="00ED4CAC" w:rsidRDefault="00ED4CAC">
      <w:r>
        <w:br w:type="page"/>
      </w:r>
    </w:p>
    <w:p w14:paraId="7F28162D" w14:textId="1AFA4997" w:rsidR="00204386" w:rsidRDefault="00204386" w:rsidP="00FD39B6">
      <w:pPr>
        <w:pStyle w:val="Heading1"/>
      </w:pPr>
      <w:bookmarkStart w:id="909" w:name="_Toc60747284"/>
      <w:r w:rsidRPr="00FD39B6">
        <w:rPr>
          <w:sz w:val="28"/>
          <w:szCs w:val="22"/>
        </w:rPr>
        <w:lastRenderedPageBreak/>
        <w:t>REFERENCES</w:t>
      </w:r>
      <w:bookmarkEnd w:id="909"/>
    </w:p>
    <w:p w14:paraId="0EE5E121" w14:textId="1B64A580" w:rsidR="00ED4CAC" w:rsidRDefault="00ED4CAC" w:rsidP="001B0EC5">
      <w:pPr>
        <w:spacing w:before="120" w:beforeAutospacing="0" w:after="120"/>
      </w:pPr>
      <w:r>
        <w:t>[1] Mitchell, Melanie. An Introduction to Genetic Algorithms. MIT Press, 1996.</w:t>
      </w:r>
    </w:p>
    <w:p w14:paraId="4DD47C3A" w14:textId="5299E661" w:rsidR="00724845" w:rsidRDefault="00724845" w:rsidP="001B0EC5">
      <w:pPr>
        <w:spacing w:before="120" w:beforeAutospacing="0" w:after="120"/>
      </w:pPr>
      <w:r>
        <w:t>[2] "Adaptive Learning: Fly the Brainy Skies." Wired, vol.10, no.3 (March 2002).</w:t>
      </w:r>
    </w:p>
    <w:p w14:paraId="7725D25F" w14:textId="06DC55CE" w:rsidR="00204386" w:rsidRDefault="00204386" w:rsidP="001B0EC5">
      <w:pPr>
        <w:spacing w:before="120" w:beforeAutospacing="0" w:after="120"/>
      </w:pPr>
      <w:r w:rsidRPr="00204386">
        <w:t>[</w:t>
      </w:r>
      <w:r w:rsidR="00724845">
        <w:t>3</w:t>
      </w:r>
      <w:r w:rsidRPr="00204386">
        <w:t>] Stuart Mitchell, Stuart Mitchell Consulting, Michael O’Sullivan, Iain Dunning: PuLP: A Linear Programming Toolkit for Python, September 5, 2011</w:t>
      </w:r>
    </w:p>
    <w:p w14:paraId="30D09607" w14:textId="1167AF0B" w:rsidR="00776651" w:rsidRDefault="00776651" w:rsidP="001B0EC5">
      <w:pPr>
        <w:spacing w:before="120" w:beforeAutospacing="0" w:after="120"/>
      </w:pPr>
      <w:r>
        <w:t>[</w:t>
      </w:r>
      <w:r w:rsidR="00724845">
        <w:t>4</w:t>
      </w:r>
      <w:r>
        <w:t xml:space="preserve">] </w:t>
      </w:r>
      <w:r w:rsidR="00724845">
        <w:t xml:space="preserve">Anita Thengade, Rucha Donal: </w:t>
      </w:r>
      <w:r w:rsidRPr="00776651">
        <w:t>Genetic Algorithm – Survey Paper</w:t>
      </w:r>
      <w:r>
        <w:t>,</w:t>
      </w:r>
      <w:r w:rsidR="00724845">
        <w:t xml:space="preserve"> April 2012</w:t>
      </w:r>
    </w:p>
    <w:p w14:paraId="51B2E8F3" w14:textId="42C03D62" w:rsidR="00724845" w:rsidRDefault="00724845" w:rsidP="001B0EC5">
      <w:pPr>
        <w:spacing w:before="120" w:beforeAutospacing="0" w:after="120"/>
      </w:pPr>
      <w:r>
        <w:t>[5] Introduction to genetic algorithm [Online]</w:t>
      </w:r>
    </w:p>
    <w:p w14:paraId="63FFB65F" w14:textId="640453E5" w:rsidR="001B0EC5" w:rsidRDefault="003C566F" w:rsidP="001B0EC5">
      <w:pPr>
        <w:spacing w:before="120" w:beforeAutospacing="0" w:after="120"/>
      </w:pPr>
      <w:hyperlink r:id="rId62" w:history="1">
        <w:r w:rsidR="001B0EC5" w:rsidRPr="00A42E5D">
          <w:rPr>
            <w:rStyle w:val="Hyperlink"/>
          </w:rPr>
          <w:t>https://towardsdatascience.com/introduction-to-genetic-algorithms-including-example-code-e396e98d8bf3</w:t>
        </w:r>
      </w:hyperlink>
    </w:p>
    <w:p w14:paraId="0ABA1D8D" w14:textId="01A5FCF9" w:rsidR="00724845" w:rsidRDefault="00724845" w:rsidP="001B0EC5">
      <w:pPr>
        <w:spacing w:before="120" w:beforeAutospacing="0" w:after="120"/>
      </w:pPr>
      <w:r>
        <w:t>[6]</w:t>
      </w:r>
      <w:r w:rsidR="001B0EC5">
        <w:t xml:space="preserve"> J</w:t>
      </w:r>
      <w:r w:rsidR="00F73213">
        <w:t>u</w:t>
      </w:r>
      <w:r w:rsidR="001B0EC5">
        <w:t>ypter Notebook [Online]</w:t>
      </w:r>
    </w:p>
    <w:p w14:paraId="291B11A7" w14:textId="4D84FF7B" w:rsidR="001B0EC5" w:rsidRDefault="003C566F" w:rsidP="001B0EC5">
      <w:pPr>
        <w:spacing w:before="120" w:beforeAutospacing="0" w:after="120"/>
      </w:pPr>
      <w:hyperlink r:id="rId63" w:history="1">
        <w:r w:rsidR="001B0EC5" w:rsidRPr="001B0EC5">
          <w:rPr>
            <w:rStyle w:val="Hyperlink"/>
          </w:rPr>
          <w:t>https://jupyter-notebook.readthedocs.io/en/stable/</w:t>
        </w:r>
      </w:hyperlink>
    </w:p>
    <w:p w14:paraId="36730C7F" w14:textId="4896ABF5" w:rsidR="001B0EC5" w:rsidRDefault="001B0EC5" w:rsidP="001B0EC5">
      <w:pPr>
        <w:spacing w:before="120" w:beforeAutospacing="0" w:after="120"/>
      </w:pPr>
      <w:r>
        <w:t>[7] NumPy [Online]</w:t>
      </w:r>
    </w:p>
    <w:p w14:paraId="574FB41D" w14:textId="3B8825A8" w:rsidR="001B0EC5" w:rsidRDefault="003C566F" w:rsidP="001B0EC5">
      <w:pPr>
        <w:spacing w:before="120" w:beforeAutospacing="0" w:after="120"/>
      </w:pPr>
      <w:hyperlink r:id="rId64" w:history="1">
        <w:r w:rsidR="001B0EC5" w:rsidRPr="001B0EC5">
          <w:rPr>
            <w:rStyle w:val="Hyperlink"/>
          </w:rPr>
          <w:t>https://numpy.org/doc/</w:t>
        </w:r>
      </w:hyperlink>
    </w:p>
    <w:p w14:paraId="408EE5ED" w14:textId="38548E14" w:rsidR="001B0EC5" w:rsidRDefault="001B0EC5" w:rsidP="001B0EC5">
      <w:pPr>
        <w:spacing w:before="120" w:beforeAutospacing="0" w:after="120"/>
      </w:pPr>
      <w:r>
        <w:t>[8] Python [Online]</w:t>
      </w:r>
    </w:p>
    <w:p w14:paraId="1EDB637E" w14:textId="4ED6AABD" w:rsidR="001B0EC5" w:rsidRDefault="003C566F" w:rsidP="001B0EC5">
      <w:pPr>
        <w:spacing w:before="120" w:beforeAutospacing="0" w:after="120"/>
      </w:pPr>
      <w:hyperlink r:id="rId65" w:history="1">
        <w:r w:rsidR="001B0EC5" w:rsidRPr="001B0EC5">
          <w:rPr>
            <w:rStyle w:val="Hyperlink"/>
          </w:rPr>
          <w:t>https://www.python.org/doc/</w:t>
        </w:r>
      </w:hyperlink>
    </w:p>
    <w:p w14:paraId="566CD856" w14:textId="7BF57EB3" w:rsidR="001B0EC5" w:rsidRDefault="001B0EC5" w:rsidP="001B0EC5">
      <w:pPr>
        <w:spacing w:before="120" w:beforeAutospacing="0" w:after="120"/>
      </w:pPr>
      <w:r>
        <w:t>[9] PyCharm [Online]</w:t>
      </w:r>
    </w:p>
    <w:p w14:paraId="140A82D4" w14:textId="722AE76B" w:rsidR="001B0EC5" w:rsidRDefault="003C566F" w:rsidP="001B0EC5">
      <w:pPr>
        <w:spacing w:before="120" w:beforeAutospacing="0" w:after="120"/>
      </w:pPr>
      <w:hyperlink r:id="rId66" w:history="1">
        <w:r w:rsidR="001B0EC5" w:rsidRPr="001B0EC5">
          <w:rPr>
            <w:rStyle w:val="Hyperlink"/>
          </w:rPr>
          <w:t>https://www.jetbrains.com/pycharm/</w:t>
        </w:r>
      </w:hyperlink>
    </w:p>
    <w:p w14:paraId="07BA0EE0" w14:textId="633DE810" w:rsidR="001B0EC5" w:rsidRDefault="001B0EC5" w:rsidP="001B0EC5">
      <w:pPr>
        <w:spacing w:before="120" w:beforeAutospacing="0" w:after="120"/>
      </w:pPr>
      <w:r>
        <w:t>[10] Pandas [Online]</w:t>
      </w:r>
    </w:p>
    <w:p w14:paraId="58FCA0C0" w14:textId="0744FF69" w:rsidR="001B0EC5" w:rsidRDefault="003C566F" w:rsidP="001B0EC5">
      <w:pPr>
        <w:spacing w:before="120" w:beforeAutospacing="0" w:after="120"/>
      </w:pPr>
      <w:hyperlink r:id="rId67" w:history="1">
        <w:r w:rsidR="001B0EC5" w:rsidRPr="001B0EC5">
          <w:rPr>
            <w:rStyle w:val="Hyperlink"/>
          </w:rPr>
          <w:t>https://pandas.pydata.org/docs/</w:t>
        </w:r>
      </w:hyperlink>
    </w:p>
    <w:p w14:paraId="2D605F94" w14:textId="299E7A8B" w:rsidR="001B0EC5" w:rsidRDefault="001B0EC5" w:rsidP="001B0EC5">
      <w:pPr>
        <w:spacing w:before="120" w:beforeAutospacing="0" w:after="120"/>
      </w:pPr>
      <w:r>
        <w:t>[11] Tkinter [Online]</w:t>
      </w:r>
    </w:p>
    <w:p w14:paraId="4E189F99" w14:textId="6184005F" w:rsidR="001B0EC5" w:rsidRDefault="003C566F" w:rsidP="001B0EC5">
      <w:pPr>
        <w:spacing w:before="120" w:beforeAutospacing="0" w:after="120"/>
      </w:pPr>
      <w:hyperlink r:id="rId68" w:history="1">
        <w:r w:rsidR="001B0EC5" w:rsidRPr="004A3608">
          <w:rPr>
            <w:rStyle w:val="Hyperlink"/>
          </w:rPr>
          <w:t>https://www.tutorialspoint.com/python/python_gui_programming.htm</w:t>
        </w:r>
      </w:hyperlink>
    </w:p>
    <w:p w14:paraId="5F32631B" w14:textId="41CCB6D4" w:rsidR="001B0EC5" w:rsidRPr="00204386" w:rsidRDefault="003C566F" w:rsidP="0044587A">
      <w:pPr>
        <w:spacing w:before="120" w:beforeAutospacing="0" w:after="120"/>
      </w:pPr>
      <w:hyperlink r:id="rId69" w:history="1">
        <w:r w:rsidR="001B0EC5" w:rsidRPr="004A3608">
          <w:rPr>
            <w:rStyle w:val="Hyperlink"/>
          </w:rPr>
          <w:t>https://docs.python.org/3/library/tkinter.html</w:t>
        </w:r>
      </w:hyperlink>
    </w:p>
    <w:sectPr w:rsidR="001B0EC5" w:rsidRPr="00204386" w:rsidSect="00C6455F">
      <w:headerReference w:type="default" r:id="rId70"/>
      <w:pgSz w:w="12240" w:h="15840"/>
      <w:pgMar w:top="1701" w:right="1134" w:bottom="1985" w:left="1985"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5" w:author="Huỳnh Thiện Ý" w:date="2021-01-04T14:18:00Z" w:initials="ys">
    <w:p w14:paraId="47B7C39F" w14:textId="0D70C0B0" w:rsidR="009B7F11" w:rsidRDefault="009B7F11">
      <w:pPr>
        <w:pStyle w:val="CommentText"/>
      </w:pPr>
      <w:r>
        <w:rPr>
          <w:rStyle w:val="CommentReference"/>
        </w:rPr>
        <w:annotationRef/>
      </w:r>
      <w:r>
        <w:t xml:space="preserve">Bỏ mấy cái nhận xét ra ngoài nhen </w:t>
      </w:r>
    </w:p>
  </w:comment>
  <w:comment w:id="156" w:author="NGUYỄN HOÀNG LONG" w:date="2021-01-04T17:19:00Z" w:initials="NHL">
    <w:p w14:paraId="6B32CE7B" w14:textId="17282D96" w:rsidR="00E30F36" w:rsidRDefault="00E30F36">
      <w:pPr>
        <w:pStyle w:val="CommentText"/>
      </w:pPr>
      <w:r>
        <w:rPr>
          <w:rStyle w:val="CommentReference"/>
        </w:rPr>
        <w:annotationRef/>
      </w:r>
    </w:p>
  </w:comment>
  <w:comment w:id="181" w:author="Huỳnh Thiện Ý" w:date="2021-01-04T14:31:00Z" w:initials="ys">
    <w:p w14:paraId="0E250FAD" w14:textId="6339870A" w:rsidR="0004063D" w:rsidRDefault="0004063D">
      <w:pPr>
        <w:pStyle w:val="CommentText"/>
      </w:pPr>
      <w:r>
        <w:rPr>
          <w:rStyle w:val="CommentReference"/>
        </w:rPr>
        <w:annotationRef/>
      </w:r>
      <w:r w:rsidR="00B15EA5">
        <w:t>Mr hay gì chứ</w:t>
      </w:r>
    </w:p>
  </w:comment>
  <w:comment w:id="182" w:author="Huỳnh Thiện Ý" w:date="2021-01-04T14:47:00Z" w:initials="ys">
    <w:p w14:paraId="0FB957AE" w14:textId="743BECA5" w:rsidR="0096549A" w:rsidRDefault="0096549A">
      <w:pPr>
        <w:pStyle w:val="CommentText"/>
      </w:pPr>
      <w:r>
        <w:rPr>
          <w:rStyle w:val="CommentReference"/>
        </w:rPr>
        <w:annotationRef/>
      </w:r>
      <w:r>
        <w:t xml:space="preserve">Ủa sao hai cái sở hữu </w:t>
      </w:r>
      <w:r w:rsidR="00EA588D">
        <w:t>liên tục vậy</w:t>
      </w:r>
    </w:p>
  </w:comment>
  <w:comment w:id="184" w:author="Huỳnh Thiện Ý" w:date="2021-01-04T14:56:00Z" w:initials="ys">
    <w:p w14:paraId="7D9802B4" w14:textId="29F3F225" w:rsidR="00876EE2" w:rsidRDefault="00876EE2">
      <w:pPr>
        <w:pStyle w:val="CommentText"/>
      </w:pPr>
      <w:r>
        <w:rPr>
          <w:rStyle w:val="CommentReference"/>
        </w:rPr>
        <w:annotationRef/>
      </w:r>
      <w:r>
        <w:t>Đem ra ngoài nha</w:t>
      </w:r>
    </w:p>
  </w:comment>
  <w:comment w:id="186" w:author="Huỳnh Thiện Ý" w:date="2021-01-04T16:16:00Z" w:initials="ys">
    <w:p w14:paraId="2E9740BF" w14:textId="09161E1D" w:rsidR="00386692" w:rsidRDefault="00386692">
      <w:pPr>
        <w:pStyle w:val="CommentText"/>
      </w:pPr>
      <w:r>
        <w:rPr>
          <w:rStyle w:val="CommentReference"/>
        </w:rPr>
        <w:annotationRef/>
      </w:r>
      <w:r>
        <w:t xml:space="preserve">Mục 4 là dành cho ứng dụng à. </w:t>
      </w:r>
      <w:r w:rsidR="00D4132A">
        <w:t xml:space="preserve">Thì e phải ghi cái đề mục là ứng dụng chứ </w:t>
      </w:r>
    </w:p>
  </w:comment>
  <w:comment w:id="187" w:author="Huỳnh Thiện Ý" w:date="2021-01-04T16:05:00Z" w:initials="ys">
    <w:p w14:paraId="7F8C3C0E" w14:textId="77777777" w:rsidR="00B1123B" w:rsidRDefault="00B1123B">
      <w:pPr>
        <w:pStyle w:val="CommentText"/>
      </w:pPr>
      <w:r>
        <w:rPr>
          <w:rStyle w:val="CommentReference"/>
        </w:rPr>
        <w:annotationRef/>
      </w:r>
      <w:r>
        <w:t>Cái đề mục 3.2.2.1 với 3.2.2.2</w:t>
      </w:r>
      <w:r w:rsidR="00FC5A3C">
        <w:t xml:space="preserve"> e để là weight function hoặc fitness function chứ e ghi vậy giống đề mục đâu</w:t>
      </w:r>
    </w:p>
    <w:p w14:paraId="5C30217E" w14:textId="77777777" w:rsidR="00BF0DCF" w:rsidRDefault="00BF0DCF" w:rsidP="00BF0DCF">
      <w:pPr>
        <w:pStyle w:val="CommentText"/>
        <w:numPr>
          <w:ilvl w:val="0"/>
          <w:numId w:val="47"/>
        </w:numPr>
      </w:pPr>
      <w:r>
        <w:t>3.2.5 Run GA là gì.</w:t>
      </w:r>
    </w:p>
    <w:p w14:paraId="50054076" w14:textId="77777777" w:rsidR="00992964" w:rsidRDefault="00992964" w:rsidP="00BF0DCF">
      <w:pPr>
        <w:pStyle w:val="CommentText"/>
        <w:numPr>
          <w:ilvl w:val="0"/>
          <w:numId w:val="47"/>
        </w:numPr>
      </w:pPr>
      <w:r>
        <w:t xml:space="preserve"> 3.3.2 viết rõ ra tí em, dùng phương pháp gì để tìm nghiệm.</w:t>
      </w:r>
    </w:p>
    <w:p w14:paraId="0E2BC7AF" w14:textId="08236532" w:rsidR="00287AC0" w:rsidRDefault="00287AC0" w:rsidP="00BF0DCF">
      <w:pPr>
        <w:pStyle w:val="CommentText"/>
        <w:numPr>
          <w:ilvl w:val="0"/>
          <w:numId w:val="47"/>
        </w:numPr>
      </w:pPr>
      <w:r>
        <w:t xml:space="preserve"> Giới thiệu về dataset của em luôn nếu có gì cần giải thích, không thì để dataset qua phần 5</w:t>
      </w:r>
    </w:p>
  </w:comment>
  <w:comment w:id="188" w:author="Huỳnh Thiện Ý" w:date="2021-01-04T15:56:00Z" w:initials="ys">
    <w:p w14:paraId="3A8666A7" w14:textId="77777777" w:rsidR="009F2C32" w:rsidRDefault="009F2C32">
      <w:pPr>
        <w:pStyle w:val="CommentText"/>
      </w:pPr>
      <w:r>
        <w:rPr>
          <w:rStyle w:val="CommentReference"/>
        </w:rPr>
        <w:annotationRef/>
      </w:r>
      <w:r>
        <w:t>Individual representation chứ không phải là description.</w:t>
      </w:r>
    </w:p>
    <w:p w14:paraId="00554962" w14:textId="7CEE1C20" w:rsidR="009F2C32" w:rsidRDefault="001E2A09">
      <w:pPr>
        <w:pStyle w:val="CommentText"/>
      </w:pPr>
      <w:r>
        <w:t>3.2.2 viết là individual adaptive function (calculation) hoặc sửa lại theo kiểu khác chứ đề mục mà.</w:t>
      </w:r>
    </w:p>
  </w:comment>
  <w:comment w:id="189" w:author="Huỳnh Thiện Ý" w:date="2021-01-04T15:33:00Z" w:initials="ys">
    <w:p w14:paraId="72D2CD37" w14:textId="6E424B72" w:rsidR="00092DE5" w:rsidRDefault="00092DE5">
      <w:pPr>
        <w:pStyle w:val="CommentText"/>
      </w:pPr>
      <w:r>
        <w:rPr>
          <w:rStyle w:val="CommentReference"/>
        </w:rPr>
        <w:annotationRef/>
      </w:r>
      <w:r w:rsidR="00CA5127">
        <w:t xml:space="preserve">Mục 3 là chi tiết về Exam invigilator </w:t>
      </w:r>
      <w:r w:rsidR="00B63696">
        <w:t>assignment problem</w:t>
      </w:r>
      <w:r w:rsidR="000B381B">
        <w:t>, nên trong</w:t>
      </w:r>
      <w:r w:rsidR="009F2C32">
        <w:t xml:space="preserve"> tiêu đề em bỏ solutions đi </w:t>
      </w:r>
    </w:p>
  </w:comment>
  <w:comment w:id="190" w:author="Huỳnh Thiện Ý" w:date="2021-01-04T15:30:00Z" w:initials="ys">
    <w:p w14:paraId="7DAB9B70" w14:textId="4BE20161" w:rsidR="00941669" w:rsidRDefault="00941669">
      <w:pPr>
        <w:pStyle w:val="CommentText"/>
      </w:pPr>
      <w:r>
        <w:rPr>
          <w:rStyle w:val="CommentReference"/>
        </w:rPr>
        <w:annotationRef/>
      </w:r>
      <w:r>
        <w:t xml:space="preserve">Phần 2 là phần background </w:t>
      </w:r>
      <w:r w:rsidR="005321FD">
        <w:t xml:space="preserve">research nên em đi từ introduction -&gt; các phương pháp </w:t>
      </w:r>
      <w:r w:rsidR="00F31B7D">
        <w:t>liên quan mà e dùng trong khóa luận -&gt; bài toán sắp lịch</w:t>
      </w:r>
      <w:r w:rsidR="003904C0">
        <w:t xml:space="preserve"> -&gt; Summary</w:t>
      </w:r>
    </w:p>
  </w:comment>
  <w:comment w:id="191" w:author="Huỳnh Thiện Ý" w:date="2021-01-04T15:01:00Z" w:initials="ys">
    <w:p w14:paraId="2765137E" w14:textId="77777777" w:rsidR="00694E9E" w:rsidRDefault="00694E9E">
      <w:pPr>
        <w:pStyle w:val="CommentText"/>
      </w:pPr>
      <w:r>
        <w:rPr>
          <w:rStyle w:val="CommentReference"/>
        </w:rPr>
        <w:annotationRef/>
      </w:r>
      <w:r>
        <w:t>Range ý là sao em</w:t>
      </w:r>
      <w:r w:rsidR="000B6C23">
        <w:t>.</w:t>
      </w:r>
    </w:p>
    <w:p w14:paraId="6057C9FF" w14:textId="77777777" w:rsidR="000B6C23" w:rsidRDefault="007707D7">
      <w:pPr>
        <w:pStyle w:val="CommentText"/>
      </w:pPr>
      <w:r>
        <w:t>Sao 1.2 với 1.3 có vẻ giống nhau vậy</w:t>
      </w:r>
    </w:p>
    <w:p w14:paraId="263EAD9B" w14:textId="77777777" w:rsidR="007C6EAA" w:rsidRDefault="007C6EAA" w:rsidP="007C6EAA">
      <w:pPr>
        <w:pStyle w:val="CommentText"/>
        <w:numPr>
          <w:ilvl w:val="0"/>
          <w:numId w:val="46"/>
        </w:numPr>
      </w:pPr>
      <w:r>
        <w:t>Không thấy danh mục bảng biểu, hình ảnh, ký hiệu</w:t>
      </w:r>
    </w:p>
    <w:p w14:paraId="52DD9234" w14:textId="14A312DC" w:rsidR="00BD6FC4" w:rsidRDefault="00BD6FC4" w:rsidP="00BD6FC4">
      <w:pPr>
        <w:pStyle w:val="CommentText"/>
        <w:numPr>
          <w:ilvl w:val="0"/>
          <w:numId w:val="46"/>
        </w:numPr>
      </w:pPr>
    </w:p>
  </w:comment>
  <w:comment w:id="192" w:author="Huỳnh Thiện Ý" w:date="2021-01-04T14:57:00Z" w:initials="ys">
    <w:p w14:paraId="0E9D4ED6" w14:textId="293A37EB" w:rsidR="00876EE2" w:rsidRDefault="00876EE2">
      <w:pPr>
        <w:pStyle w:val="CommentText"/>
      </w:pPr>
      <w:r>
        <w:rPr>
          <w:rStyle w:val="CommentReference"/>
        </w:rPr>
        <w:annotationRef/>
      </w:r>
      <w:r>
        <w:t>Ủa sao dưới bôi đen trên hông bôi</w:t>
      </w:r>
    </w:p>
  </w:comment>
  <w:comment w:id="207" w:author="Huỳnh Thiện Ý" w:date="2021-01-04T16:23:00Z" w:initials="ys">
    <w:p w14:paraId="50DB326F" w14:textId="2DF56EA0" w:rsidR="004951C2" w:rsidRDefault="004951C2">
      <w:pPr>
        <w:pStyle w:val="CommentText"/>
      </w:pPr>
      <w:r>
        <w:rPr>
          <w:rStyle w:val="CommentReference"/>
        </w:rPr>
        <w:annotationRef/>
      </w:r>
      <w:r>
        <w:t xml:space="preserve">Sao có danh mục bảng trong đây </w:t>
      </w:r>
    </w:p>
  </w:comment>
  <w:comment w:id="208" w:author="NGUYỄN HOÀNG LONG" w:date="2021-01-04T18:31:00Z" w:initials="NHL">
    <w:p w14:paraId="3FA6D01A" w14:textId="77777777" w:rsidR="008277C0" w:rsidRDefault="008277C0">
      <w:pPr>
        <w:pStyle w:val="CommentText"/>
      </w:pPr>
      <w:r>
        <w:rPr>
          <w:rStyle w:val="CommentReference"/>
        </w:rPr>
        <w:annotationRef/>
      </w:r>
      <w:r>
        <w:t xml:space="preserve">Trong phần hướng dẫn viết báo cáo có yêu cầu </w:t>
      </w:r>
      <w:r w:rsidR="007A1381">
        <w:t>mục này đó thầy.</w:t>
      </w:r>
    </w:p>
    <w:p w14:paraId="6B30130C" w14:textId="7CC79932" w:rsidR="007A1381" w:rsidRDefault="007A1381">
      <w:pPr>
        <w:pStyle w:val="CommentText"/>
      </w:pPr>
      <w:r>
        <w:t xml:space="preserve">Content &gt; List of </w:t>
      </w:r>
      <w:r w:rsidR="004B3403">
        <w:t>tables</w:t>
      </w:r>
      <w:r>
        <w:t xml:space="preserve"> &gt; List of </w:t>
      </w:r>
      <w:r w:rsidR="004B3403">
        <w:t>figures</w:t>
      </w:r>
      <w:r>
        <w:t xml:space="preserve"> &gt; List of </w:t>
      </w:r>
      <w:r w:rsidR="004B3403" w:rsidRPr="004B3403">
        <w:t>abbreviations</w:t>
      </w:r>
      <w:r w:rsidR="004B3403">
        <w:t>(nếu có)</w:t>
      </w:r>
    </w:p>
  </w:comment>
  <w:comment w:id="209" w:author="NGUYỄN HOÀNG LONG" w:date="2021-01-04T18:34:00Z" w:initials="NHL">
    <w:p w14:paraId="101EC495" w14:textId="07684546" w:rsidR="004B3403" w:rsidRDefault="004B3403">
      <w:pPr>
        <w:pStyle w:val="CommentText"/>
      </w:pPr>
      <w:r>
        <w:rPr>
          <w:rStyle w:val="CommentReference"/>
        </w:rPr>
        <w:annotationRef/>
      </w:r>
    </w:p>
  </w:comment>
  <w:comment w:id="210" w:author="Huỳnh Thiện Ý" w:date="2021-01-04T21:36:00Z" w:initials="ys">
    <w:p w14:paraId="14DBF8D4" w14:textId="77777777" w:rsidR="003F2A5C" w:rsidRDefault="003F2A5C">
      <w:pPr>
        <w:pStyle w:val="CommentText"/>
      </w:pPr>
      <w:r>
        <w:rPr>
          <w:rStyle w:val="CommentReference"/>
        </w:rPr>
        <w:annotationRef/>
      </w:r>
      <w:r>
        <w:t>Thì ý là phải tách riêng danh mục bảng ra chứ sao mục bảng với figure</w:t>
      </w:r>
      <w:r w:rsidR="008E2580">
        <w:t xml:space="preserve"> lộn xộn thế này</w:t>
      </w:r>
    </w:p>
    <w:p w14:paraId="48E7F0A8" w14:textId="23587DB9" w:rsidR="008E2580" w:rsidRDefault="008E2580">
      <w:pPr>
        <w:pStyle w:val="CommentText"/>
      </w:pPr>
    </w:p>
  </w:comment>
  <w:comment w:id="230" w:author="Huỳnh Thiện Ý" w:date="2021-01-04T16:38:00Z" w:initials="ys">
    <w:p w14:paraId="7D9A5DE0" w14:textId="5AC88092" w:rsidR="00DE4838" w:rsidRDefault="00DE4838">
      <w:pPr>
        <w:pStyle w:val="CommentText"/>
      </w:pPr>
      <w:r>
        <w:rPr>
          <w:rStyle w:val="CommentReference"/>
        </w:rPr>
        <w:annotationRef/>
      </w:r>
      <w:r>
        <w:t>Assign chứ</w:t>
      </w:r>
      <w:r w:rsidR="002D38A6">
        <w:t>. ; là sao</w:t>
      </w:r>
    </w:p>
  </w:comment>
  <w:comment w:id="237" w:author="Huỳnh Thiện Ý" w:date="2021-01-04T17:17:00Z" w:initials="ys">
    <w:p w14:paraId="0B1B526B" w14:textId="43C796C6" w:rsidR="00111771" w:rsidRDefault="00111771">
      <w:pPr>
        <w:pStyle w:val="CommentText"/>
      </w:pPr>
      <w:r>
        <w:rPr>
          <w:rStyle w:val="CommentReference"/>
        </w:rPr>
        <w:annotationRef/>
      </w:r>
      <w:r>
        <w:t>Motivation chưa đi sâu vào vấn đề chính là khoảng cách giữa các ca thi lắm, và nhu cầu phải có một ứng dụng sắp lịch</w:t>
      </w:r>
    </w:p>
  </w:comment>
  <w:comment w:id="238" w:author="Huỳnh Thiện Ý" w:date="2021-01-04T17:12:00Z" w:initials="ys">
    <w:p w14:paraId="766A26CD" w14:textId="5F3953C1" w:rsidR="009E7ACA" w:rsidRDefault="009E7ACA">
      <w:pPr>
        <w:pStyle w:val="CommentText"/>
      </w:pPr>
      <w:r>
        <w:rPr>
          <w:rStyle w:val="CommentReference"/>
        </w:rPr>
        <w:annotationRef/>
      </w:r>
      <w:r>
        <w:t xml:space="preserve">Lập từ nhiều quá </w:t>
      </w:r>
    </w:p>
  </w:comment>
  <w:comment w:id="240" w:author="Huỳnh Thiện Ý" w:date="2021-01-04T17:21:00Z" w:initials="ys">
    <w:p w14:paraId="45C5FD60" w14:textId="6929555D" w:rsidR="00E17F2A" w:rsidRDefault="00E17F2A">
      <w:pPr>
        <w:pStyle w:val="CommentText"/>
      </w:pPr>
      <w:r>
        <w:rPr>
          <w:rStyle w:val="CommentReference"/>
        </w:rPr>
        <w:annotationRef/>
      </w:r>
      <w:r>
        <w:t>The constraints, e ghi set constrain người ta hiểu về constraint trên tập hợp</w:t>
      </w:r>
    </w:p>
  </w:comment>
  <w:comment w:id="243" w:author="Huỳnh Thiện Ý" w:date="2021-01-04T21:39:00Z" w:initials="ys">
    <w:p w14:paraId="34301185" w14:textId="77777777" w:rsidR="00313035" w:rsidRDefault="00313035">
      <w:pPr>
        <w:pStyle w:val="CommentText"/>
      </w:pPr>
      <w:r>
        <w:rPr>
          <w:rStyle w:val="CommentReference"/>
        </w:rPr>
        <w:annotationRef/>
      </w:r>
      <w:r>
        <w:t>Expected gì ít vậy</w:t>
      </w:r>
    </w:p>
    <w:p w14:paraId="653DE74F" w14:textId="77777777" w:rsidR="00313035" w:rsidRDefault="00313035" w:rsidP="00313035">
      <w:pPr>
        <w:pStyle w:val="CommentText"/>
        <w:numPr>
          <w:ilvl w:val="0"/>
          <w:numId w:val="46"/>
        </w:numPr>
      </w:pPr>
      <w:r>
        <w:t xml:space="preserve"> Hiểu bài toán, hiểu GA, hiểu linear programming.</w:t>
      </w:r>
    </w:p>
    <w:p w14:paraId="1B34E48A" w14:textId="77777777" w:rsidR="00313035" w:rsidRDefault="00313035" w:rsidP="00313035">
      <w:pPr>
        <w:pStyle w:val="CommentText"/>
        <w:numPr>
          <w:ilvl w:val="0"/>
          <w:numId w:val="46"/>
        </w:numPr>
      </w:pPr>
      <w:r>
        <w:t xml:space="preserve"> Cài đặt được thuật giải GA</w:t>
      </w:r>
    </w:p>
    <w:p w14:paraId="30CD1A20" w14:textId="002FDDAC" w:rsidR="00BA33C4" w:rsidRDefault="00313035" w:rsidP="00BA33C4">
      <w:pPr>
        <w:pStyle w:val="CommentText"/>
        <w:numPr>
          <w:ilvl w:val="0"/>
          <w:numId w:val="46"/>
        </w:numPr>
      </w:pPr>
      <w:r>
        <w:t xml:space="preserve"> Biểu diễn bài toán dưới dạng integer programming</w:t>
      </w:r>
      <w:r w:rsidR="00BA33C4">
        <w:t>…</w:t>
      </w:r>
    </w:p>
  </w:comment>
  <w:comment w:id="258" w:author="Huỳnh Thiện Ý" w:date="2021-01-04T23:42:00Z" w:initials="ys">
    <w:p w14:paraId="67266AB6" w14:textId="00EF36BB" w:rsidR="008B3F77" w:rsidRDefault="008B3F77">
      <w:pPr>
        <w:pStyle w:val="CommentText"/>
      </w:pPr>
      <w:r>
        <w:rPr>
          <w:rStyle w:val="CommentReference"/>
        </w:rPr>
        <w:annotationRef/>
      </w:r>
      <w:r>
        <w:t>The scope</w:t>
      </w:r>
    </w:p>
  </w:comment>
  <w:comment w:id="259" w:author="Huỳnh Thiện Ý" w:date="2021-01-04T23:36:00Z" w:initials="ys">
    <w:p w14:paraId="304936FE" w14:textId="51BE1116" w:rsidR="0091196D" w:rsidRDefault="0091196D">
      <w:pPr>
        <w:pStyle w:val="CommentText"/>
      </w:pPr>
      <w:r>
        <w:rPr>
          <w:rStyle w:val="CommentReference"/>
        </w:rPr>
        <w:annotationRef/>
      </w:r>
      <w:r w:rsidR="00607FC9">
        <w:t xml:space="preserve">Describes the theoretical background </w:t>
      </w:r>
      <w:r w:rsidR="000B737D">
        <w:t>of assignment problem and</w:t>
      </w:r>
      <w:r w:rsidR="002C7F11">
        <w:t xml:space="preserve"> …. Này e phải nói rõ ra luôn chứ </w:t>
      </w:r>
    </w:p>
  </w:comment>
  <w:comment w:id="262" w:author="Huỳnh Thiện Ý" w:date="2021-01-04T23:43:00Z" w:initials="ys">
    <w:p w14:paraId="7C83A58C" w14:textId="0E6956F6" w:rsidR="0021613C" w:rsidRDefault="0021613C">
      <w:pPr>
        <w:pStyle w:val="CommentText"/>
      </w:pPr>
      <w:r>
        <w:rPr>
          <w:rStyle w:val="CommentReference"/>
        </w:rPr>
        <w:annotationRef/>
      </w:r>
      <w:r>
        <w:t>Implementation detail của cái gì. Em viết vầy người ta không biết là implement thuật toán hay là implement application.</w:t>
      </w:r>
    </w:p>
  </w:comment>
  <w:comment w:id="267" w:author="Huỳnh Thiện Ý" w:date="2021-01-04T23:47:00Z" w:initials="ys">
    <w:p w14:paraId="59352B57" w14:textId="70CF092B" w:rsidR="00CC3202" w:rsidRDefault="00CC3202">
      <w:pPr>
        <w:pStyle w:val="CommentText"/>
      </w:pPr>
      <w:r>
        <w:rPr>
          <w:rStyle w:val="CommentReference"/>
        </w:rPr>
        <w:annotationRef/>
      </w:r>
      <w:r>
        <w:t>Cụm này là gì vậy thầy không hiểu</w:t>
      </w:r>
    </w:p>
  </w:comment>
  <w:comment w:id="274" w:author="Huỳnh Thiện Ý" w:date="2021-01-04T23:51:00Z" w:initials="ys">
    <w:p w14:paraId="11D19B5B" w14:textId="0E408AEC" w:rsidR="00832473" w:rsidRDefault="00832473">
      <w:pPr>
        <w:pStyle w:val="CommentText"/>
      </w:pPr>
      <w:r>
        <w:rPr>
          <w:rStyle w:val="CommentReference"/>
        </w:rPr>
        <w:annotationRef/>
      </w:r>
      <w:r w:rsidR="00FA21CD">
        <w:t xml:space="preserve">Invigilator hoặc proctor e chọn 1 trong hai nhen </w:t>
      </w:r>
    </w:p>
  </w:comment>
  <w:comment w:id="281" w:author="Huỳnh Thiện Ý" w:date="2021-01-04T23:52:00Z" w:initials="ys">
    <w:p w14:paraId="03F0CB4B" w14:textId="77777777" w:rsidR="00B355C8" w:rsidRDefault="00B355C8">
      <w:pPr>
        <w:pStyle w:val="CommentText"/>
      </w:pPr>
      <w:r>
        <w:rPr>
          <w:rStyle w:val="CommentReference"/>
        </w:rPr>
        <w:annotationRef/>
      </w:r>
      <w:r>
        <w:t xml:space="preserve">Chỗ này  phân tích rõ ra các </w:t>
      </w:r>
    </w:p>
  </w:comment>
  <w:comment w:id="282" w:author="NGUYỄN HOÀNG LONG" w:date="2021-01-04T23:53:00Z" w:initials="NHL">
    <w:p w14:paraId="2F50F63D" w14:textId="14CBB14A" w:rsidR="00465EB7" w:rsidRDefault="00465EB7">
      <w:pPr>
        <w:pStyle w:val="CommentText"/>
      </w:pPr>
      <w:r>
        <w:rPr>
          <w:rStyle w:val="CommentReference"/>
        </w:rPr>
        <w:annotationRef/>
      </w:r>
      <w:r>
        <w:t>Thầy Bình có kêu ở chap 2 chỉ nói sơ về bài toán thôi</w:t>
      </w:r>
      <w:r w:rsidR="0019672E">
        <w:t xml:space="preserve"> á thầy. Chi tiết sẽ ở chap 3</w:t>
      </w:r>
    </w:p>
    <w:p w14:paraId="65523DC8" w14:textId="3C3DF0F0" w:rsidR="00F53E28" w:rsidRDefault="00F53E28">
      <w:pPr>
        <w:pStyle w:val="CommentText"/>
      </w:pPr>
    </w:p>
  </w:comment>
  <w:comment w:id="283" w:author="Huỳnh Thiện Ý" w:date="2021-01-05T00:25:00Z" w:initials="ys">
    <w:p w14:paraId="655D19AE" w14:textId="28F0C819" w:rsidR="00BF7F34" w:rsidRDefault="00BF7F34">
      <w:pPr>
        <w:pStyle w:val="CommentText"/>
      </w:pPr>
      <w:r>
        <w:rPr>
          <w:rStyle w:val="CommentReference"/>
        </w:rPr>
        <w:annotationRef/>
      </w:r>
      <w:r>
        <w:t>Sơ thì em cũng phải ghi câu cho người ta hiểu, chứ giờ e ghi total number of shifts, .. đọc nó vô nghĩa.</w:t>
      </w:r>
    </w:p>
  </w:comment>
  <w:comment w:id="289" w:author="Huỳnh Thiện Ý" w:date="2021-01-05T00:24:00Z" w:initials="ys">
    <w:p w14:paraId="6D293174" w14:textId="53CA2AE8" w:rsidR="00005ACE" w:rsidRDefault="00005ACE">
      <w:pPr>
        <w:pStyle w:val="CommentText"/>
      </w:pPr>
      <w:r>
        <w:rPr>
          <w:rStyle w:val="CommentReference"/>
        </w:rPr>
        <w:annotationRef/>
      </w:r>
      <w:r>
        <w:t xml:space="preserve">Phần này hỏng rồi, viết lại phần này đi </w:t>
      </w:r>
    </w:p>
  </w:comment>
  <w:comment w:id="291" w:author="Huỳnh Thiện Ý" w:date="2021-01-04T23:55:00Z" w:initials="ys">
    <w:p w14:paraId="5D5AF158" w14:textId="72B9FCE8" w:rsidR="007D32E6" w:rsidRDefault="007D32E6">
      <w:pPr>
        <w:pStyle w:val="CommentText"/>
      </w:pPr>
      <w:r>
        <w:rPr>
          <w:rStyle w:val="CommentReference"/>
        </w:rPr>
        <w:annotationRef/>
      </w:r>
      <w:r>
        <w:t>Định nghĩa này e chôm đâu vậy</w:t>
      </w:r>
      <w:r w:rsidR="00EC051B">
        <w:t>, cái này là cho trường hợp cụ thể mà, có phải tổng quát của linear programming đâu</w:t>
      </w:r>
    </w:p>
  </w:comment>
  <w:comment w:id="293" w:author="Huỳnh Thiện Ý" w:date="2021-01-04T23:56:00Z" w:initials="ys">
    <w:p w14:paraId="46FC337F" w14:textId="7C5BE995" w:rsidR="00FB403A" w:rsidRDefault="00FB403A">
      <w:pPr>
        <w:pStyle w:val="CommentText"/>
      </w:pPr>
      <w:r>
        <w:rPr>
          <w:rStyle w:val="CommentReference"/>
        </w:rPr>
        <w:annotationRef/>
      </w:r>
      <w:r>
        <w:t xml:space="preserve">Để giải bài toán tối ưu tuyến tính mà, </w:t>
      </w:r>
      <w:r w:rsidR="00437F65">
        <w:t>sao lại là vấn đề lập trình</w:t>
      </w:r>
    </w:p>
  </w:comment>
  <w:comment w:id="295" w:author="Huỳnh Thiện Ý" w:date="2021-01-05T00:26:00Z" w:initials="ys">
    <w:p w14:paraId="73C1F9D0" w14:textId="4FDBE043" w:rsidR="000C313C" w:rsidRDefault="000C313C">
      <w:pPr>
        <w:pStyle w:val="CommentText"/>
      </w:pPr>
      <w:r>
        <w:rPr>
          <w:rStyle w:val="CommentReference"/>
        </w:rPr>
        <w:annotationRef/>
      </w:r>
      <w:r>
        <w:t>Này hình như chép trên mạng, Em phải viết lại theo ý em hiểu chứ không là dính đạo văn liền.</w:t>
      </w:r>
    </w:p>
  </w:comment>
  <w:comment w:id="298" w:author="Huỳnh Thiện Ý" w:date="2021-01-05T00:42:00Z" w:initials="ys">
    <w:p w14:paraId="14595CF1" w14:textId="607E5030" w:rsidR="005D082F" w:rsidRDefault="005D082F">
      <w:pPr>
        <w:pStyle w:val="CommentText"/>
      </w:pPr>
      <w:r>
        <w:rPr>
          <w:rStyle w:val="CommentReference"/>
        </w:rPr>
        <w:annotationRef/>
      </w:r>
      <w:r w:rsidR="00E27F3E">
        <w:t>Câu này thấy mâu thuẫn quá</w:t>
      </w:r>
    </w:p>
  </w:comment>
  <w:comment w:id="305" w:author="Huỳnh Thiện Ý" w:date="2021-01-05T00:42:00Z" w:initials="ys">
    <w:p w14:paraId="4504D6C8" w14:textId="77777777" w:rsidR="009115E6" w:rsidRDefault="009115E6">
      <w:pPr>
        <w:pStyle w:val="CommentText"/>
      </w:pPr>
      <w:r>
        <w:rPr>
          <w:rStyle w:val="CommentReference"/>
        </w:rPr>
        <w:annotationRef/>
      </w:r>
      <w:r>
        <w:t xml:space="preserve">Happen nghe ghê quá, như tai nạn ấy </w:t>
      </w:r>
      <w:r>
        <w:rPr>
          <w:rFonts w:ascii="Segoe UI Emoji" w:eastAsia="Segoe UI Emoji" w:hAnsi="Segoe UI Emoji" w:cs="Segoe UI Emoji"/>
        </w:rPr>
        <w:t>😊</w:t>
      </w:r>
      <w:r>
        <w:t>).</w:t>
      </w:r>
    </w:p>
    <w:p w14:paraId="4453B02C" w14:textId="533E4F82" w:rsidR="009115E6" w:rsidRDefault="003F6FDC">
      <w:pPr>
        <w:pStyle w:val="CommentText"/>
      </w:pPr>
      <w:r>
        <w:t>Time với cost khúc sau là gì.</w:t>
      </w:r>
    </w:p>
  </w:comment>
  <w:comment w:id="311" w:author="Huỳnh Thiện Ý" w:date="2021-01-05T00:48:00Z" w:initials="ys">
    <w:p w14:paraId="427E74FA" w14:textId="7D699AC4" w:rsidR="00DB7FE5" w:rsidRDefault="00DB7FE5">
      <w:pPr>
        <w:pStyle w:val="CommentText"/>
      </w:pPr>
      <w:r>
        <w:rPr>
          <w:rStyle w:val="CommentReference"/>
        </w:rPr>
        <w:annotationRef/>
      </w:r>
      <w:r>
        <w:t>Each</w:t>
      </w:r>
    </w:p>
  </w:comment>
  <w:comment w:id="316" w:author="Huỳnh Thiện Ý" w:date="2021-01-05T00:49:00Z" w:initials="ys">
    <w:p w14:paraId="29F0E530" w14:textId="7DD47B7E" w:rsidR="000A7A93" w:rsidRDefault="000A7A93">
      <w:pPr>
        <w:pStyle w:val="CommentText"/>
      </w:pPr>
      <w:r>
        <w:rPr>
          <w:rStyle w:val="CommentReference"/>
        </w:rPr>
        <w:annotationRef/>
      </w:r>
      <w:r>
        <w:t>Câu này sai nè, đọc hiểu như trường thông báo cho môn học cụ thể vậy</w:t>
      </w:r>
    </w:p>
  </w:comment>
  <w:comment w:id="331" w:author="Huỳnh Thiện Ý" w:date="2021-01-05T00:54:00Z" w:initials="ys">
    <w:p w14:paraId="35EC889C" w14:textId="579B33F3" w:rsidR="00B74970" w:rsidRDefault="00B74970">
      <w:pPr>
        <w:pStyle w:val="CommentText"/>
      </w:pPr>
      <w:r>
        <w:rPr>
          <w:rStyle w:val="CommentReference"/>
        </w:rPr>
        <w:annotationRef/>
      </w:r>
      <w:r>
        <w:t>Task ở đây là gán invigilator cho phòng thi, thỏa các rang buộc.</w:t>
      </w:r>
    </w:p>
  </w:comment>
  <w:comment w:id="345" w:author="Huỳnh Thiện Ý" w:date="2021-01-05T00:59:00Z" w:initials="ys">
    <w:p w14:paraId="6E727CA2" w14:textId="615080DD" w:rsidR="004249FF" w:rsidRDefault="004249FF">
      <w:pPr>
        <w:pStyle w:val="CommentText"/>
      </w:pPr>
      <w:r>
        <w:rPr>
          <w:rStyle w:val="CommentReference"/>
        </w:rPr>
        <w:annotationRef/>
      </w:r>
      <w:r>
        <w:t>Oversee</w:t>
      </w:r>
    </w:p>
  </w:comment>
  <w:comment w:id="348" w:author="Huỳnh Thiện Ý" w:date="2021-01-05T00:57:00Z" w:initials="ys">
    <w:p w14:paraId="2BE48EE7" w14:textId="1A5D9239" w:rsidR="00C10165" w:rsidRDefault="00C10165">
      <w:pPr>
        <w:pStyle w:val="CommentText"/>
      </w:pPr>
      <w:r>
        <w:rPr>
          <w:rStyle w:val="CommentReference"/>
        </w:rPr>
        <w:annotationRef/>
      </w:r>
      <w:r>
        <w:t>E dùng room đi cho đỡ nhầm lẫn</w:t>
      </w:r>
    </w:p>
  </w:comment>
  <w:comment w:id="352" w:author="Huỳnh Thiện Ý" w:date="2021-01-05T01:01:00Z" w:initials="ys">
    <w:p w14:paraId="2FD6FBD8" w14:textId="0BE3C108" w:rsidR="00773558" w:rsidRDefault="00773558">
      <w:pPr>
        <w:pStyle w:val="CommentText"/>
      </w:pPr>
      <w:r>
        <w:rPr>
          <w:rStyle w:val="CommentReference"/>
        </w:rPr>
        <w:annotationRef/>
      </w:r>
      <w:r>
        <w:t>Cái này hình như là hard constraint chứ</w:t>
      </w:r>
    </w:p>
  </w:comment>
  <w:comment w:id="404" w:author="Huỳnh Thiện Ý" w:date="2021-01-05T01:03:00Z" w:initials="ys">
    <w:p w14:paraId="5B981FC3" w14:textId="64770EF1" w:rsidR="00DE4987" w:rsidRDefault="00DE4987">
      <w:pPr>
        <w:pStyle w:val="CommentText"/>
      </w:pPr>
      <w:r>
        <w:rPr>
          <w:rStyle w:val="CommentReference"/>
        </w:rPr>
        <w:annotationRef/>
      </w:r>
      <w:r>
        <w:t>ủa không có đột biến hả em</w:t>
      </w:r>
    </w:p>
  </w:comment>
  <w:comment w:id="418" w:author="Huỳnh Thiện Ý" w:date="2021-01-05T01:07:00Z" w:initials="ys">
    <w:p w14:paraId="3A8D6927" w14:textId="3F238A12" w:rsidR="00432077" w:rsidRDefault="00432077">
      <w:pPr>
        <w:pStyle w:val="CommentText"/>
      </w:pPr>
      <w:r>
        <w:rPr>
          <w:rStyle w:val="CommentReference"/>
        </w:rPr>
        <w:annotationRef/>
      </w:r>
      <w:r w:rsidR="00BD2272">
        <w:t>ý em là described by ah ??</w:t>
      </w:r>
    </w:p>
  </w:comment>
  <w:comment w:id="414" w:author="Huỳnh Thiện Ý" w:date="2021-01-05T01:09:00Z" w:initials="ys">
    <w:p w14:paraId="7DB69595" w14:textId="048E0521" w:rsidR="00433F55" w:rsidRDefault="00433F55">
      <w:pPr>
        <w:pStyle w:val="CommentText"/>
      </w:pPr>
      <w:r>
        <w:rPr>
          <w:rStyle w:val="CommentReference"/>
        </w:rPr>
        <w:annotationRef/>
      </w:r>
      <w:r>
        <w:t>Ủa sao hai cái này không viết thành 1 luôn. Task trên task dưới chi.</w:t>
      </w:r>
    </w:p>
  </w:comment>
  <w:comment w:id="436" w:author="Huỳnh Thiện Ý" w:date="2021-01-05T01:16:00Z" w:initials="ys">
    <w:p w14:paraId="65695EA0" w14:textId="1B64ABD2" w:rsidR="00CE671C" w:rsidRDefault="00CE671C">
      <w:pPr>
        <w:pStyle w:val="CommentText"/>
      </w:pPr>
      <w:r>
        <w:rPr>
          <w:rStyle w:val="CommentReference"/>
        </w:rPr>
        <w:annotationRef/>
      </w:r>
      <w:r>
        <w:t xml:space="preserve">Describing cái gì </w:t>
      </w:r>
    </w:p>
  </w:comment>
  <w:comment w:id="434" w:author="Huỳnh Thiện Ý" w:date="2021-01-05T01:46:00Z" w:initials="ys">
    <w:p w14:paraId="74FF2488" w14:textId="266AE4DB" w:rsidR="000C48BB" w:rsidRDefault="000C48BB">
      <w:pPr>
        <w:pStyle w:val="CommentText"/>
      </w:pPr>
      <w:r>
        <w:rPr>
          <w:rStyle w:val="CommentReference"/>
        </w:rPr>
        <w:annotationRef/>
      </w:r>
      <w:r>
        <w:t xml:space="preserve">Ủa sao phải có dấu – vậy e </w:t>
      </w:r>
    </w:p>
  </w:comment>
  <w:comment w:id="438" w:author="Huỳnh Thiện Ý" w:date="2021-01-05T01:47:00Z" w:initials="ys">
    <w:p w14:paraId="5858610B" w14:textId="3EC35EF2" w:rsidR="00D20250" w:rsidRDefault="00D20250">
      <w:pPr>
        <w:pStyle w:val="CommentText"/>
      </w:pPr>
      <w:r>
        <w:rPr>
          <w:rStyle w:val="CommentReference"/>
        </w:rPr>
        <w:annotationRef/>
      </w:r>
      <w:r>
        <w:t xml:space="preserve">Bỏ who </w:t>
      </w:r>
    </w:p>
  </w:comment>
  <w:comment w:id="443" w:author="Huỳnh Thiện Ý" w:date="2021-01-05T02:04:00Z" w:initials="ys">
    <w:p w14:paraId="62697845" w14:textId="5BE4C796" w:rsidR="00CE6D82" w:rsidRDefault="00CE6D82">
      <w:pPr>
        <w:pStyle w:val="CommentText"/>
      </w:pPr>
      <w:r>
        <w:rPr>
          <w:rStyle w:val="CommentReference"/>
        </w:rPr>
        <w:annotationRef/>
      </w:r>
      <w:r>
        <w:t>Sao lại là mục tiêu của vấn đề</w:t>
      </w:r>
    </w:p>
  </w:comment>
  <w:comment w:id="452" w:author="Huỳnh Thiện Ý" w:date="2021-01-05T02:10:00Z" w:initials="ys">
    <w:p w14:paraId="3BDC7ED5" w14:textId="63F26291" w:rsidR="00F74A9E" w:rsidRDefault="00F74A9E">
      <w:pPr>
        <w:pStyle w:val="CommentText"/>
      </w:pPr>
      <w:r>
        <w:rPr>
          <w:rStyle w:val="CommentReference"/>
        </w:rPr>
        <w:annotationRef/>
      </w:r>
      <w:r>
        <w:t>Chính tả</w:t>
      </w:r>
    </w:p>
  </w:comment>
  <w:comment w:id="455" w:author="Huỳnh Thiện Ý" w:date="2021-01-05T02:12:00Z" w:initials="ys">
    <w:p w14:paraId="3ADEA4BC" w14:textId="547E37B3" w:rsidR="00455E7D" w:rsidRDefault="00455E7D">
      <w:pPr>
        <w:pStyle w:val="CommentText"/>
      </w:pPr>
      <w:r>
        <w:rPr>
          <w:rStyle w:val="CommentReference"/>
        </w:rPr>
        <w:annotationRef/>
      </w:r>
      <w:r>
        <w:t xml:space="preserve">Vi phạm rang buộc nào em, </w:t>
      </w:r>
      <w:r w:rsidR="000B2488">
        <w:t>chứ rang buộc cứng thì không được phép vi phạm rồi mà</w:t>
      </w:r>
    </w:p>
  </w:comment>
  <w:comment w:id="454" w:author="Huỳnh Thiện Ý" w:date="2021-01-05T02:16:00Z" w:initials="ys">
    <w:p w14:paraId="353BC63C" w14:textId="76848FF8" w:rsidR="00747603" w:rsidRDefault="00747603">
      <w:pPr>
        <w:pStyle w:val="CommentText"/>
      </w:pPr>
      <w:r>
        <w:rPr>
          <w:rStyle w:val="CommentReference"/>
        </w:rPr>
        <w:annotationRef/>
      </w:r>
      <w:r>
        <w:t>Đọc xong thầy vẫn không hiểu tính như thế nào</w:t>
      </w:r>
    </w:p>
  </w:comment>
  <w:comment w:id="463" w:author="Huỳnh Thiện Ý" w:date="2021-01-05T02:25:00Z" w:initials="ys">
    <w:p w14:paraId="6C34AB60" w14:textId="69B436E8" w:rsidR="00EE0E51" w:rsidRDefault="00EE0E51">
      <w:pPr>
        <w:pStyle w:val="CommentText"/>
      </w:pPr>
      <w:r>
        <w:rPr>
          <w:rStyle w:val="CommentReference"/>
        </w:rPr>
        <w:annotationRef/>
      </w:r>
      <w:r>
        <w:t xml:space="preserve">CHỗ này e cho vài case minh họa luôn là cái nào phạt, cái nào không phạt, phạt bao nhiêu </w:t>
      </w:r>
    </w:p>
  </w:comment>
  <w:comment w:id="464" w:author="Huỳnh Thiện Ý" w:date="2021-01-05T02:18:00Z" w:initials="ys">
    <w:p w14:paraId="43C7F4F8" w14:textId="69D76891" w:rsidR="00F65EF4" w:rsidRDefault="00F65EF4">
      <w:pPr>
        <w:pStyle w:val="CommentText"/>
      </w:pPr>
      <w:r>
        <w:rPr>
          <w:rStyle w:val="CommentReference"/>
        </w:rPr>
        <w:annotationRef/>
      </w:r>
      <w:r>
        <w:t xml:space="preserve">Pen_val là cái gì </w:t>
      </w:r>
    </w:p>
  </w:comment>
  <w:comment w:id="471" w:author="Huỳnh Thiện Ý" w:date="2021-01-05T03:37:00Z" w:initials="ys">
    <w:p w14:paraId="1A05E504" w14:textId="73C2E387" w:rsidR="005801E0" w:rsidRDefault="005801E0">
      <w:pPr>
        <w:pStyle w:val="CommentText"/>
      </w:pPr>
      <w:r>
        <w:rPr>
          <w:rStyle w:val="CommentReference"/>
        </w:rPr>
        <w:annotationRef/>
      </w:r>
      <w:r>
        <w:rPr>
          <w:rStyle w:val="CommentReference"/>
        </w:rPr>
        <w:t>Phần này e nên trình bày về fitness function, sau đó mới đi vào chi tiết các hàm thành phần dùng để tính được fitness function</w:t>
      </w:r>
    </w:p>
  </w:comment>
  <w:comment w:id="478" w:author="Huỳnh Thiện Ý" w:date="2021-01-05T03:39:00Z" w:initials="ys">
    <w:p w14:paraId="24142E7D" w14:textId="23DE978A" w:rsidR="00BA4C30" w:rsidRDefault="00BA4C30">
      <w:pPr>
        <w:pStyle w:val="CommentText"/>
      </w:pPr>
      <w:r>
        <w:rPr>
          <w:rStyle w:val="CommentReference"/>
        </w:rPr>
        <w:annotationRef/>
      </w:r>
      <w:r>
        <w:t>Ủa khúc này là sao không hiểu</w:t>
      </w:r>
      <w:r w:rsidR="00D70505">
        <w:t>, tự nhiên có else kho6gn rồi if đâu</w:t>
      </w:r>
    </w:p>
  </w:comment>
  <w:comment w:id="489" w:author="Huỳnh Thiện Ý" w:date="2021-01-05T03:40:00Z" w:initials="ys">
    <w:p w14:paraId="4A6D086E" w14:textId="68892ABE" w:rsidR="00C720BE" w:rsidRDefault="00C720BE">
      <w:pPr>
        <w:pStyle w:val="CommentText"/>
      </w:pPr>
      <w:r>
        <w:rPr>
          <w:rStyle w:val="CommentReference"/>
        </w:rPr>
        <w:annotationRef/>
      </w:r>
      <w:r>
        <w:t xml:space="preserve">Câu này không hiểu, </w:t>
      </w:r>
      <w:r w:rsidR="00C7062C">
        <w:t xml:space="preserve">ý em là we </w:t>
      </w:r>
      <w:r w:rsidR="006B1D9A">
        <w:t>arrange</w:t>
      </w:r>
      <w:r w:rsidR="00C7062C">
        <w:t xml:space="preserve"> the individual adaptability </w:t>
      </w:r>
      <w:r w:rsidR="006B1D9A">
        <w:t xml:space="preserve">in increasing order ah </w:t>
      </w:r>
    </w:p>
  </w:comment>
  <w:comment w:id="490" w:author="Huỳnh Thiện Ý" w:date="2021-01-05T03:43:00Z" w:initials="ys">
    <w:p w14:paraId="6C4E4D89" w14:textId="64A83188" w:rsidR="008C339E" w:rsidRDefault="008C339E">
      <w:pPr>
        <w:pStyle w:val="CommentText"/>
      </w:pPr>
      <w:r>
        <w:rPr>
          <w:rStyle w:val="CommentReference"/>
        </w:rPr>
        <w:annotationRef/>
      </w:r>
      <w:r>
        <w:t>Hai cái này chung 1 ý mà</w:t>
      </w:r>
    </w:p>
  </w:comment>
  <w:comment w:id="497" w:author="Huỳnh Thiện Ý" w:date="2021-01-05T03:44:00Z" w:initials="ys">
    <w:p w14:paraId="48AF2DC2" w14:textId="4E27A492" w:rsidR="00DC06C4" w:rsidRDefault="00DC06C4">
      <w:pPr>
        <w:pStyle w:val="CommentText"/>
      </w:pPr>
      <w:r>
        <w:rPr>
          <w:rStyle w:val="CommentReference"/>
        </w:rPr>
        <w:annotationRef/>
      </w:r>
      <w:r>
        <w:t>Hence,</w:t>
      </w:r>
    </w:p>
  </w:comment>
  <w:comment w:id="500" w:author="Huỳnh Thiện Ý" w:date="2021-01-05T03:45:00Z" w:initials="ys">
    <w:p w14:paraId="3C3364E7" w14:textId="74F6CEF7" w:rsidR="00DA161B" w:rsidRDefault="00DA161B">
      <w:pPr>
        <w:pStyle w:val="CommentText"/>
      </w:pPr>
      <w:r>
        <w:rPr>
          <w:rStyle w:val="CommentReference"/>
        </w:rPr>
        <w:annotationRef/>
      </w:r>
      <w:r>
        <w:t>Cái này e giải thích ra</w:t>
      </w:r>
    </w:p>
  </w:comment>
  <w:comment w:id="509" w:author="Huỳnh Thiện Ý" w:date="2021-01-05T03:46:00Z" w:initials="ys">
    <w:p w14:paraId="56CBABDE" w14:textId="626CD68B" w:rsidR="00FF3786" w:rsidRDefault="00FF3786">
      <w:pPr>
        <w:pStyle w:val="CommentText"/>
      </w:pPr>
      <w:r>
        <w:rPr>
          <w:rStyle w:val="CommentReference"/>
        </w:rPr>
        <w:annotationRef/>
      </w:r>
      <w:r>
        <w:t>Có sơ đồ khối rồi thì e khỏi đưa code vào đi, nhìn rối</w:t>
      </w:r>
    </w:p>
  </w:comment>
  <w:comment w:id="605" w:author="Huỳnh Thiện Ý" w:date="2021-01-05T08:13:00Z" w:initials="ys">
    <w:p w14:paraId="4B0A0B31" w14:textId="7D46F531" w:rsidR="00664E1C" w:rsidRDefault="00664E1C">
      <w:pPr>
        <w:pStyle w:val="CommentText"/>
      </w:pPr>
      <w:r>
        <w:rPr>
          <w:rStyle w:val="CommentReference"/>
        </w:rPr>
        <w:annotationRef/>
      </w:r>
      <w:r w:rsidR="005F6454">
        <w:rPr>
          <w:rStyle w:val="CommentReference"/>
        </w:rPr>
        <w:t xml:space="preserve">Ủa sao cái này e không đồng bộ </w:t>
      </w:r>
      <w:r w:rsidR="002552A1">
        <w:rPr>
          <w:rStyle w:val="CommentReference"/>
        </w:rPr>
        <w:t xml:space="preserve">với </w:t>
      </w:r>
      <w:r w:rsidR="00584022">
        <w:rPr>
          <w:rStyle w:val="CommentReference"/>
        </w:rPr>
        <w:t xml:space="preserve">công thức của GA </w:t>
      </w:r>
      <w:r w:rsidR="00592CE5">
        <w:rPr>
          <w:rStyle w:val="CommentReference"/>
        </w:rPr>
        <w:t>luôn, mà chắc không kịp.</w:t>
      </w:r>
    </w:p>
  </w:comment>
  <w:comment w:id="607" w:author="Huỳnh Thiện Ý" w:date="2021-01-05T08:15:00Z" w:initials="ys">
    <w:p w14:paraId="342BE1D7" w14:textId="77777777" w:rsidR="00D93BF4" w:rsidRDefault="00D93BF4">
      <w:pPr>
        <w:pStyle w:val="CommentText"/>
      </w:pPr>
      <w:r>
        <w:rPr>
          <w:rStyle w:val="CommentReference"/>
        </w:rPr>
        <w:annotationRef/>
      </w:r>
      <w:r>
        <w:t>Mấy cái này cần có một bảng biểu riêng cho ký hiệu nhen.</w:t>
      </w:r>
    </w:p>
    <w:p w14:paraId="0BD4C4B5" w14:textId="67AC9E16" w:rsidR="00D93BF4" w:rsidRPr="00D93BF4" w:rsidRDefault="00D93BF4">
      <w:pPr>
        <w:pStyle w:val="CommentText"/>
      </w:pPr>
      <w:r>
        <w:t xml:space="preserve">Ví dụ như </w:t>
      </w:r>
      <w:r w:rsidRPr="00D93BF4">
        <w:rPr>
          <w:b/>
          <w:bCs/>
        </w:rPr>
        <w:t>X</w:t>
      </w:r>
      <w:r>
        <w:rPr>
          <w:b/>
          <w:bCs/>
        </w:rPr>
        <w:t xml:space="preserve"> </w:t>
      </w:r>
      <w:r>
        <w:t xml:space="preserve">là ký hiệu cho matrix </w:t>
      </w:r>
      <w:r w:rsidR="00BD301D">
        <w:t>X</w:t>
      </w:r>
    </w:p>
  </w:comment>
  <w:comment w:id="616" w:author="Huỳnh Thiện Ý" w:date="2021-01-05T08:15:00Z" w:initials="ys">
    <w:p w14:paraId="2DFA7F24" w14:textId="40E77DE0" w:rsidR="00D93BF4" w:rsidRDefault="00D93BF4">
      <w:pPr>
        <w:pStyle w:val="CommentText"/>
      </w:pPr>
      <w:r>
        <w:rPr>
          <w:rStyle w:val="CommentReference"/>
        </w:rPr>
        <w:annotationRef/>
      </w:r>
      <w:r>
        <w:rPr>
          <w:rStyle w:val="CommentReference"/>
        </w:rPr>
        <w:t>Sao không để index xuống dưới</w:t>
      </w:r>
    </w:p>
  </w:comment>
  <w:comment w:id="619" w:author="Huỳnh Thiện Ý" w:date="2021-01-05T08:17:00Z" w:initials="ys">
    <w:p w14:paraId="55BEB9A6" w14:textId="708836E4" w:rsidR="003A72B2" w:rsidRDefault="003A72B2">
      <w:pPr>
        <w:pStyle w:val="CommentText"/>
      </w:pPr>
      <w:r>
        <w:rPr>
          <w:rStyle w:val="CommentReference"/>
        </w:rPr>
        <w:annotationRef/>
      </w:r>
      <w:r>
        <w:t xml:space="preserve">Khúc này dùng chung một biểu </w:t>
      </w:r>
      <w:r w:rsidR="00407C6B">
        <w:t>diễn với trên GA rồi nên</w:t>
      </w:r>
      <w:r w:rsidR="0030397A">
        <w:t xml:space="preserve"> </w:t>
      </w:r>
      <w:r w:rsidR="000C2390">
        <w:t>trình bày một lần thôi nhen.</w:t>
      </w:r>
    </w:p>
  </w:comment>
  <w:comment w:id="622" w:author="Huỳnh Thiện Ý" w:date="2021-01-05T08:22:00Z" w:initials="ys">
    <w:p w14:paraId="0C31D923" w14:textId="5F7A09F2" w:rsidR="00196EDE" w:rsidRDefault="00196EDE">
      <w:pPr>
        <w:pStyle w:val="CommentText"/>
      </w:pPr>
      <w:r>
        <w:rPr>
          <w:rStyle w:val="CommentReference"/>
        </w:rPr>
        <w:annotationRef/>
      </w:r>
      <w:r w:rsidR="005C4525">
        <w:t>Phần này biểu diễn lại theo giống cái của tụi em</w:t>
      </w:r>
    </w:p>
  </w:comment>
  <w:comment w:id="628" w:author="Huỳnh Thiện Ý" w:date="2021-01-05T08:29:00Z" w:initials="ys">
    <w:p w14:paraId="5BC67C7E" w14:textId="77777777" w:rsidR="00275B20" w:rsidRDefault="00275B20">
      <w:pPr>
        <w:pStyle w:val="CommentText"/>
        <w:rPr>
          <w:rStyle w:val="CommentReference"/>
        </w:rPr>
      </w:pPr>
      <w:r>
        <w:rPr>
          <w:rStyle w:val="CommentReference"/>
        </w:rPr>
        <w:annotationRef/>
      </w:r>
      <w:r>
        <w:rPr>
          <w:rStyle w:val="CommentReference"/>
        </w:rPr>
        <w:t>Dùng đồng bộ một từ overlook hoặc oversee luôn nha.</w:t>
      </w:r>
    </w:p>
    <w:p w14:paraId="5725DCC7" w14:textId="1D30F897" w:rsidR="00275B20" w:rsidRDefault="00275B20">
      <w:pPr>
        <w:pStyle w:val="CommentText"/>
      </w:pPr>
      <w:r>
        <w:rPr>
          <w:rStyle w:val="CommentReference"/>
        </w:rPr>
        <w:t xml:space="preserve">Supervisor thì thay </w:t>
      </w:r>
      <w:r w:rsidR="004C3F8B">
        <w:rPr>
          <w:rStyle w:val="CommentReference"/>
        </w:rPr>
        <w:t>chung là invigilator hoặc là gì đó mà e dùng ở trên ấy</w:t>
      </w:r>
    </w:p>
  </w:comment>
  <w:comment w:id="632" w:author="Huỳnh Thiện Ý" w:date="2021-01-05T08:39:00Z" w:initials="ys">
    <w:p w14:paraId="37DD07B3" w14:textId="77777777" w:rsidR="006A6921" w:rsidRDefault="006A6921">
      <w:pPr>
        <w:pStyle w:val="CommentText"/>
      </w:pPr>
      <w:r>
        <w:rPr>
          <w:rStyle w:val="CommentReference"/>
        </w:rPr>
        <w:annotationRef/>
      </w:r>
      <w:r>
        <w:t>Ủa sao ra được cái này vậy</w:t>
      </w:r>
      <w:r w:rsidR="004A6DD6">
        <w:t>, max</w:t>
      </w:r>
      <w:r w:rsidR="00A67BE0">
        <w:t xml:space="preserve">i, mini là gì </w:t>
      </w:r>
    </w:p>
    <w:p w14:paraId="692FAB55" w14:textId="44818520" w:rsidR="00A67BE0" w:rsidRDefault="00A67BE0">
      <w:pPr>
        <w:pStyle w:val="CommentText"/>
      </w:pPr>
    </w:p>
  </w:comment>
  <w:comment w:id="796" w:author="Huỳnh Thiện Ý" w:date="2021-01-05T08:50:00Z" w:initials="ys">
    <w:p w14:paraId="5319A5AF" w14:textId="77777777" w:rsidR="003277B7" w:rsidRDefault="003277B7">
      <w:pPr>
        <w:pStyle w:val="CommentText"/>
        <w:rPr>
          <w:rStyle w:val="CommentReference"/>
        </w:rPr>
      </w:pPr>
      <w:r>
        <w:rPr>
          <w:rStyle w:val="CommentReference"/>
        </w:rPr>
        <w:annotationRef/>
      </w:r>
      <w:r>
        <w:rPr>
          <w:rStyle w:val="CommentReference"/>
        </w:rPr>
        <w:t xml:space="preserve">Phần này e phải trình bày về phương pháp lý thuyết nào mà dùng để giải quyết vấn đề, chứ không phải là chạy hàm </w:t>
      </w:r>
    </w:p>
    <w:p w14:paraId="0F059D52" w14:textId="77777777" w:rsidR="00E01B7E" w:rsidRDefault="00E01B7E">
      <w:pPr>
        <w:pStyle w:val="CommentText"/>
        <w:rPr>
          <w:rStyle w:val="CommentReference"/>
        </w:rPr>
      </w:pPr>
    </w:p>
    <w:p w14:paraId="79DA7BF9" w14:textId="0360BF8E" w:rsidR="00E01B7E" w:rsidRDefault="00E01B7E">
      <w:pPr>
        <w:pStyle w:val="CommentText"/>
      </w:pPr>
      <w:r>
        <w:rPr>
          <w:rStyle w:val="CommentReference"/>
        </w:rPr>
        <w:t>Còn phần google colab thì mình trình bày sau về mặt công nghệ</w:t>
      </w:r>
    </w:p>
  </w:comment>
  <w:comment w:id="818" w:author="Huỳnh Thiện Ý" w:date="2021-01-05T09:07:00Z" w:initials="ys">
    <w:p w14:paraId="229ED5F3" w14:textId="2ED3FE86" w:rsidR="00BD4815" w:rsidRDefault="00BD4815">
      <w:pPr>
        <w:pStyle w:val="CommentText"/>
      </w:pPr>
      <w:r>
        <w:rPr>
          <w:rStyle w:val="CommentReference"/>
        </w:rPr>
        <w:annotationRef/>
      </w:r>
      <w:r w:rsidR="0044429D">
        <w:t>Ủa sao bỏ</w:t>
      </w:r>
      <w:r w:rsidR="00133BAB">
        <w:t xml:space="preserve"> </w:t>
      </w:r>
      <w:r w:rsidR="00D439DC">
        <w:t>cái linear ra luôn rồi</w:t>
      </w:r>
    </w:p>
  </w:comment>
  <w:comment w:id="819" w:author="Nguyễn Sơn Lâm" w:date="2021-01-05T09:18:00Z" w:initials="NL">
    <w:p w14:paraId="517FF266" w14:textId="2DDF31F7" w:rsidR="38204D15" w:rsidRDefault="38204D15">
      <w:pPr>
        <w:pStyle w:val="CommentText"/>
      </w:pPr>
      <w:r>
        <w:t>trong cái app không có linear thầy ơi</w:t>
      </w:r>
      <w:r>
        <w:rPr>
          <w:rStyle w:val="CommentReference"/>
        </w:rPr>
        <w:annotationRef/>
      </w:r>
    </w:p>
    <w:p w14:paraId="0793AB36" w14:textId="0F4E9D4A" w:rsidR="38204D15" w:rsidRDefault="38204D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B7C39F" w15:done="1"/>
  <w15:commentEx w15:paraId="6B32CE7B" w15:paraIdParent="47B7C39F" w15:done="1"/>
  <w15:commentEx w15:paraId="0E250FAD" w15:done="1"/>
  <w15:commentEx w15:paraId="0FB957AE" w15:done="1"/>
  <w15:commentEx w15:paraId="7D9802B4" w15:done="1"/>
  <w15:commentEx w15:paraId="2E9740BF" w15:done="1"/>
  <w15:commentEx w15:paraId="0E2BC7AF" w15:done="0"/>
  <w15:commentEx w15:paraId="00554962" w15:done="1"/>
  <w15:commentEx w15:paraId="72D2CD37" w15:done="1"/>
  <w15:commentEx w15:paraId="7DAB9B70" w15:done="1"/>
  <w15:commentEx w15:paraId="52DD9234" w15:done="1"/>
  <w15:commentEx w15:paraId="0E9D4ED6" w15:done="1"/>
  <w15:commentEx w15:paraId="50DB326F" w15:done="1"/>
  <w15:commentEx w15:paraId="6B30130C" w15:paraIdParent="50DB326F" w15:done="1"/>
  <w15:commentEx w15:paraId="101EC495" w15:paraIdParent="50DB326F" w15:done="1"/>
  <w15:commentEx w15:paraId="48E7F0A8" w15:paraIdParent="50DB326F" w15:done="1"/>
  <w15:commentEx w15:paraId="7D9A5DE0" w15:done="1"/>
  <w15:commentEx w15:paraId="0B1B526B" w15:done="1"/>
  <w15:commentEx w15:paraId="766A26CD" w15:done="1"/>
  <w15:commentEx w15:paraId="45C5FD60" w15:done="1"/>
  <w15:commentEx w15:paraId="30CD1A20" w15:done="1"/>
  <w15:commentEx w15:paraId="67266AB6" w15:done="1"/>
  <w15:commentEx w15:paraId="304936FE" w15:done="1"/>
  <w15:commentEx w15:paraId="7C83A58C" w15:done="1"/>
  <w15:commentEx w15:paraId="59352B57" w15:done="1"/>
  <w15:commentEx w15:paraId="11D19B5B" w15:done="1"/>
  <w15:commentEx w15:paraId="03F0CB4B" w15:done="1"/>
  <w15:commentEx w15:paraId="65523DC8" w15:paraIdParent="03F0CB4B" w15:done="1"/>
  <w15:commentEx w15:paraId="655D19AE" w15:paraIdParent="03F0CB4B" w15:done="1"/>
  <w15:commentEx w15:paraId="6D293174" w15:done="0"/>
  <w15:commentEx w15:paraId="5D5AF158" w15:done="0"/>
  <w15:commentEx w15:paraId="46FC337F" w15:done="0"/>
  <w15:commentEx w15:paraId="73C1F9D0" w15:done="0"/>
  <w15:commentEx w15:paraId="14595CF1" w15:done="1"/>
  <w15:commentEx w15:paraId="4453B02C" w15:done="1"/>
  <w15:commentEx w15:paraId="427E74FA" w15:done="1"/>
  <w15:commentEx w15:paraId="29F0E530" w15:done="1"/>
  <w15:commentEx w15:paraId="35EC889C" w15:done="0"/>
  <w15:commentEx w15:paraId="6E727CA2" w15:done="1"/>
  <w15:commentEx w15:paraId="2BE48EE7" w15:done="0"/>
  <w15:commentEx w15:paraId="2FD6FBD8" w15:done="1"/>
  <w15:commentEx w15:paraId="5B981FC3" w15:done="1"/>
  <w15:commentEx w15:paraId="3A8D6927" w15:done="0"/>
  <w15:commentEx w15:paraId="7DB69595" w15:done="1"/>
  <w15:commentEx w15:paraId="65695EA0" w15:done="1"/>
  <w15:commentEx w15:paraId="74FF2488" w15:done="1"/>
  <w15:commentEx w15:paraId="5858610B" w15:done="0"/>
  <w15:commentEx w15:paraId="62697845" w15:done="1"/>
  <w15:commentEx w15:paraId="3BDC7ED5" w15:done="1"/>
  <w15:commentEx w15:paraId="3ADEA4BC" w15:done="1"/>
  <w15:commentEx w15:paraId="353BC63C" w15:done="0"/>
  <w15:commentEx w15:paraId="6C34AB60" w15:done="0"/>
  <w15:commentEx w15:paraId="43C7F4F8" w15:done="0"/>
  <w15:commentEx w15:paraId="1A05E504" w15:done="0"/>
  <w15:commentEx w15:paraId="24142E7D" w15:done="0"/>
  <w15:commentEx w15:paraId="4A6D086E" w15:done="0"/>
  <w15:commentEx w15:paraId="6C4E4D89" w15:done="0"/>
  <w15:commentEx w15:paraId="48AF2DC2" w15:done="0"/>
  <w15:commentEx w15:paraId="3C3364E7" w15:done="0"/>
  <w15:commentEx w15:paraId="56CBABDE" w15:done="0"/>
  <w15:commentEx w15:paraId="4B0A0B31" w15:done="0"/>
  <w15:commentEx w15:paraId="0BD4C4B5" w15:done="1"/>
  <w15:commentEx w15:paraId="2DFA7F24" w15:done="1"/>
  <w15:commentEx w15:paraId="55BEB9A6" w15:done="0"/>
  <w15:commentEx w15:paraId="0C31D923" w15:done="0"/>
  <w15:commentEx w15:paraId="5725DCC7" w15:done="1"/>
  <w15:commentEx w15:paraId="692FAB55" w15:done="0"/>
  <w15:commentEx w15:paraId="79DA7BF9" w15:done="0"/>
  <w15:commentEx w15:paraId="229ED5F3" w15:done="0"/>
  <w15:commentEx w15:paraId="0793AB36" w15:paraIdParent="229ED5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DCC9C" w16cex:dateUtc="2021-01-04T10:19:00Z"/>
  <w16cex:commentExtensible w16cex:durableId="239DDD88" w16cex:dateUtc="2021-01-04T11:31:00Z"/>
  <w16cex:commentExtensible w16cex:durableId="239DDE21" w16cex:dateUtc="2021-01-04T11:34:00Z"/>
  <w16cex:commentExtensible w16cex:durableId="239E2903" w16cex:dateUtc="2021-01-04T16:53:00Z"/>
  <w16cex:commentExtensible w16cex:durableId="4C31BB14" w16cex:dateUtc="2021-01-05T0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B7C39F" w16cid:durableId="239DA2AB"/>
  <w16cid:commentId w16cid:paraId="6B32CE7B" w16cid:durableId="239DCC9C"/>
  <w16cid:commentId w16cid:paraId="0E250FAD" w16cid:durableId="239DA53D"/>
  <w16cid:commentId w16cid:paraId="0FB957AE" w16cid:durableId="239DA8EE"/>
  <w16cid:commentId w16cid:paraId="7D9802B4" w16cid:durableId="239DAB35"/>
  <w16cid:commentId w16cid:paraId="2E9740BF" w16cid:durableId="239DBDC8"/>
  <w16cid:commentId w16cid:paraId="0E2BC7AF" w16cid:durableId="239DBB3D"/>
  <w16cid:commentId w16cid:paraId="00554962" w16cid:durableId="239DB92A"/>
  <w16cid:commentId w16cid:paraId="72D2CD37" w16cid:durableId="239DB3CD"/>
  <w16cid:commentId w16cid:paraId="7DAB9B70" w16cid:durableId="239DB319"/>
  <w16cid:commentId w16cid:paraId="52DD9234" w16cid:durableId="239DAC46"/>
  <w16cid:commentId w16cid:paraId="0E9D4ED6" w16cid:durableId="239DAB58"/>
  <w16cid:commentId w16cid:paraId="50DB326F" w16cid:durableId="239DBF7C"/>
  <w16cid:commentId w16cid:paraId="6B30130C" w16cid:durableId="239DDD88"/>
  <w16cid:commentId w16cid:paraId="101EC495" w16cid:durableId="239DDE21"/>
  <w16cid:commentId w16cid:paraId="48E7F0A8" w16cid:durableId="239E08CB"/>
  <w16cid:commentId w16cid:paraId="7D9A5DE0" w16cid:durableId="239DC2FD"/>
  <w16cid:commentId w16cid:paraId="0B1B526B" w16cid:durableId="239DCC23"/>
  <w16cid:commentId w16cid:paraId="766A26CD" w16cid:durableId="239DCAE5"/>
  <w16cid:commentId w16cid:paraId="45C5FD60" w16cid:durableId="239DCD10"/>
  <w16cid:commentId w16cid:paraId="30CD1A20" w16cid:durableId="239E097C"/>
  <w16cid:commentId w16cid:paraId="67266AB6" w16cid:durableId="239E266A"/>
  <w16cid:commentId w16cid:paraId="304936FE" w16cid:durableId="239E2517"/>
  <w16cid:commentId w16cid:paraId="7C83A58C" w16cid:durableId="239E2693"/>
  <w16cid:commentId w16cid:paraId="59352B57" w16cid:durableId="239E27A7"/>
  <w16cid:commentId w16cid:paraId="11D19B5B" w16cid:durableId="239E2893"/>
  <w16cid:commentId w16cid:paraId="03F0CB4B" w16cid:durableId="239E9DB2"/>
  <w16cid:commentId w16cid:paraId="65523DC8" w16cid:durableId="239E2903"/>
  <w16cid:commentId w16cid:paraId="655D19AE" w16cid:durableId="239E307A"/>
  <w16cid:commentId w16cid:paraId="6D293174" w16cid:durableId="239E304C"/>
  <w16cid:commentId w16cid:paraId="5D5AF158" w16cid:durableId="239E295F"/>
  <w16cid:commentId w16cid:paraId="46FC337F" w16cid:durableId="239E29AD"/>
  <w16cid:commentId w16cid:paraId="73C1F9D0" w16cid:durableId="239E30D3"/>
  <w16cid:commentId w16cid:paraId="14595CF1" w16cid:durableId="239E3491"/>
  <w16cid:commentId w16cid:paraId="4453B02C" w16cid:durableId="239E3463"/>
  <w16cid:commentId w16cid:paraId="427E74FA" w16cid:durableId="239E35F9"/>
  <w16cid:commentId w16cid:paraId="29F0E530" w16cid:durableId="239E3624"/>
  <w16cid:commentId w16cid:paraId="35EC889C" w16cid:durableId="239E372D"/>
  <w16cid:commentId w16cid:paraId="6E727CA2" w16cid:durableId="239E3869"/>
  <w16cid:commentId w16cid:paraId="2BE48EE7" w16cid:durableId="239E3808"/>
  <w16cid:commentId w16cid:paraId="2FD6FBD8" w16cid:durableId="239E38E1"/>
  <w16cid:commentId w16cid:paraId="5B981FC3" w16cid:durableId="239E3955"/>
  <w16cid:commentId w16cid:paraId="3A8D6927" w16cid:durableId="239E3A56"/>
  <w16cid:commentId w16cid:paraId="7DB69595" w16cid:durableId="239E3AD8"/>
  <w16cid:commentId w16cid:paraId="65695EA0" w16cid:durableId="239E3C62"/>
  <w16cid:commentId w16cid:paraId="74FF2488" w16cid:durableId="239E4379"/>
  <w16cid:commentId w16cid:paraId="5858610B" w16cid:durableId="239E43AF"/>
  <w16cid:commentId w16cid:paraId="62697845" w16cid:durableId="239E4799"/>
  <w16cid:commentId w16cid:paraId="3BDC7ED5" w16cid:durableId="239E4930"/>
  <w16cid:commentId w16cid:paraId="3ADEA4BC" w16cid:durableId="239E4976"/>
  <w16cid:commentId w16cid:paraId="353BC63C" w16cid:durableId="239E4A7D"/>
  <w16cid:commentId w16cid:paraId="6C34AB60" w16cid:durableId="239E4C7E"/>
  <w16cid:commentId w16cid:paraId="43C7F4F8" w16cid:durableId="239E4AE5"/>
  <w16cid:commentId w16cid:paraId="1A05E504" w16cid:durableId="239E5D67"/>
  <w16cid:commentId w16cid:paraId="24142E7D" w16cid:durableId="239E5DD4"/>
  <w16cid:commentId w16cid:paraId="4A6D086E" w16cid:durableId="239E5E3C"/>
  <w16cid:commentId w16cid:paraId="6C4E4D89" w16cid:durableId="239E5EDB"/>
  <w16cid:commentId w16cid:paraId="48AF2DC2" w16cid:durableId="239E5F39"/>
  <w16cid:commentId w16cid:paraId="3C3364E7" w16cid:durableId="239E5F56"/>
  <w16cid:commentId w16cid:paraId="56CBABDE" w16cid:durableId="239E5F8A"/>
  <w16cid:commentId w16cid:paraId="4B0A0B31" w16cid:durableId="239E9E4C"/>
  <w16cid:commentId w16cid:paraId="0BD4C4B5" w16cid:durableId="239E9EB4"/>
  <w16cid:commentId w16cid:paraId="2DFA7F24" w16cid:durableId="239E9E8C"/>
  <w16cid:commentId w16cid:paraId="55BEB9A6" w16cid:durableId="239E9F1A"/>
  <w16cid:commentId w16cid:paraId="0C31D923" w16cid:durableId="239EA047"/>
  <w16cid:commentId w16cid:paraId="5725DCC7" w16cid:durableId="239EA1CD"/>
  <w16cid:commentId w16cid:paraId="692FAB55" w16cid:durableId="239EA424"/>
  <w16cid:commentId w16cid:paraId="79DA7BF9" w16cid:durableId="239EA6E2"/>
  <w16cid:commentId w16cid:paraId="229ED5F3" w16cid:durableId="239EAAE4"/>
  <w16cid:commentId w16cid:paraId="0793AB36" w16cid:durableId="4C31BB1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ADA84" w14:textId="77777777" w:rsidR="0064034A" w:rsidRDefault="0064034A" w:rsidP="001F22CF">
      <w:pPr>
        <w:spacing w:before="0" w:after="0" w:line="240" w:lineRule="auto"/>
      </w:pPr>
      <w:r>
        <w:separator/>
      </w:r>
    </w:p>
  </w:endnote>
  <w:endnote w:type="continuationSeparator" w:id="0">
    <w:p w14:paraId="56B7BBF4" w14:textId="77777777" w:rsidR="0064034A" w:rsidRDefault="0064034A" w:rsidP="001F22CF">
      <w:pPr>
        <w:spacing w:before="0" w:after="0" w:line="240" w:lineRule="auto"/>
      </w:pPr>
      <w:r>
        <w:continuationSeparator/>
      </w:r>
    </w:p>
  </w:endnote>
  <w:endnote w:type="continuationNotice" w:id="1">
    <w:p w14:paraId="1538F1AA" w14:textId="77777777" w:rsidR="0064034A" w:rsidRDefault="0064034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游明朝">
    <w:panose1 w:val="00000000000000000000"/>
    <w:charset w:val="80"/>
    <w:family w:val="roman"/>
    <w:notTrueType/>
    <w:pitch w:val="default"/>
  </w:font>
  <w:font w:name="Segoe UI Emoji">
    <w:altName w:val="Segoe UI Symbol"/>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94946"/>
      <w:docPartObj>
        <w:docPartGallery w:val="Page Numbers (Bottom of Page)"/>
        <w:docPartUnique/>
      </w:docPartObj>
    </w:sdtPr>
    <w:sdtEndPr/>
    <w:sdtContent>
      <w:p w14:paraId="250FA174" w14:textId="4A1A57EE" w:rsidR="00586B45" w:rsidRDefault="003C566F">
        <w:pPr>
          <w:pStyle w:val="Footer"/>
          <w:jc w:val="center"/>
          <w:rPr>
            <w:ins w:id="145" w:author="NGUYỄN HOÀNG LONG" w:date="2021-01-05T11:56:00Z"/>
          </w:rPr>
        </w:pPr>
      </w:p>
    </w:sdtContent>
  </w:sdt>
  <w:p w14:paraId="38682848" w14:textId="0EDE15BF" w:rsidR="00BC6248" w:rsidRDefault="00BC62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183672"/>
      <w:docPartObj>
        <w:docPartGallery w:val="Page Numbers (Bottom of Page)"/>
        <w:docPartUnique/>
      </w:docPartObj>
    </w:sdtPr>
    <w:sdtEndPr/>
    <w:sdtContent>
      <w:p w14:paraId="28CCB51C" w14:textId="288515C3" w:rsidR="0035363E" w:rsidRDefault="0035363E">
        <w:pPr>
          <w:pStyle w:val="Footer"/>
          <w:jc w:val="center"/>
          <w:rPr>
            <w:ins w:id="146" w:author="NGUYỄN HOÀNG LONG" w:date="2021-01-05T11:35:00Z"/>
          </w:rPr>
        </w:pPr>
        <w:ins w:id="147" w:author="NGUYỄN HOÀNG LONG" w:date="2021-01-05T11:35:00Z">
          <w:r>
            <w:fldChar w:fldCharType="begin"/>
          </w:r>
          <w:r>
            <w:instrText>PAGE   \* MERGEFORMAT</w:instrText>
          </w:r>
          <w:r>
            <w:fldChar w:fldCharType="separate"/>
          </w:r>
          <w:r>
            <w:rPr>
              <w:lang w:val="vi-VN"/>
            </w:rPr>
            <w:t>2</w:t>
          </w:r>
          <w:r>
            <w:fldChar w:fldCharType="end"/>
          </w:r>
        </w:ins>
      </w:p>
    </w:sdtContent>
  </w:sdt>
  <w:p w14:paraId="4148646E" w14:textId="77777777" w:rsidR="00B22BB2" w:rsidRDefault="00B22B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797423"/>
      <w:docPartObj>
        <w:docPartGallery w:val="Page Numbers (Bottom of Page)"/>
        <w:docPartUnique/>
      </w:docPartObj>
    </w:sdtPr>
    <w:sdtEndPr/>
    <w:sdtContent>
      <w:p w14:paraId="6C6A61B5" w14:textId="75DDF09C" w:rsidR="0035363E" w:rsidRDefault="0035363E">
        <w:pPr>
          <w:pStyle w:val="Footer"/>
          <w:jc w:val="center"/>
          <w:rPr>
            <w:ins w:id="177" w:author="NGUYỄN HOÀNG LONG" w:date="2021-01-05T11:35:00Z"/>
          </w:rPr>
        </w:pPr>
        <w:ins w:id="178" w:author="NGUYỄN HOÀNG LONG" w:date="2021-01-05T11:35:00Z">
          <w:r>
            <w:fldChar w:fldCharType="begin"/>
          </w:r>
          <w:r>
            <w:instrText>PAGE   \* MERGEFORMAT</w:instrText>
          </w:r>
          <w:r>
            <w:fldChar w:fldCharType="separate"/>
          </w:r>
          <w:r>
            <w:rPr>
              <w:lang w:val="vi-VN"/>
            </w:rPr>
            <w:t>2</w:t>
          </w:r>
          <w:r>
            <w:fldChar w:fldCharType="end"/>
          </w:r>
        </w:ins>
      </w:p>
    </w:sdtContent>
  </w:sdt>
  <w:p w14:paraId="7864D87B" w14:textId="77777777" w:rsidR="0035363E" w:rsidRDefault="0035363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23300"/>
      <w:docPartObj>
        <w:docPartGallery w:val="Page Numbers (Bottom of Page)"/>
        <w:docPartUnique/>
      </w:docPartObj>
    </w:sdtPr>
    <w:sdtEndPr/>
    <w:sdtContent>
      <w:p w14:paraId="0A1D5514" w14:textId="47BB7593" w:rsidR="00586B45" w:rsidRDefault="00586B45">
        <w:pPr>
          <w:pStyle w:val="Footer"/>
          <w:jc w:val="center"/>
          <w:rPr>
            <w:ins w:id="223" w:author="NGUYỄN HOÀNG LONG" w:date="2021-01-05T11:57:00Z"/>
          </w:rPr>
        </w:pPr>
        <w:ins w:id="224" w:author="NGUYỄN HOÀNG LONG" w:date="2021-01-05T11:57:00Z">
          <w:r>
            <w:fldChar w:fldCharType="begin"/>
          </w:r>
          <w:r>
            <w:instrText>PAGE   \* MERGEFORMAT</w:instrText>
          </w:r>
          <w:r>
            <w:fldChar w:fldCharType="separate"/>
          </w:r>
        </w:ins>
        <w:r w:rsidR="003C566F" w:rsidRPr="003C566F">
          <w:rPr>
            <w:noProof/>
            <w:lang w:val="vi-VN"/>
          </w:rPr>
          <w:t>vii</w:t>
        </w:r>
        <w:ins w:id="225" w:author="NGUYỄN HOÀNG LONG" w:date="2021-01-05T11:57:00Z">
          <w:r>
            <w:fldChar w:fldCharType="end"/>
          </w:r>
        </w:ins>
      </w:p>
    </w:sdtContent>
  </w:sdt>
  <w:p w14:paraId="4095A5B0" w14:textId="77777777" w:rsidR="00586B45" w:rsidRDefault="00586B4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59222" w14:textId="77777777" w:rsidR="00B22BB2" w:rsidRPr="00D05926" w:rsidRDefault="00B22BB2">
    <w:pPr>
      <w:pStyle w:val="Footer"/>
      <w:tabs>
        <w:tab w:val="clear" w:pos="4680"/>
        <w:tab w:val="clear" w:pos="9360"/>
      </w:tabs>
      <w:jc w:val="center"/>
      <w:rPr>
        <w:caps/>
      </w:rPr>
    </w:pPr>
    <w:r w:rsidRPr="00D05926">
      <w:rPr>
        <w:caps/>
      </w:rPr>
      <w:fldChar w:fldCharType="begin"/>
    </w:r>
    <w:r w:rsidRPr="00D05926">
      <w:rPr>
        <w:caps/>
      </w:rPr>
      <w:instrText>PAGE   \* MERGEFORMAT</w:instrText>
    </w:r>
    <w:r w:rsidRPr="00D05926">
      <w:rPr>
        <w:caps/>
      </w:rPr>
      <w:fldChar w:fldCharType="separate"/>
    </w:r>
    <w:r w:rsidR="003C566F" w:rsidRPr="003C566F">
      <w:rPr>
        <w:caps/>
        <w:noProof/>
        <w:lang w:val="vi-VN"/>
      </w:rPr>
      <w:t>60</w:t>
    </w:r>
    <w:r w:rsidRPr="00D05926">
      <w:rPr>
        <w:caps/>
      </w:rPr>
      <w:fldChar w:fldCharType="end"/>
    </w:r>
  </w:p>
  <w:p w14:paraId="4EA3EE54" w14:textId="10EF4ECD" w:rsidR="00B22BB2" w:rsidRDefault="00D222BC">
    <w:pPr>
      <w:pStyle w:val="Footer"/>
      <w:tabs>
        <w:tab w:val="clear" w:pos="4680"/>
        <w:tab w:val="clear" w:pos="9360"/>
        <w:tab w:val="left" w:pos="3120"/>
      </w:tabs>
      <w:pPrChange w:id="232" w:author="NGUYỄN HOÀNG LONG" w:date="2021-01-05T12:22:00Z">
        <w:pPr>
          <w:pStyle w:val="Footer"/>
        </w:pPr>
      </w:pPrChange>
    </w:pPr>
    <w:ins w:id="233" w:author="NGUYỄN HOÀNG LONG" w:date="2021-01-05T12:22:00Z">
      <w:r>
        <w:tab/>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82E13" w14:textId="77777777" w:rsidR="0064034A" w:rsidRDefault="0064034A" w:rsidP="001F22CF">
      <w:pPr>
        <w:spacing w:before="0" w:after="0" w:line="240" w:lineRule="auto"/>
      </w:pPr>
      <w:r>
        <w:separator/>
      </w:r>
    </w:p>
  </w:footnote>
  <w:footnote w:type="continuationSeparator" w:id="0">
    <w:p w14:paraId="1E8268FB" w14:textId="77777777" w:rsidR="0064034A" w:rsidRDefault="0064034A" w:rsidP="001F22CF">
      <w:pPr>
        <w:spacing w:before="0" w:after="0" w:line="240" w:lineRule="auto"/>
      </w:pPr>
      <w:r>
        <w:continuationSeparator/>
      </w:r>
    </w:p>
  </w:footnote>
  <w:footnote w:type="continuationNotice" w:id="1">
    <w:p w14:paraId="4AC5F70B" w14:textId="77777777" w:rsidR="0064034A" w:rsidRDefault="0064034A">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07AA6" w14:textId="77777777" w:rsidR="0035363E" w:rsidRDefault="003536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BBF6" w14:textId="6750818F" w:rsidR="0035363E" w:rsidRDefault="003536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1073F" w14:textId="5AE5E5AF" w:rsidR="00B22BB2" w:rsidRDefault="00B22BB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50827" w14:textId="5FEBDBFF" w:rsidR="00B22BB2" w:rsidRDefault="00B22BB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E3D80" w14:textId="77777777" w:rsidR="00A14DE9" w:rsidRDefault="00A14D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682E"/>
    <w:multiLevelType w:val="hybridMultilevel"/>
    <w:tmpl w:val="DE5AB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F1E55"/>
    <w:multiLevelType w:val="hybridMultilevel"/>
    <w:tmpl w:val="D9D44A48"/>
    <w:lvl w:ilvl="0" w:tplc="376821AE">
      <w:start w:val="1"/>
      <w:numFmt w:val="decimal"/>
      <w:lvlText w:val="%1."/>
      <w:lvlJc w:val="left"/>
      <w:pPr>
        <w:ind w:left="1937" w:hanging="181"/>
      </w:pPr>
      <w:rPr>
        <w:rFonts w:ascii="Times New Roman" w:eastAsia="Times New Roman" w:hAnsi="Times New Roman" w:cs="Times New Roman" w:hint="default"/>
        <w:spacing w:val="-1"/>
        <w:w w:val="100"/>
        <w:sz w:val="26"/>
        <w:szCs w:val="26"/>
        <w:lang w:val="en-US" w:eastAsia="en-US" w:bidi="ar-SA"/>
      </w:rPr>
    </w:lvl>
    <w:lvl w:ilvl="1" w:tplc="65840800">
      <w:numFmt w:val="bullet"/>
      <w:lvlText w:val="•"/>
      <w:lvlJc w:val="left"/>
      <w:pPr>
        <w:ind w:left="2722" w:hanging="181"/>
      </w:pPr>
      <w:rPr>
        <w:rFonts w:hint="default"/>
        <w:lang w:val="en-US" w:eastAsia="en-US" w:bidi="ar-SA"/>
      </w:rPr>
    </w:lvl>
    <w:lvl w:ilvl="2" w:tplc="69A2EB5E">
      <w:numFmt w:val="bullet"/>
      <w:lvlText w:val="•"/>
      <w:lvlJc w:val="left"/>
      <w:pPr>
        <w:ind w:left="3504" w:hanging="181"/>
      </w:pPr>
      <w:rPr>
        <w:rFonts w:hint="default"/>
        <w:lang w:val="en-US" w:eastAsia="en-US" w:bidi="ar-SA"/>
      </w:rPr>
    </w:lvl>
    <w:lvl w:ilvl="3" w:tplc="0484A5F8">
      <w:numFmt w:val="bullet"/>
      <w:lvlText w:val="•"/>
      <w:lvlJc w:val="left"/>
      <w:pPr>
        <w:ind w:left="4286" w:hanging="181"/>
      </w:pPr>
      <w:rPr>
        <w:rFonts w:hint="default"/>
        <w:lang w:val="en-US" w:eastAsia="en-US" w:bidi="ar-SA"/>
      </w:rPr>
    </w:lvl>
    <w:lvl w:ilvl="4" w:tplc="A5624840">
      <w:numFmt w:val="bullet"/>
      <w:lvlText w:val="•"/>
      <w:lvlJc w:val="left"/>
      <w:pPr>
        <w:ind w:left="5068" w:hanging="181"/>
      </w:pPr>
      <w:rPr>
        <w:rFonts w:hint="default"/>
        <w:lang w:val="en-US" w:eastAsia="en-US" w:bidi="ar-SA"/>
      </w:rPr>
    </w:lvl>
    <w:lvl w:ilvl="5" w:tplc="17B6052C">
      <w:numFmt w:val="bullet"/>
      <w:lvlText w:val="•"/>
      <w:lvlJc w:val="left"/>
      <w:pPr>
        <w:ind w:left="5850" w:hanging="181"/>
      </w:pPr>
      <w:rPr>
        <w:rFonts w:hint="default"/>
        <w:lang w:val="en-US" w:eastAsia="en-US" w:bidi="ar-SA"/>
      </w:rPr>
    </w:lvl>
    <w:lvl w:ilvl="6" w:tplc="AAB8E4D2">
      <w:numFmt w:val="bullet"/>
      <w:lvlText w:val="•"/>
      <w:lvlJc w:val="left"/>
      <w:pPr>
        <w:ind w:left="6632" w:hanging="181"/>
      </w:pPr>
      <w:rPr>
        <w:rFonts w:hint="default"/>
        <w:lang w:val="en-US" w:eastAsia="en-US" w:bidi="ar-SA"/>
      </w:rPr>
    </w:lvl>
    <w:lvl w:ilvl="7" w:tplc="0F162040">
      <w:numFmt w:val="bullet"/>
      <w:lvlText w:val="•"/>
      <w:lvlJc w:val="left"/>
      <w:pPr>
        <w:ind w:left="7414" w:hanging="181"/>
      </w:pPr>
      <w:rPr>
        <w:rFonts w:hint="default"/>
        <w:lang w:val="en-US" w:eastAsia="en-US" w:bidi="ar-SA"/>
      </w:rPr>
    </w:lvl>
    <w:lvl w:ilvl="8" w:tplc="AC18AECC">
      <w:numFmt w:val="bullet"/>
      <w:lvlText w:val="•"/>
      <w:lvlJc w:val="left"/>
      <w:pPr>
        <w:ind w:left="8196" w:hanging="181"/>
      </w:pPr>
      <w:rPr>
        <w:rFonts w:hint="default"/>
        <w:lang w:val="en-US" w:eastAsia="en-US" w:bidi="ar-SA"/>
      </w:rPr>
    </w:lvl>
  </w:abstractNum>
  <w:abstractNum w:abstractNumId="2">
    <w:nsid w:val="0BC838CA"/>
    <w:multiLevelType w:val="hybridMultilevel"/>
    <w:tmpl w:val="A922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95E80"/>
    <w:multiLevelType w:val="hybridMultilevel"/>
    <w:tmpl w:val="52D8869E"/>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nsid w:val="12BA1AA4"/>
    <w:multiLevelType w:val="hybridMultilevel"/>
    <w:tmpl w:val="6D70C29E"/>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A7660A"/>
    <w:multiLevelType w:val="hybridMultilevel"/>
    <w:tmpl w:val="9552F7EC"/>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579FB"/>
    <w:multiLevelType w:val="hybridMultilevel"/>
    <w:tmpl w:val="CF50CE0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4099C"/>
    <w:multiLevelType w:val="hybridMultilevel"/>
    <w:tmpl w:val="B39E602C"/>
    <w:lvl w:ilvl="0" w:tplc="C3D20794">
      <w:start w:val="1"/>
      <w:numFmt w:val="decimal"/>
      <w:lvlText w:val="%1."/>
      <w:lvlJc w:val="left"/>
      <w:pPr>
        <w:tabs>
          <w:tab w:val="num" w:pos="360"/>
        </w:tabs>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F42461"/>
    <w:multiLevelType w:val="hybridMultilevel"/>
    <w:tmpl w:val="9F027F1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708FF"/>
    <w:multiLevelType w:val="hybridMultilevel"/>
    <w:tmpl w:val="8C621BA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77BFC"/>
    <w:multiLevelType w:val="hybridMultilevel"/>
    <w:tmpl w:val="6E4CB52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872C2"/>
    <w:multiLevelType w:val="hybridMultilevel"/>
    <w:tmpl w:val="A24227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ED39BA"/>
    <w:multiLevelType w:val="hybridMultilevel"/>
    <w:tmpl w:val="B5867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E96B3B"/>
    <w:multiLevelType w:val="hybridMultilevel"/>
    <w:tmpl w:val="27A2BBA4"/>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F45C84"/>
    <w:multiLevelType w:val="hybridMultilevel"/>
    <w:tmpl w:val="AF0E2098"/>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71D7A"/>
    <w:multiLevelType w:val="hybridMultilevel"/>
    <w:tmpl w:val="F7F4DE0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51157F"/>
    <w:multiLevelType w:val="hybridMultilevel"/>
    <w:tmpl w:val="CDBC20CC"/>
    <w:lvl w:ilvl="0" w:tplc="B4A2503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C18E8"/>
    <w:multiLevelType w:val="hybridMultilevel"/>
    <w:tmpl w:val="3ECA5192"/>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C672B"/>
    <w:multiLevelType w:val="hybridMultilevel"/>
    <w:tmpl w:val="737A6F7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2A3513"/>
    <w:multiLevelType w:val="hybridMultilevel"/>
    <w:tmpl w:val="CF6C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720D2D"/>
    <w:multiLevelType w:val="hybridMultilevel"/>
    <w:tmpl w:val="74AC8762"/>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8F29E3"/>
    <w:multiLevelType w:val="hybridMultilevel"/>
    <w:tmpl w:val="CB7E33EA"/>
    <w:lvl w:ilvl="0" w:tplc="0842232C">
      <w:start w:val="3"/>
      <w:numFmt w:val="decimal"/>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23">
    <w:nsid w:val="3EB01F3D"/>
    <w:multiLevelType w:val="hybridMultilevel"/>
    <w:tmpl w:val="74BE148A"/>
    <w:lvl w:ilvl="0" w:tplc="B76411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F2AA5"/>
    <w:multiLevelType w:val="hybridMultilevel"/>
    <w:tmpl w:val="572E1814"/>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2F322E"/>
    <w:multiLevelType w:val="hybridMultilevel"/>
    <w:tmpl w:val="341C9F76"/>
    <w:lvl w:ilvl="0" w:tplc="C19882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BB27B5"/>
    <w:multiLevelType w:val="hybridMultilevel"/>
    <w:tmpl w:val="059A6898"/>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BF18A0"/>
    <w:multiLevelType w:val="hybridMultilevel"/>
    <w:tmpl w:val="BAA84C54"/>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8E0687"/>
    <w:multiLevelType w:val="hybridMultilevel"/>
    <w:tmpl w:val="32B84564"/>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F4003"/>
    <w:multiLevelType w:val="hybridMultilevel"/>
    <w:tmpl w:val="EAE4C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1F169B"/>
    <w:multiLevelType w:val="hybridMultilevel"/>
    <w:tmpl w:val="EDB8301C"/>
    <w:lvl w:ilvl="0" w:tplc="327E810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4D62AD"/>
    <w:multiLevelType w:val="hybridMultilevel"/>
    <w:tmpl w:val="BEEA9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37766E"/>
    <w:multiLevelType w:val="hybridMultilevel"/>
    <w:tmpl w:val="2A4606E4"/>
    <w:lvl w:ilvl="0" w:tplc="AA784AFC">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EF0B2B"/>
    <w:multiLevelType w:val="hybridMultilevel"/>
    <w:tmpl w:val="4A622982"/>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470CF"/>
    <w:multiLevelType w:val="hybridMultilevel"/>
    <w:tmpl w:val="1DAEDFC2"/>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74310D"/>
    <w:multiLevelType w:val="hybridMultilevel"/>
    <w:tmpl w:val="EE44550A"/>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A9233C"/>
    <w:multiLevelType w:val="hybridMultilevel"/>
    <w:tmpl w:val="F7F2B720"/>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1B1F3A"/>
    <w:multiLevelType w:val="hybridMultilevel"/>
    <w:tmpl w:val="CF28C4B2"/>
    <w:lvl w:ilvl="0" w:tplc="B4A25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6654BA"/>
    <w:multiLevelType w:val="hybridMultilevel"/>
    <w:tmpl w:val="60448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720C18"/>
    <w:multiLevelType w:val="hybridMultilevel"/>
    <w:tmpl w:val="590465E6"/>
    <w:lvl w:ilvl="0" w:tplc="B4A2503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886397"/>
    <w:multiLevelType w:val="hybridMultilevel"/>
    <w:tmpl w:val="D858578C"/>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43640AD"/>
    <w:multiLevelType w:val="hybridMultilevel"/>
    <w:tmpl w:val="E436A2D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7F2CFB"/>
    <w:multiLevelType w:val="hybridMultilevel"/>
    <w:tmpl w:val="446087C2"/>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BF50A9"/>
    <w:multiLevelType w:val="hybridMultilevel"/>
    <w:tmpl w:val="3D02D6F8"/>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C2232D"/>
    <w:multiLevelType w:val="hybridMultilevel"/>
    <w:tmpl w:val="ECB21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A25034">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F1403"/>
    <w:multiLevelType w:val="hybridMultilevel"/>
    <w:tmpl w:val="CE843966"/>
    <w:lvl w:ilvl="0" w:tplc="B4A250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660802"/>
    <w:multiLevelType w:val="hybridMultilevel"/>
    <w:tmpl w:val="5B4E5A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445103"/>
    <w:multiLevelType w:val="hybridMultilevel"/>
    <w:tmpl w:val="429A9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A25034">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7C3157"/>
    <w:multiLevelType w:val="hybridMultilevel"/>
    <w:tmpl w:val="36DAC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0731D"/>
    <w:multiLevelType w:val="hybridMultilevel"/>
    <w:tmpl w:val="04463D38"/>
    <w:lvl w:ilvl="0" w:tplc="D9EA67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A80CC3"/>
    <w:multiLevelType w:val="hybridMultilevel"/>
    <w:tmpl w:val="A8A8E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8"/>
  </w:num>
  <w:num w:numId="4">
    <w:abstractNumId w:val="12"/>
  </w:num>
  <w:num w:numId="5">
    <w:abstractNumId w:val="25"/>
  </w:num>
  <w:num w:numId="6">
    <w:abstractNumId w:val="3"/>
  </w:num>
  <w:num w:numId="7">
    <w:abstractNumId w:val="33"/>
  </w:num>
  <w:num w:numId="8">
    <w:abstractNumId w:val="2"/>
  </w:num>
  <w:num w:numId="9">
    <w:abstractNumId w:val="39"/>
  </w:num>
  <w:num w:numId="10">
    <w:abstractNumId w:val="41"/>
  </w:num>
  <w:num w:numId="11">
    <w:abstractNumId w:val="18"/>
  </w:num>
  <w:num w:numId="12">
    <w:abstractNumId w:val="42"/>
  </w:num>
  <w:num w:numId="13">
    <w:abstractNumId w:val="27"/>
  </w:num>
  <w:num w:numId="14">
    <w:abstractNumId w:val="43"/>
  </w:num>
  <w:num w:numId="15">
    <w:abstractNumId w:val="26"/>
  </w:num>
  <w:num w:numId="16">
    <w:abstractNumId w:val="16"/>
  </w:num>
  <w:num w:numId="17">
    <w:abstractNumId w:val="14"/>
  </w:num>
  <w:num w:numId="18">
    <w:abstractNumId w:val="34"/>
  </w:num>
  <w:num w:numId="19">
    <w:abstractNumId w:val="49"/>
  </w:num>
  <w:num w:numId="20">
    <w:abstractNumId w:val="5"/>
  </w:num>
  <w:num w:numId="21">
    <w:abstractNumId w:val="24"/>
  </w:num>
  <w:num w:numId="22">
    <w:abstractNumId w:val="9"/>
  </w:num>
  <w:num w:numId="23">
    <w:abstractNumId w:val="0"/>
  </w:num>
  <w:num w:numId="24">
    <w:abstractNumId w:val="35"/>
  </w:num>
  <w:num w:numId="25">
    <w:abstractNumId w:val="32"/>
  </w:num>
  <w:num w:numId="26">
    <w:abstractNumId w:val="7"/>
  </w:num>
  <w:num w:numId="27">
    <w:abstractNumId w:val="48"/>
  </w:num>
  <w:num w:numId="28">
    <w:abstractNumId w:val="46"/>
  </w:num>
  <w:num w:numId="29">
    <w:abstractNumId w:val="28"/>
  </w:num>
  <w:num w:numId="30">
    <w:abstractNumId w:val="45"/>
  </w:num>
  <w:num w:numId="31">
    <w:abstractNumId w:val="29"/>
  </w:num>
  <w:num w:numId="32">
    <w:abstractNumId w:val="13"/>
  </w:num>
  <w:num w:numId="33">
    <w:abstractNumId w:val="19"/>
  </w:num>
  <w:num w:numId="34">
    <w:abstractNumId w:val="10"/>
  </w:num>
  <w:num w:numId="35">
    <w:abstractNumId w:val="44"/>
  </w:num>
  <w:num w:numId="36">
    <w:abstractNumId w:val="47"/>
  </w:num>
  <w:num w:numId="37">
    <w:abstractNumId w:val="11"/>
  </w:num>
  <w:num w:numId="38">
    <w:abstractNumId w:val="31"/>
  </w:num>
  <w:num w:numId="39">
    <w:abstractNumId w:val="37"/>
  </w:num>
  <w:num w:numId="40">
    <w:abstractNumId w:val="40"/>
  </w:num>
  <w:num w:numId="41">
    <w:abstractNumId w:val="6"/>
  </w:num>
  <w:num w:numId="42">
    <w:abstractNumId w:val="36"/>
  </w:num>
  <w:num w:numId="43">
    <w:abstractNumId w:val="15"/>
  </w:num>
  <w:num w:numId="44">
    <w:abstractNumId w:val="50"/>
  </w:num>
  <w:num w:numId="45">
    <w:abstractNumId w:val="17"/>
  </w:num>
  <w:num w:numId="46">
    <w:abstractNumId w:val="23"/>
  </w:num>
  <w:num w:numId="47">
    <w:abstractNumId w:val="30"/>
  </w:num>
  <w:num w:numId="48">
    <w:abstractNumId w:val="20"/>
  </w:num>
  <w:num w:numId="49">
    <w:abstractNumId w:val="8"/>
  </w:num>
  <w:num w:numId="50">
    <w:abstractNumId w:val="22"/>
  </w:num>
  <w:num w:numId="51">
    <w:abstractNumId w:val="21"/>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ỄN HOÀNG LONG">
    <w15:presenceInfo w15:providerId="None" w15:userId="NGUYỄN HOÀNG 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567"/>
  <w:drawingGridHorizontalSpacing w:val="130"/>
  <w:displayHorizontalDrawingGridEvery w:val="2"/>
  <w:displayVertic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7BC"/>
    <w:rsid w:val="00000A8C"/>
    <w:rsid w:val="00000C2A"/>
    <w:rsid w:val="00000D32"/>
    <w:rsid w:val="00002D84"/>
    <w:rsid w:val="00004318"/>
    <w:rsid w:val="000056C1"/>
    <w:rsid w:val="00005ACE"/>
    <w:rsid w:val="000062DC"/>
    <w:rsid w:val="00006436"/>
    <w:rsid w:val="0000675C"/>
    <w:rsid w:val="00011FFE"/>
    <w:rsid w:val="000153ED"/>
    <w:rsid w:val="00021022"/>
    <w:rsid w:val="00022EAB"/>
    <w:rsid w:val="00022FC0"/>
    <w:rsid w:val="00026075"/>
    <w:rsid w:val="00027004"/>
    <w:rsid w:val="00030116"/>
    <w:rsid w:val="00030F76"/>
    <w:rsid w:val="00032467"/>
    <w:rsid w:val="000340E4"/>
    <w:rsid w:val="000346EE"/>
    <w:rsid w:val="0004063D"/>
    <w:rsid w:val="000414E9"/>
    <w:rsid w:val="0004265B"/>
    <w:rsid w:val="0004584B"/>
    <w:rsid w:val="00050980"/>
    <w:rsid w:val="000534EA"/>
    <w:rsid w:val="00053613"/>
    <w:rsid w:val="00053AC7"/>
    <w:rsid w:val="00053BC6"/>
    <w:rsid w:val="00053ECB"/>
    <w:rsid w:val="00054303"/>
    <w:rsid w:val="00055D99"/>
    <w:rsid w:val="0005689A"/>
    <w:rsid w:val="00060EF7"/>
    <w:rsid w:val="00064B6C"/>
    <w:rsid w:val="0006594E"/>
    <w:rsid w:val="000672AF"/>
    <w:rsid w:val="0007118D"/>
    <w:rsid w:val="00071198"/>
    <w:rsid w:val="0007542A"/>
    <w:rsid w:val="00077C46"/>
    <w:rsid w:val="000826F7"/>
    <w:rsid w:val="000847D1"/>
    <w:rsid w:val="000851F6"/>
    <w:rsid w:val="000873B9"/>
    <w:rsid w:val="00087638"/>
    <w:rsid w:val="00087FBE"/>
    <w:rsid w:val="00090DA0"/>
    <w:rsid w:val="00092719"/>
    <w:rsid w:val="00092DE5"/>
    <w:rsid w:val="00094DBD"/>
    <w:rsid w:val="00097A1E"/>
    <w:rsid w:val="00097A92"/>
    <w:rsid w:val="000A0BB9"/>
    <w:rsid w:val="000A20A0"/>
    <w:rsid w:val="000A3962"/>
    <w:rsid w:val="000A41CF"/>
    <w:rsid w:val="000A7A93"/>
    <w:rsid w:val="000B2488"/>
    <w:rsid w:val="000B2595"/>
    <w:rsid w:val="000B381B"/>
    <w:rsid w:val="000B4816"/>
    <w:rsid w:val="000B4C87"/>
    <w:rsid w:val="000B5089"/>
    <w:rsid w:val="000B6C23"/>
    <w:rsid w:val="000B737D"/>
    <w:rsid w:val="000B7ECC"/>
    <w:rsid w:val="000C0678"/>
    <w:rsid w:val="000C080E"/>
    <w:rsid w:val="000C14FB"/>
    <w:rsid w:val="000C2390"/>
    <w:rsid w:val="000C2BC6"/>
    <w:rsid w:val="000C313C"/>
    <w:rsid w:val="000C48BB"/>
    <w:rsid w:val="000C71A5"/>
    <w:rsid w:val="000D0827"/>
    <w:rsid w:val="000D130F"/>
    <w:rsid w:val="000D177B"/>
    <w:rsid w:val="000D2D62"/>
    <w:rsid w:val="000D45B7"/>
    <w:rsid w:val="000D671F"/>
    <w:rsid w:val="000E0676"/>
    <w:rsid w:val="000E0B76"/>
    <w:rsid w:val="000E298D"/>
    <w:rsid w:val="000E29D6"/>
    <w:rsid w:val="000E3A93"/>
    <w:rsid w:val="000E4600"/>
    <w:rsid w:val="000F5745"/>
    <w:rsid w:val="000F7480"/>
    <w:rsid w:val="00100EA7"/>
    <w:rsid w:val="00106C98"/>
    <w:rsid w:val="00111771"/>
    <w:rsid w:val="00111F72"/>
    <w:rsid w:val="00112FF1"/>
    <w:rsid w:val="00113D21"/>
    <w:rsid w:val="00115C0E"/>
    <w:rsid w:val="00121A7B"/>
    <w:rsid w:val="00124DA0"/>
    <w:rsid w:val="0012617D"/>
    <w:rsid w:val="001261D8"/>
    <w:rsid w:val="00133BAB"/>
    <w:rsid w:val="00134349"/>
    <w:rsid w:val="00134C11"/>
    <w:rsid w:val="00136D1B"/>
    <w:rsid w:val="00137167"/>
    <w:rsid w:val="00140124"/>
    <w:rsid w:val="0014338B"/>
    <w:rsid w:val="001433D4"/>
    <w:rsid w:val="001436EB"/>
    <w:rsid w:val="001437C2"/>
    <w:rsid w:val="00143C59"/>
    <w:rsid w:val="00143F79"/>
    <w:rsid w:val="00144049"/>
    <w:rsid w:val="0014619E"/>
    <w:rsid w:val="00146445"/>
    <w:rsid w:val="00146E3F"/>
    <w:rsid w:val="00151862"/>
    <w:rsid w:val="0015409A"/>
    <w:rsid w:val="00154FE9"/>
    <w:rsid w:val="0015537D"/>
    <w:rsid w:val="0015736A"/>
    <w:rsid w:val="00157667"/>
    <w:rsid w:val="001604E9"/>
    <w:rsid w:val="00162AE9"/>
    <w:rsid w:val="00164D3C"/>
    <w:rsid w:val="00165A17"/>
    <w:rsid w:val="00173B57"/>
    <w:rsid w:val="0017609E"/>
    <w:rsid w:val="00176AC8"/>
    <w:rsid w:val="00176CDF"/>
    <w:rsid w:val="001802D3"/>
    <w:rsid w:val="001813E7"/>
    <w:rsid w:val="00181584"/>
    <w:rsid w:val="00182A85"/>
    <w:rsid w:val="0018386E"/>
    <w:rsid w:val="0018429D"/>
    <w:rsid w:val="00184E9F"/>
    <w:rsid w:val="00185DFB"/>
    <w:rsid w:val="00187447"/>
    <w:rsid w:val="00187AA4"/>
    <w:rsid w:val="0019008C"/>
    <w:rsid w:val="001901C2"/>
    <w:rsid w:val="00190213"/>
    <w:rsid w:val="001904ED"/>
    <w:rsid w:val="001913DD"/>
    <w:rsid w:val="00193CAB"/>
    <w:rsid w:val="001949B9"/>
    <w:rsid w:val="0019672E"/>
    <w:rsid w:val="00196EDE"/>
    <w:rsid w:val="0019777A"/>
    <w:rsid w:val="001A2AEB"/>
    <w:rsid w:val="001A58AA"/>
    <w:rsid w:val="001B07AB"/>
    <w:rsid w:val="001B0EC5"/>
    <w:rsid w:val="001B7464"/>
    <w:rsid w:val="001C3781"/>
    <w:rsid w:val="001C3C4B"/>
    <w:rsid w:val="001D391E"/>
    <w:rsid w:val="001D4805"/>
    <w:rsid w:val="001D5A3D"/>
    <w:rsid w:val="001D6A3B"/>
    <w:rsid w:val="001E1A05"/>
    <w:rsid w:val="001E2A09"/>
    <w:rsid w:val="001E371D"/>
    <w:rsid w:val="001E37EE"/>
    <w:rsid w:val="001F0D2E"/>
    <w:rsid w:val="001F2156"/>
    <w:rsid w:val="001F22CF"/>
    <w:rsid w:val="001F53F9"/>
    <w:rsid w:val="001F7681"/>
    <w:rsid w:val="0020051D"/>
    <w:rsid w:val="00202370"/>
    <w:rsid w:val="0020250D"/>
    <w:rsid w:val="00202C3E"/>
    <w:rsid w:val="00203952"/>
    <w:rsid w:val="00204386"/>
    <w:rsid w:val="002111BB"/>
    <w:rsid w:val="002139E9"/>
    <w:rsid w:val="0021613C"/>
    <w:rsid w:val="00221EA9"/>
    <w:rsid w:val="0022226B"/>
    <w:rsid w:val="00222D3F"/>
    <w:rsid w:val="002234A0"/>
    <w:rsid w:val="0022452A"/>
    <w:rsid w:val="00224D39"/>
    <w:rsid w:val="00225763"/>
    <w:rsid w:val="002263A5"/>
    <w:rsid w:val="002277B9"/>
    <w:rsid w:val="00227895"/>
    <w:rsid w:val="00230005"/>
    <w:rsid w:val="002306B0"/>
    <w:rsid w:val="00231702"/>
    <w:rsid w:val="00233C9E"/>
    <w:rsid w:val="00235F26"/>
    <w:rsid w:val="002362E3"/>
    <w:rsid w:val="00237B74"/>
    <w:rsid w:val="002441E0"/>
    <w:rsid w:val="002448F8"/>
    <w:rsid w:val="00245F52"/>
    <w:rsid w:val="00247B70"/>
    <w:rsid w:val="00252661"/>
    <w:rsid w:val="002552A1"/>
    <w:rsid w:val="002558FF"/>
    <w:rsid w:val="00257A8A"/>
    <w:rsid w:val="00261094"/>
    <w:rsid w:val="00262064"/>
    <w:rsid w:val="0026422A"/>
    <w:rsid w:val="00266AEA"/>
    <w:rsid w:val="00266DE2"/>
    <w:rsid w:val="002731AD"/>
    <w:rsid w:val="00274C8C"/>
    <w:rsid w:val="00275B20"/>
    <w:rsid w:val="00275BD9"/>
    <w:rsid w:val="00276A30"/>
    <w:rsid w:val="00276E7B"/>
    <w:rsid w:val="002773B8"/>
    <w:rsid w:val="002818A5"/>
    <w:rsid w:val="00285372"/>
    <w:rsid w:val="002869B8"/>
    <w:rsid w:val="00287AC0"/>
    <w:rsid w:val="00290161"/>
    <w:rsid w:val="00291ED0"/>
    <w:rsid w:val="002946F9"/>
    <w:rsid w:val="00294CCC"/>
    <w:rsid w:val="00295207"/>
    <w:rsid w:val="0029698D"/>
    <w:rsid w:val="00296A7F"/>
    <w:rsid w:val="00297B13"/>
    <w:rsid w:val="002A0006"/>
    <w:rsid w:val="002B08E3"/>
    <w:rsid w:val="002B3933"/>
    <w:rsid w:val="002B4584"/>
    <w:rsid w:val="002B5C97"/>
    <w:rsid w:val="002C36F9"/>
    <w:rsid w:val="002C6F27"/>
    <w:rsid w:val="002C7C46"/>
    <w:rsid w:val="002C7F11"/>
    <w:rsid w:val="002D057E"/>
    <w:rsid w:val="002D28E7"/>
    <w:rsid w:val="002D38A6"/>
    <w:rsid w:val="002D5588"/>
    <w:rsid w:val="002D57BE"/>
    <w:rsid w:val="002E14B8"/>
    <w:rsid w:val="002E14F2"/>
    <w:rsid w:val="002E4A79"/>
    <w:rsid w:val="002E5F83"/>
    <w:rsid w:val="002F0449"/>
    <w:rsid w:val="002F04FE"/>
    <w:rsid w:val="002F57E2"/>
    <w:rsid w:val="002F6396"/>
    <w:rsid w:val="00301E2E"/>
    <w:rsid w:val="0030397A"/>
    <w:rsid w:val="003044C7"/>
    <w:rsid w:val="00305954"/>
    <w:rsid w:val="0030685B"/>
    <w:rsid w:val="00306FAF"/>
    <w:rsid w:val="0030788C"/>
    <w:rsid w:val="00310007"/>
    <w:rsid w:val="003101B0"/>
    <w:rsid w:val="00313035"/>
    <w:rsid w:val="003136AC"/>
    <w:rsid w:val="00313AA5"/>
    <w:rsid w:val="00314EFE"/>
    <w:rsid w:val="003150BD"/>
    <w:rsid w:val="00315AAA"/>
    <w:rsid w:val="003163A7"/>
    <w:rsid w:val="00316AAD"/>
    <w:rsid w:val="003222BD"/>
    <w:rsid w:val="00323230"/>
    <w:rsid w:val="003277B7"/>
    <w:rsid w:val="0032781F"/>
    <w:rsid w:val="0033064E"/>
    <w:rsid w:val="00331E0A"/>
    <w:rsid w:val="0033405E"/>
    <w:rsid w:val="00334AA8"/>
    <w:rsid w:val="00337A7A"/>
    <w:rsid w:val="00337DF6"/>
    <w:rsid w:val="00343876"/>
    <w:rsid w:val="00344D68"/>
    <w:rsid w:val="00350967"/>
    <w:rsid w:val="00350DC0"/>
    <w:rsid w:val="00351441"/>
    <w:rsid w:val="0035363E"/>
    <w:rsid w:val="00360E80"/>
    <w:rsid w:val="00361FF9"/>
    <w:rsid w:val="0036249B"/>
    <w:rsid w:val="00363EF1"/>
    <w:rsid w:val="003640BE"/>
    <w:rsid w:val="0036662A"/>
    <w:rsid w:val="003666E9"/>
    <w:rsid w:val="00366DBE"/>
    <w:rsid w:val="00367A2F"/>
    <w:rsid w:val="00370AB7"/>
    <w:rsid w:val="00382876"/>
    <w:rsid w:val="003834E9"/>
    <w:rsid w:val="00383DFA"/>
    <w:rsid w:val="00384BB5"/>
    <w:rsid w:val="0038591C"/>
    <w:rsid w:val="00386692"/>
    <w:rsid w:val="00386FFB"/>
    <w:rsid w:val="00387403"/>
    <w:rsid w:val="003904C0"/>
    <w:rsid w:val="00390E12"/>
    <w:rsid w:val="00392940"/>
    <w:rsid w:val="003929A6"/>
    <w:rsid w:val="00396D7C"/>
    <w:rsid w:val="0039799B"/>
    <w:rsid w:val="003A5AD0"/>
    <w:rsid w:val="003A5CD8"/>
    <w:rsid w:val="003A72B2"/>
    <w:rsid w:val="003B25A9"/>
    <w:rsid w:val="003B3995"/>
    <w:rsid w:val="003B5810"/>
    <w:rsid w:val="003B74F9"/>
    <w:rsid w:val="003B7B25"/>
    <w:rsid w:val="003C2666"/>
    <w:rsid w:val="003C3280"/>
    <w:rsid w:val="003C4C71"/>
    <w:rsid w:val="003C566F"/>
    <w:rsid w:val="003C5DC4"/>
    <w:rsid w:val="003C67E3"/>
    <w:rsid w:val="003C6BCA"/>
    <w:rsid w:val="003C7388"/>
    <w:rsid w:val="003C7B52"/>
    <w:rsid w:val="003D122E"/>
    <w:rsid w:val="003E7FE8"/>
    <w:rsid w:val="003F28F2"/>
    <w:rsid w:val="003F2A5C"/>
    <w:rsid w:val="003F4AA0"/>
    <w:rsid w:val="003F6581"/>
    <w:rsid w:val="003F6AE3"/>
    <w:rsid w:val="003F6FDC"/>
    <w:rsid w:val="003F7EE0"/>
    <w:rsid w:val="00400263"/>
    <w:rsid w:val="00404613"/>
    <w:rsid w:val="004047EE"/>
    <w:rsid w:val="00407C6B"/>
    <w:rsid w:val="004123F2"/>
    <w:rsid w:val="00415C0F"/>
    <w:rsid w:val="004169FB"/>
    <w:rsid w:val="0041791F"/>
    <w:rsid w:val="004205BF"/>
    <w:rsid w:val="004249FF"/>
    <w:rsid w:val="00425564"/>
    <w:rsid w:val="00426020"/>
    <w:rsid w:val="00431F83"/>
    <w:rsid w:val="00432077"/>
    <w:rsid w:val="00433F55"/>
    <w:rsid w:val="00435C5A"/>
    <w:rsid w:val="0043771A"/>
    <w:rsid w:val="00437F65"/>
    <w:rsid w:val="004401BF"/>
    <w:rsid w:val="00442488"/>
    <w:rsid w:val="00442FFC"/>
    <w:rsid w:val="0044429D"/>
    <w:rsid w:val="00444832"/>
    <w:rsid w:val="0044587A"/>
    <w:rsid w:val="004557CB"/>
    <w:rsid w:val="00455E7D"/>
    <w:rsid w:val="00455F19"/>
    <w:rsid w:val="004606AF"/>
    <w:rsid w:val="00461852"/>
    <w:rsid w:val="004621D0"/>
    <w:rsid w:val="00462F34"/>
    <w:rsid w:val="0046395F"/>
    <w:rsid w:val="00463993"/>
    <w:rsid w:val="004646C8"/>
    <w:rsid w:val="00465EB7"/>
    <w:rsid w:val="00466918"/>
    <w:rsid w:val="00467647"/>
    <w:rsid w:val="0047025E"/>
    <w:rsid w:val="00472541"/>
    <w:rsid w:val="0047539D"/>
    <w:rsid w:val="00476C2C"/>
    <w:rsid w:val="00481AA1"/>
    <w:rsid w:val="00482DFA"/>
    <w:rsid w:val="00483A2E"/>
    <w:rsid w:val="00483D31"/>
    <w:rsid w:val="004877ED"/>
    <w:rsid w:val="00490917"/>
    <w:rsid w:val="00492F73"/>
    <w:rsid w:val="004951C2"/>
    <w:rsid w:val="0049732A"/>
    <w:rsid w:val="004A2FA3"/>
    <w:rsid w:val="004A3889"/>
    <w:rsid w:val="004A5CA9"/>
    <w:rsid w:val="004A5E10"/>
    <w:rsid w:val="004A6DD6"/>
    <w:rsid w:val="004B0D89"/>
    <w:rsid w:val="004B2E29"/>
    <w:rsid w:val="004B33DE"/>
    <w:rsid w:val="004B3403"/>
    <w:rsid w:val="004B4DD4"/>
    <w:rsid w:val="004B5EB3"/>
    <w:rsid w:val="004C0F1F"/>
    <w:rsid w:val="004C107B"/>
    <w:rsid w:val="004C1850"/>
    <w:rsid w:val="004C3EF2"/>
    <w:rsid w:val="004C3F8B"/>
    <w:rsid w:val="004C45AE"/>
    <w:rsid w:val="004C59E3"/>
    <w:rsid w:val="004C5EA8"/>
    <w:rsid w:val="004C69B9"/>
    <w:rsid w:val="004D1612"/>
    <w:rsid w:val="004D386A"/>
    <w:rsid w:val="004D6840"/>
    <w:rsid w:val="004E0D95"/>
    <w:rsid w:val="004E0DBE"/>
    <w:rsid w:val="004E282D"/>
    <w:rsid w:val="004E7E4F"/>
    <w:rsid w:val="004F0C57"/>
    <w:rsid w:val="004F1353"/>
    <w:rsid w:val="004F2B92"/>
    <w:rsid w:val="004F310B"/>
    <w:rsid w:val="004F620C"/>
    <w:rsid w:val="004F69FF"/>
    <w:rsid w:val="004F73F8"/>
    <w:rsid w:val="00502743"/>
    <w:rsid w:val="0050289E"/>
    <w:rsid w:val="00505F56"/>
    <w:rsid w:val="00507338"/>
    <w:rsid w:val="005106B7"/>
    <w:rsid w:val="0051193F"/>
    <w:rsid w:val="005120C8"/>
    <w:rsid w:val="005129E0"/>
    <w:rsid w:val="00515E43"/>
    <w:rsid w:val="00516A0D"/>
    <w:rsid w:val="0052005E"/>
    <w:rsid w:val="00523041"/>
    <w:rsid w:val="00524B28"/>
    <w:rsid w:val="00525380"/>
    <w:rsid w:val="00527E7B"/>
    <w:rsid w:val="00530FBD"/>
    <w:rsid w:val="005321FD"/>
    <w:rsid w:val="00532749"/>
    <w:rsid w:val="00532D12"/>
    <w:rsid w:val="00533B09"/>
    <w:rsid w:val="00533E56"/>
    <w:rsid w:val="00546A63"/>
    <w:rsid w:val="00550187"/>
    <w:rsid w:val="00551A6C"/>
    <w:rsid w:val="005521BD"/>
    <w:rsid w:val="00552A2D"/>
    <w:rsid w:val="00552DA3"/>
    <w:rsid w:val="00552E78"/>
    <w:rsid w:val="00553DCB"/>
    <w:rsid w:val="005549EA"/>
    <w:rsid w:val="0055649A"/>
    <w:rsid w:val="005572CD"/>
    <w:rsid w:val="005609B4"/>
    <w:rsid w:val="00561B45"/>
    <w:rsid w:val="005655B6"/>
    <w:rsid w:val="0056715B"/>
    <w:rsid w:val="00567C87"/>
    <w:rsid w:val="00571978"/>
    <w:rsid w:val="00575822"/>
    <w:rsid w:val="0057721F"/>
    <w:rsid w:val="005773AF"/>
    <w:rsid w:val="005801E0"/>
    <w:rsid w:val="005816C0"/>
    <w:rsid w:val="00582E6E"/>
    <w:rsid w:val="00583BFB"/>
    <w:rsid w:val="00584022"/>
    <w:rsid w:val="005864B5"/>
    <w:rsid w:val="00586B45"/>
    <w:rsid w:val="00586C8C"/>
    <w:rsid w:val="0058720E"/>
    <w:rsid w:val="00587E2F"/>
    <w:rsid w:val="005927F9"/>
    <w:rsid w:val="00592CE5"/>
    <w:rsid w:val="005938A2"/>
    <w:rsid w:val="00594E06"/>
    <w:rsid w:val="005965C4"/>
    <w:rsid w:val="005A2470"/>
    <w:rsid w:val="005A492E"/>
    <w:rsid w:val="005A4E14"/>
    <w:rsid w:val="005A6BC1"/>
    <w:rsid w:val="005A76BC"/>
    <w:rsid w:val="005B0B96"/>
    <w:rsid w:val="005B2EFF"/>
    <w:rsid w:val="005C04F2"/>
    <w:rsid w:val="005C2B61"/>
    <w:rsid w:val="005C4482"/>
    <w:rsid w:val="005C4525"/>
    <w:rsid w:val="005C47B3"/>
    <w:rsid w:val="005C4B08"/>
    <w:rsid w:val="005C7F95"/>
    <w:rsid w:val="005D082F"/>
    <w:rsid w:val="005D3D94"/>
    <w:rsid w:val="005D4750"/>
    <w:rsid w:val="005D4B13"/>
    <w:rsid w:val="005D503D"/>
    <w:rsid w:val="005E0B4C"/>
    <w:rsid w:val="005E0EB1"/>
    <w:rsid w:val="005E1884"/>
    <w:rsid w:val="005E5930"/>
    <w:rsid w:val="005E74AC"/>
    <w:rsid w:val="005F1532"/>
    <w:rsid w:val="005F1FFD"/>
    <w:rsid w:val="005F5682"/>
    <w:rsid w:val="005F5766"/>
    <w:rsid w:val="005F6454"/>
    <w:rsid w:val="005F6B5B"/>
    <w:rsid w:val="005F71F1"/>
    <w:rsid w:val="005FF3AC"/>
    <w:rsid w:val="00600109"/>
    <w:rsid w:val="006033BB"/>
    <w:rsid w:val="00607FC9"/>
    <w:rsid w:val="0061128A"/>
    <w:rsid w:val="00614E15"/>
    <w:rsid w:val="00615B2E"/>
    <w:rsid w:val="00620B43"/>
    <w:rsid w:val="006228B5"/>
    <w:rsid w:val="006258C5"/>
    <w:rsid w:val="00626565"/>
    <w:rsid w:val="00627815"/>
    <w:rsid w:val="00627A37"/>
    <w:rsid w:val="0063272B"/>
    <w:rsid w:val="00634528"/>
    <w:rsid w:val="0063454E"/>
    <w:rsid w:val="00636422"/>
    <w:rsid w:val="0064034A"/>
    <w:rsid w:val="006426AD"/>
    <w:rsid w:val="00642D93"/>
    <w:rsid w:val="00644239"/>
    <w:rsid w:val="00645095"/>
    <w:rsid w:val="006453FB"/>
    <w:rsid w:val="006461AB"/>
    <w:rsid w:val="006471B6"/>
    <w:rsid w:val="00650124"/>
    <w:rsid w:val="00650AE3"/>
    <w:rsid w:val="0065136D"/>
    <w:rsid w:val="006527AB"/>
    <w:rsid w:val="006571C9"/>
    <w:rsid w:val="006579DD"/>
    <w:rsid w:val="006600F3"/>
    <w:rsid w:val="00661462"/>
    <w:rsid w:val="0066195F"/>
    <w:rsid w:val="00664E1C"/>
    <w:rsid w:val="00665DBB"/>
    <w:rsid w:val="006673DB"/>
    <w:rsid w:val="00670E0B"/>
    <w:rsid w:val="00681A10"/>
    <w:rsid w:val="006820DC"/>
    <w:rsid w:val="00684BA6"/>
    <w:rsid w:val="00684BCD"/>
    <w:rsid w:val="006878C2"/>
    <w:rsid w:val="006920F5"/>
    <w:rsid w:val="006938F5"/>
    <w:rsid w:val="00694AA4"/>
    <w:rsid w:val="00694B18"/>
    <w:rsid w:val="00694E9E"/>
    <w:rsid w:val="00695026"/>
    <w:rsid w:val="0069649B"/>
    <w:rsid w:val="00696BE2"/>
    <w:rsid w:val="0069757F"/>
    <w:rsid w:val="00697E00"/>
    <w:rsid w:val="006A278E"/>
    <w:rsid w:val="006A3D60"/>
    <w:rsid w:val="006A5675"/>
    <w:rsid w:val="006A6921"/>
    <w:rsid w:val="006A7EE4"/>
    <w:rsid w:val="006B1D9A"/>
    <w:rsid w:val="006B36F7"/>
    <w:rsid w:val="006C154B"/>
    <w:rsid w:val="006C2758"/>
    <w:rsid w:val="006C6712"/>
    <w:rsid w:val="006C7543"/>
    <w:rsid w:val="006D10B1"/>
    <w:rsid w:val="006D2027"/>
    <w:rsid w:val="006D47CB"/>
    <w:rsid w:val="006E6615"/>
    <w:rsid w:val="006E6EAF"/>
    <w:rsid w:val="006E6EE0"/>
    <w:rsid w:val="006F02A0"/>
    <w:rsid w:val="006F25C4"/>
    <w:rsid w:val="006F7114"/>
    <w:rsid w:val="00706384"/>
    <w:rsid w:val="0070646D"/>
    <w:rsid w:val="00707EE1"/>
    <w:rsid w:val="00710C97"/>
    <w:rsid w:val="00713C27"/>
    <w:rsid w:val="00713DF5"/>
    <w:rsid w:val="00714AFF"/>
    <w:rsid w:val="007158A0"/>
    <w:rsid w:val="007159C3"/>
    <w:rsid w:val="00715DC9"/>
    <w:rsid w:val="00720EAD"/>
    <w:rsid w:val="0072276F"/>
    <w:rsid w:val="00722B61"/>
    <w:rsid w:val="0072390E"/>
    <w:rsid w:val="00724845"/>
    <w:rsid w:val="00727804"/>
    <w:rsid w:val="007327D3"/>
    <w:rsid w:val="00736A4C"/>
    <w:rsid w:val="00737B1B"/>
    <w:rsid w:val="00741934"/>
    <w:rsid w:val="00742D44"/>
    <w:rsid w:val="007440E4"/>
    <w:rsid w:val="0074468B"/>
    <w:rsid w:val="00744B05"/>
    <w:rsid w:val="00745616"/>
    <w:rsid w:val="007459BD"/>
    <w:rsid w:val="00747419"/>
    <w:rsid w:val="00747603"/>
    <w:rsid w:val="007476AD"/>
    <w:rsid w:val="00747B35"/>
    <w:rsid w:val="00755A02"/>
    <w:rsid w:val="00755DD8"/>
    <w:rsid w:val="00755F67"/>
    <w:rsid w:val="00757CC4"/>
    <w:rsid w:val="007603A6"/>
    <w:rsid w:val="00762257"/>
    <w:rsid w:val="007622A0"/>
    <w:rsid w:val="00763C43"/>
    <w:rsid w:val="00766F49"/>
    <w:rsid w:val="007677D4"/>
    <w:rsid w:val="007707D7"/>
    <w:rsid w:val="0077216A"/>
    <w:rsid w:val="007733DF"/>
    <w:rsid w:val="00773558"/>
    <w:rsid w:val="00775B05"/>
    <w:rsid w:val="00776651"/>
    <w:rsid w:val="00776B93"/>
    <w:rsid w:val="00777552"/>
    <w:rsid w:val="00781126"/>
    <w:rsid w:val="00783131"/>
    <w:rsid w:val="00783796"/>
    <w:rsid w:val="00783AF0"/>
    <w:rsid w:val="00784EE9"/>
    <w:rsid w:val="00785252"/>
    <w:rsid w:val="007860B5"/>
    <w:rsid w:val="00787578"/>
    <w:rsid w:val="00787E95"/>
    <w:rsid w:val="0079219D"/>
    <w:rsid w:val="00792690"/>
    <w:rsid w:val="00794372"/>
    <w:rsid w:val="00795010"/>
    <w:rsid w:val="0079619C"/>
    <w:rsid w:val="007961EA"/>
    <w:rsid w:val="007A00C1"/>
    <w:rsid w:val="007A12CC"/>
    <w:rsid w:val="007A1381"/>
    <w:rsid w:val="007A4723"/>
    <w:rsid w:val="007A633C"/>
    <w:rsid w:val="007B0530"/>
    <w:rsid w:val="007B357E"/>
    <w:rsid w:val="007B52DF"/>
    <w:rsid w:val="007C2A6A"/>
    <w:rsid w:val="007C46CA"/>
    <w:rsid w:val="007C6EAA"/>
    <w:rsid w:val="007D11FC"/>
    <w:rsid w:val="007D210E"/>
    <w:rsid w:val="007D32E6"/>
    <w:rsid w:val="007D36EC"/>
    <w:rsid w:val="007E45D9"/>
    <w:rsid w:val="007E5783"/>
    <w:rsid w:val="007F1218"/>
    <w:rsid w:val="007F1B9D"/>
    <w:rsid w:val="007F2BC1"/>
    <w:rsid w:val="007F2BF4"/>
    <w:rsid w:val="007F3608"/>
    <w:rsid w:val="007F41E7"/>
    <w:rsid w:val="007F47F3"/>
    <w:rsid w:val="007F4BD0"/>
    <w:rsid w:val="007F5DA7"/>
    <w:rsid w:val="007F7382"/>
    <w:rsid w:val="008016A0"/>
    <w:rsid w:val="00801A78"/>
    <w:rsid w:val="00802027"/>
    <w:rsid w:val="008020EB"/>
    <w:rsid w:val="008038CB"/>
    <w:rsid w:val="008052C8"/>
    <w:rsid w:val="00805711"/>
    <w:rsid w:val="00805AEF"/>
    <w:rsid w:val="008067DC"/>
    <w:rsid w:val="0080695D"/>
    <w:rsid w:val="00813EC3"/>
    <w:rsid w:val="00814F53"/>
    <w:rsid w:val="0081661D"/>
    <w:rsid w:val="0081721D"/>
    <w:rsid w:val="00821E5A"/>
    <w:rsid w:val="00821F13"/>
    <w:rsid w:val="00823CDE"/>
    <w:rsid w:val="00824207"/>
    <w:rsid w:val="00824637"/>
    <w:rsid w:val="00825234"/>
    <w:rsid w:val="008255EF"/>
    <w:rsid w:val="008277C0"/>
    <w:rsid w:val="008279CD"/>
    <w:rsid w:val="008309AF"/>
    <w:rsid w:val="00830AF3"/>
    <w:rsid w:val="008321D1"/>
    <w:rsid w:val="00832473"/>
    <w:rsid w:val="008334FB"/>
    <w:rsid w:val="0083375B"/>
    <w:rsid w:val="00833BE1"/>
    <w:rsid w:val="008358C3"/>
    <w:rsid w:val="00837971"/>
    <w:rsid w:val="008406ED"/>
    <w:rsid w:val="00840DF6"/>
    <w:rsid w:val="00841D4C"/>
    <w:rsid w:val="0084214C"/>
    <w:rsid w:val="008440C4"/>
    <w:rsid w:val="00846A43"/>
    <w:rsid w:val="00850063"/>
    <w:rsid w:val="008510FB"/>
    <w:rsid w:val="0085232B"/>
    <w:rsid w:val="00853644"/>
    <w:rsid w:val="00853C35"/>
    <w:rsid w:val="008566DF"/>
    <w:rsid w:val="00861E6E"/>
    <w:rsid w:val="008646FE"/>
    <w:rsid w:val="00864B05"/>
    <w:rsid w:val="00864ED2"/>
    <w:rsid w:val="00865362"/>
    <w:rsid w:val="00867AA3"/>
    <w:rsid w:val="00872363"/>
    <w:rsid w:val="00873165"/>
    <w:rsid w:val="00876EE2"/>
    <w:rsid w:val="00882138"/>
    <w:rsid w:val="0088232B"/>
    <w:rsid w:val="00882F16"/>
    <w:rsid w:val="00883D77"/>
    <w:rsid w:val="00884C84"/>
    <w:rsid w:val="00884E85"/>
    <w:rsid w:val="0088547E"/>
    <w:rsid w:val="00887811"/>
    <w:rsid w:val="008903B3"/>
    <w:rsid w:val="00892756"/>
    <w:rsid w:val="00892A13"/>
    <w:rsid w:val="008940F4"/>
    <w:rsid w:val="008966F2"/>
    <w:rsid w:val="00897A7A"/>
    <w:rsid w:val="008A25B9"/>
    <w:rsid w:val="008A71FD"/>
    <w:rsid w:val="008B13D3"/>
    <w:rsid w:val="008B3875"/>
    <w:rsid w:val="008B3D30"/>
    <w:rsid w:val="008B3F77"/>
    <w:rsid w:val="008B437C"/>
    <w:rsid w:val="008B4F95"/>
    <w:rsid w:val="008B5E42"/>
    <w:rsid w:val="008B7ED9"/>
    <w:rsid w:val="008C0416"/>
    <w:rsid w:val="008C24EB"/>
    <w:rsid w:val="008C339E"/>
    <w:rsid w:val="008C4815"/>
    <w:rsid w:val="008C515D"/>
    <w:rsid w:val="008C630C"/>
    <w:rsid w:val="008C6982"/>
    <w:rsid w:val="008D042D"/>
    <w:rsid w:val="008D05D9"/>
    <w:rsid w:val="008D25D7"/>
    <w:rsid w:val="008D5721"/>
    <w:rsid w:val="008D6669"/>
    <w:rsid w:val="008E0F52"/>
    <w:rsid w:val="008E2580"/>
    <w:rsid w:val="008E36A8"/>
    <w:rsid w:val="008E4146"/>
    <w:rsid w:val="008E517C"/>
    <w:rsid w:val="008E7075"/>
    <w:rsid w:val="008F06B5"/>
    <w:rsid w:val="008F406D"/>
    <w:rsid w:val="008F660C"/>
    <w:rsid w:val="008F6627"/>
    <w:rsid w:val="008F6847"/>
    <w:rsid w:val="00900A7C"/>
    <w:rsid w:val="00904C68"/>
    <w:rsid w:val="00906BCC"/>
    <w:rsid w:val="00910147"/>
    <w:rsid w:val="00910F50"/>
    <w:rsid w:val="009115E6"/>
    <w:rsid w:val="0091196D"/>
    <w:rsid w:val="00914EB2"/>
    <w:rsid w:val="009166DF"/>
    <w:rsid w:val="00921A37"/>
    <w:rsid w:val="00922514"/>
    <w:rsid w:val="00926BF3"/>
    <w:rsid w:val="00930089"/>
    <w:rsid w:val="00930EE9"/>
    <w:rsid w:val="00934EEE"/>
    <w:rsid w:val="00937408"/>
    <w:rsid w:val="00940711"/>
    <w:rsid w:val="009407E7"/>
    <w:rsid w:val="00941669"/>
    <w:rsid w:val="00943B51"/>
    <w:rsid w:val="00943EE4"/>
    <w:rsid w:val="009451B9"/>
    <w:rsid w:val="00945930"/>
    <w:rsid w:val="0094670C"/>
    <w:rsid w:val="00951CEE"/>
    <w:rsid w:val="00953CB2"/>
    <w:rsid w:val="00954F46"/>
    <w:rsid w:val="0095633F"/>
    <w:rsid w:val="00956777"/>
    <w:rsid w:val="00957104"/>
    <w:rsid w:val="00960027"/>
    <w:rsid w:val="00962167"/>
    <w:rsid w:val="0096444A"/>
    <w:rsid w:val="0096549A"/>
    <w:rsid w:val="0096609B"/>
    <w:rsid w:val="00966685"/>
    <w:rsid w:val="009673EC"/>
    <w:rsid w:val="00972268"/>
    <w:rsid w:val="00973228"/>
    <w:rsid w:val="009743A6"/>
    <w:rsid w:val="00974B8D"/>
    <w:rsid w:val="00976EA2"/>
    <w:rsid w:val="00976EA5"/>
    <w:rsid w:val="0097725C"/>
    <w:rsid w:val="00977A2C"/>
    <w:rsid w:val="00982442"/>
    <w:rsid w:val="009833D3"/>
    <w:rsid w:val="00983D8D"/>
    <w:rsid w:val="0098458E"/>
    <w:rsid w:val="00990DBB"/>
    <w:rsid w:val="00992964"/>
    <w:rsid w:val="009A0E1A"/>
    <w:rsid w:val="009A1549"/>
    <w:rsid w:val="009A18FD"/>
    <w:rsid w:val="009A2EFF"/>
    <w:rsid w:val="009A324D"/>
    <w:rsid w:val="009A6401"/>
    <w:rsid w:val="009A78FE"/>
    <w:rsid w:val="009B1706"/>
    <w:rsid w:val="009B1CA3"/>
    <w:rsid w:val="009B227A"/>
    <w:rsid w:val="009B2AD2"/>
    <w:rsid w:val="009B4CA7"/>
    <w:rsid w:val="009B7F11"/>
    <w:rsid w:val="009C203C"/>
    <w:rsid w:val="009C3386"/>
    <w:rsid w:val="009C548C"/>
    <w:rsid w:val="009D16A1"/>
    <w:rsid w:val="009D1FDF"/>
    <w:rsid w:val="009D3302"/>
    <w:rsid w:val="009D391A"/>
    <w:rsid w:val="009D40B9"/>
    <w:rsid w:val="009D4464"/>
    <w:rsid w:val="009D50A7"/>
    <w:rsid w:val="009D7035"/>
    <w:rsid w:val="009D75E5"/>
    <w:rsid w:val="009E1514"/>
    <w:rsid w:val="009E7ACA"/>
    <w:rsid w:val="009F2C32"/>
    <w:rsid w:val="009F3C60"/>
    <w:rsid w:val="009F425A"/>
    <w:rsid w:val="009F5A7D"/>
    <w:rsid w:val="009F66DE"/>
    <w:rsid w:val="00A00213"/>
    <w:rsid w:val="00A018A6"/>
    <w:rsid w:val="00A03561"/>
    <w:rsid w:val="00A0499C"/>
    <w:rsid w:val="00A1003B"/>
    <w:rsid w:val="00A10FA8"/>
    <w:rsid w:val="00A12404"/>
    <w:rsid w:val="00A12607"/>
    <w:rsid w:val="00A13E80"/>
    <w:rsid w:val="00A14DE9"/>
    <w:rsid w:val="00A2235E"/>
    <w:rsid w:val="00A303EF"/>
    <w:rsid w:val="00A30DE0"/>
    <w:rsid w:val="00A3157A"/>
    <w:rsid w:val="00A31883"/>
    <w:rsid w:val="00A36121"/>
    <w:rsid w:val="00A37F66"/>
    <w:rsid w:val="00A40222"/>
    <w:rsid w:val="00A4335F"/>
    <w:rsid w:val="00A44A94"/>
    <w:rsid w:val="00A452FC"/>
    <w:rsid w:val="00A45996"/>
    <w:rsid w:val="00A47A28"/>
    <w:rsid w:val="00A50E3E"/>
    <w:rsid w:val="00A512C6"/>
    <w:rsid w:val="00A559DC"/>
    <w:rsid w:val="00A57305"/>
    <w:rsid w:val="00A57499"/>
    <w:rsid w:val="00A60357"/>
    <w:rsid w:val="00A60D55"/>
    <w:rsid w:val="00A60ED5"/>
    <w:rsid w:val="00A61A1B"/>
    <w:rsid w:val="00A6419F"/>
    <w:rsid w:val="00A65D06"/>
    <w:rsid w:val="00A6766F"/>
    <w:rsid w:val="00A67B79"/>
    <w:rsid w:val="00A67BE0"/>
    <w:rsid w:val="00A70187"/>
    <w:rsid w:val="00A7220E"/>
    <w:rsid w:val="00A73C58"/>
    <w:rsid w:val="00A73C75"/>
    <w:rsid w:val="00A80AEC"/>
    <w:rsid w:val="00A80E40"/>
    <w:rsid w:val="00A8663A"/>
    <w:rsid w:val="00A875F0"/>
    <w:rsid w:val="00A87E63"/>
    <w:rsid w:val="00A9169A"/>
    <w:rsid w:val="00A92135"/>
    <w:rsid w:val="00A9365E"/>
    <w:rsid w:val="00A93838"/>
    <w:rsid w:val="00AA16DC"/>
    <w:rsid w:val="00AA236A"/>
    <w:rsid w:val="00AA3268"/>
    <w:rsid w:val="00AA3472"/>
    <w:rsid w:val="00AA4031"/>
    <w:rsid w:val="00AA4587"/>
    <w:rsid w:val="00AA5F63"/>
    <w:rsid w:val="00AA636D"/>
    <w:rsid w:val="00AA701D"/>
    <w:rsid w:val="00AA771A"/>
    <w:rsid w:val="00AB1558"/>
    <w:rsid w:val="00AB185D"/>
    <w:rsid w:val="00AB534D"/>
    <w:rsid w:val="00AC045D"/>
    <w:rsid w:val="00AC0845"/>
    <w:rsid w:val="00AC1107"/>
    <w:rsid w:val="00AC190A"/>
    <w:rsid w:val="00AC1C36"/>
    <w:rsid w:val="00AC31D2"/>
    <w:rsid w:val="00AC5965"/>
    <w:rsid w:val="00AC5C3D"/>
    <w:rsid w:val="00AC7264"/>
    <w:rsid w:val="00AD6824"/>
    <w:rsid w:val="00AD6BD4"/>
    <w:rsid w:val="00AD7433"/>
    <w:rsid w:val="00AE6904"/>
    <w:rsid w:val="00AE6932"/>
    <w:rsid w:val="00AE6E56"/>
    <w:rsid w:val="00B00009"/>
    <w:rsid w:val="00B01018"/>
    <w:rsid w:val="00B023C3"/>
    <w:rsid w:val="00B03DBA"/>
    <w:rsid w:val="00B06622"/>
    <w:rsid w:val="00B1123B"/>
    <w:rsid w:val="00B12443"/>
    <w:rsid w:val="00B128BB"/>
    <w:rsid w:val="00B14321"/>
    <w:rsid w:val="00B15419"/>
    <w:rsid w:val="00B15D58"/>
    <w:rsid w:val="00B15EA5"/>
    <w:rsid w:val="00B17759"/>
    <w:rsid w:val="00B20ACD"/>
    <w:rsid w:val="00B22BB2"/>
    <w:rsid w:val="00B2377D"/>
    <w:rsid w:val="00B275DB"/>
    <w:rsid w:val="00B276AC"/>
    <w:rsid w:val="00B30ACC"/>
    <w:rsid w:val="00B30F45"/>
    <w:rsid w:val="00B31115"/>
    <w:rsid w:val="00B3184A"/>
    <w:rsid w:val="00B31B11"/>
    <w:rsid w:val="00B32DEF"/>
    <w:rsid w:val="00B33228"/>
    <w:rsid w:val="00B339E4"/>
    <w:rsid w:val="00B3400F"/>
    <w:rsid w:val="00B355C8"/>
    <w:rsid w:val="00B35F94"/>
    <w:rsid w:val="00B3677B"/>
    <w:rsid w:val="00B36A23"/>
    <w:rsid w:val="00B37000"/>
    <w:rsid w:val="00B37A46"/>
    <w:rsid w:val="00B37BCA"/>
    <w:rsid w:val="00B427D5"/>
    <w:rsid w:val="00B4365D"/>
    <w:rsid w:val="00B43AFB"/>
    <w:rsid w:val="00B44D65"/>
    <w:rsid w:val="00B4797E"/>
    <w:rsid w:val="00B508D4"/>
    <w:rsid w:val="00B5096D"/>
    <w:rsid w:val="00B52154"/>
    <w:rsid w:val="00B56927"/>
    <w:rsid w:val="00B57290"/>
    <w:rsid w:val="00B57EFF"/>
    <w:rsid w:val="00B6051C"/>
    <w:rsid w:val="00B60D0C"/>
    <w:rsid w:val="00B6298C"/>
    <w:rsid w:val="00B63696"/>
    <w:rsid w:val="00B63B67"/>
    <w:rsid w:val="00B640A1"/>
    <w:rsid w:val="00B6533E"/>
    <w:rsid w:val="00B66A24"/>
    <w:rsid w:val="00B74970"/>
    <w:rsid w:val="00B765C6"/>
    <w:rsid w:val="00B81125"/>
    <w:rsid w:val="00B81BE1"/>
    <w:rsid w:val="00B838AA"/>
    <w:rsid w:val="00B8395E"/>
    <w:rsid w:val="00B844E5"/>
    <w:rsid w:val="00B847EE"/>
    <w:rsid w:val="00B859A9"/>
    <w:rsid w:val="00B86958"/>
    <w:rsid w:val="00B86C45"/>
    <w:rsid w:val="00B940EE"/>
    <w:rsid w:val="00B97FB4"/>
    <w:rsid w:val="00BA0A7E"/>
    <w:rsid w:val="00BA12C7"/>
    <w:rsid w:val="00BA292A"/>
    <w:rsid w:val="00BA2F71"/>
    <w:rsid w:val="00BA33C4"/>
    <w:rsid w:val="00BA4C30"/>
    <w:rsid w:val="00BA6D1C"/>
    <w:rsid w:val="00BA7178"/>
    <w:rsid w:val="00BA7341"/>
    <w:rsid w:val="00BB0830"/>
    <w:rsid w:val="00BB727D"/>
    <w:rsid w:val="00BC09DA"/>
    <w:rsid w:val="00BC0A6A"/>
    <w:rsid w:val="00BC307F"/>
    <w:rsid w:val="00BC4F1C"/>
    <w:rsid w:val="00BC6248"/>
    <w:rsid w:val="00BC639A"/>
    <w:rsid w:val="00BC71CA"/>
    <w:rsid w:val="00BD1120"/>
    <w:rsid w:val="00BD2272"/>
    <w:rsid w:val="00BD301D"/>
    <w:rsid w:val="00BD3E73"/>
    <w:rsid w:val="00BD4815"/>
    <w:rsid w:val="00BD611E"/>
    <w:rsid w:val="00BD6FC4"/>
    <w:rsid w:val="00BE4FE3"/>
    <w:rsid w:val="00BE61BA"/>
    <w:rsid w:val="00BE7E9C"/>
    <w:rsid w:val="00BF0DCF"/>
    <w:rsid w:val="00BF27E6"/>
    <w:rsid w:val="00BF5FE1"/>
    <w:rsid w:val="00BF7B08"/>
    <w:rsid w:val="00BF7F34"/>
    <w:rsid w:val="00C0098E"/>
    <w:rsid w:val="00C02026"/>
    <w:rsid w:val="00C061FA"/>
    <w:rsid w:val="00C0695D"/>
    <w:rsid w:val="00C0757A"/>
    <w:rsid w:val="00C07F3E"/>
    <w:rsid w:val="00C10165"/>
    <w:rsid w:val="00C139A8"/>
    <w:rsid w:val="00C16826"/>
    <w:rsid w:val="00C20CA7"/>
    <w:rsid w:val="00C228EF"/>
    <w:rsid w:val="00C231AF"/>
    <w:rsid w:val="00C2341E"/>
    <w:rsid w:val="00C241E0"/>
    <w:rsid w:val="00C25316"/>
    <w:rsid w:val="00C25BF7"/>
    <w:rsid w:val="00C26276"/>
    <w:rsid w:val="00C2694F"/>
    <w:rsid w:val="00C2796B"/>
    <w:rsid w:val="00C30E93"/>
    <w:rsid w:val="00C3171F"/>
    <w:rsid w:val="00C32ECD"/>
    <w:rsid w:val="00C34FBE"/>
    <w:rsid w:val="00C36237"/>
    <w:rsid w:val="00C413A8"/>
    <w:rsid w:val="00C4385E"/>
    <w:rsid w:val="00C43880"/>
    <w:rsid w:val="00C43A81"/>
    <w:rsid w:val="00C4432E"/>
    <w:rsid w:val="00C44709"/>
    <w:rsid w:val="00C45AF1"/>
    <w:rsid w:val="00C513B6"/>
    <w:rsid w:val="00C524C3"/>
    <w:rsid w:val="00C52C97"/>
    <w:rsid w:val="00C547E1"/>
    <w:rsid w:val="00C57194"/>
    <w:rsid w:val="00C5773D"/>
    <w:rsid w:val="00C62D99"/>
    <w:rsid w:val="00C63748"/>
    <w:rsid w:val="00C6455F"/>
    <w:rsid w:val="00C65267"/>
    <w:rsid w:val="00C657C5"/>
    <w:rsid w:val="00C67916"/>
    <w:rsid w:val="00C7062C"/>
    <w:rsid w:val="00C720BE"/>
    <w:rsid w:val="00C81B2A"/>
    <w:rsid w:val="00C848ED"/>
    <w:rsid w:val="00C86632"/>
    <w:rsid w:val="00C87B37"/>
    <w:rsid w:val="00C90F3B"/>
    <w:rsid w:val="00C9142D"/>
    <w:rsid w:val="00C91566"/>
    <w:rsid w:val="00C92D81"/>
    <w:rsid w:val="00C93BFD"/>
    <w:rsid w:val="00C957BC"/>
    <w:rsid w:val="00C95B4A"/>
    <w:rsid w:val="00C976C3"/>
    <w:rsid w:val="00CA122B"/>
    <w:rsid w:val="00CA2013"/>
    <w:rsid w:val="00CA4270"/>
    <w:rsid w:val="00CA5127"/>
    <w:rsid w:val="00CA7800"/>
    <w:rsid w:val="00CA788B"/>
    <w:rsid w:val="00CB109A"/>
    <w:rsid w:val="00CC08A8"/>
    <w:rsid w:val="00CC270B"/>
    <w:rsid w:val="00CC3202"/>
    <w:rsid w:val="00CC3610"/>
    <w:rsid w:val="00CC4335"/>
    <w:rsid w:val="00CC50A7"/>
    <w:rsid w:val="00CC57B0"/>
    <w:rsid w:val="00CC71A7"/>
    <w:rsid w:val="00CD0390"/>
    <w:rsid w:val="00CD0BF2"/>
    <w:rsid w:val="00CD1064"/>
    <w:rsid w:val="00CD2F27"/>
    <w:rsid w:val="00CD6191"/>
    <w:rsid w:val="00CD6773"/>
    <w:rsid w:val="00CE341F"/>
    <w:rsid w:val="00CE37F7"/>
    <w:rsid w:val="00CE4233"/>
    <w:rsid w:val="00CE5C45"/>
    <w:rsid w:val="00CE6282"/>
    <w:rsid w:val="00CE671C"/>
    <w:rsid w:val="00CE6D82"/>
    <w:rsid w:val="00CE7884"/>
    <w:rsid w:val="00CE7CF8"/>
    <w:rsid w:val="00CE7F78"/>
    <w:rsid w:val="00CF0A55"/>
    <w:rsid w:val="00CF216A"/>
    <w:rsid w:val="00CF2852"/>
    <w:rsid w:val="00CF364B"/>
    <w:rsid w:val="00CF713B"/>
    <w:rsid w:val="00D05926"/>
    <w:rsid w:val="00D05E18"/>
    <w:rsid w:val="00D11FDF"/>
    <w:rsid w:val="00D15491"/>
    <w:rsid w:val="00D166B7"/>
    <w:rsid w:val="00D172D3"/>
    <w:rsid w:val="00D173C6"/>
    <w:rsid w:val="00D1740A"/>
    <w:rsid w:val="00D20250"/>
    <w:rsid w:val="00D222BC"/>
    <w:rsid w:val="00D234AC"/>
    <w:rsid w:val="00D26324"/>
    <w:rsid w:val="00D32A5D"/>
    <w:rsid w:val="00D330B0"/>
    <w:rsid w:val="00D37269"/>
    <w:rsid w:val="00D4132A"/>
    <w:rsid w:val="00D439DC"/>
    <w:rsid w:val="00D4522A"/>
    <w:rsid w:val="00D47121"/>
    <w:rsid w:val="00D47C4A"/>
    <w:rsid w:val="00D51616"/>
    <w:rsid w:val="00D5269A"/>
    <w:rsid w:val="00D54D3C"/>
    <w:rsid w:val="00D55334"/>
    <w:rsid w:val="00D5550B"/>
    <w:rsid w:val="00D62732"/>
    <w:rsid w:val="00D663C8"/>
    <w:rsid w:val="00D66F37"/>
    <w:rsid w:val="00D67EDC"/>
    <w:rsid w:val="00D70505"/>
    <w:rsid w:val="00D70A49"/>
    <w:rsid w:val="00D713E1"/>
    <w:rsid w:val="00D71E0F"/>
    <w:rsid w:val="00D74489"/>
    <w:rsid w:val="00D76F43"/>
    <w:rsid w:val="00D772E7"/>
    <w:rsid w:val="00D82CC0"/>
    <w:rsid w:val="00D86C5D"/>
    <w:rsid w:val="00D910C9"/>
    <w:rsid w:val="00D91677"/>
    <w:rsid w:val="00D93B42"/>
    <w:rsid w:val="00D93BF4"/>
    <w:rsid w:val="00D950C1"/>
    <w:rsid w:val="00D9674C"/>
    <w:rsid w:val="00D96CF3"/>
    <w:rsid w:val="00D97913"/>
    <w:rsid w:val="00DA161B"/>
    <w:rsid w:val="00DA47F1"/>
    <w:rsid w:val="00DB1005"/>
    <w:rsid w:val="00DB17E7"/>
    <w:rsid w:val="00DB543D"/>
    <w:rsid w:val="00DB5E85"/>
    <w:rsid w:val="00DB724F"/>
    <w:rsid w:val="00DB7FE5"/>
    <w:rsid w:val="00DC06C4"/>
    <w:rsid w:val="00DC1253"/>
    <w:rsid w:val="00DC16DE"/>
    <w:rsid w:val="00DC35E4"/>
    <w:rsid w:val="00DC4102"/>
    <w:rsid w:val="00DC53EE"/>
    <w:rsid w:val="00DC7630"/>
    <w:rsid w:val="00DD1428"/>
    <w:rsid w:val="00DD3BCF"/>
    <w:rsid w:val="00DD44D3"/>
    <w:rsid w:val="00DD4F06"/>
    <w:rsid w:val="00DD542B"/>
    <w:rsid w:val="00DE12F9"/>
    <w:rsid w:val="00DE2FA5"/>
    <w:rsid w:val="00DE4838"/>
    <w:rsid w:val="00DE48DE"/>
    <w:rsid w:val="00DE4987"/>
    <w:rsid w:val="00DE5B14"/>
    <w:rsid w:val="00DF00E6"/>
    <w:rsid w:val="00DF06C7"/>
    <w:rsid w:val="00DF11D8"/>
    <w:rsid w:val="00DF15AB"/>
    <w:rsid w:val="00DF3EE8"/>
    <w:rsid w:val="00DF445D"/>
    <w:rsid w:val="00DF6F4E"/>
    <w:rsid w:val="00E0027A"/>
    <w:rsid w:val="00E01B7E"/>
    <w:rsid w:val="00E01FEF"/>
    <w:rsid w:val="00E03033"/>
    <w:rsid w:val="00E045CB"/>
    <w:rsid w:val="00E04C35"/>
    <w:rsid w:val="00E06A14"/>
    <w:rsid w:val="00E11549"/>
    <w:rsid w:val="00E119B8"/>
    <w:rsid w:val="00E11AE6"/>
    <w:rsid w:val="00E158A9"/>
    <w:rsid w:val="00E17F2A"/>
    <w:rsid w:val="00E21DCE"/>
    <w:rsid w:val="00E23121"/>
    <w:rsid w:val="00E2320B"/>
    <w:rsid w:val="00E234E3"/>
    <w:rsid w:val="00E23561"/>
    <w:rsid w:val="00E23D84"/>
    <w:rsid w:val="00E25D12"/>
    <w:rsid w:val="00E27F3E"/>
    <w:rsid w:val="00E30F36"/>
    <w:rsid w:val="00E317BB"/>
    <w:rsid w:val="00E33B49"/>
    <w:rsid w:val="00E3785C"/>
    <w:rsid w:val="00E41464"/>
    <w:rsid w:val="00E44CDD"/>
    <w:rsid w:val="00E461E1"/>
    <w:rsid w:val="00E47CE4"/>
    <w:rsid w:val="00E512BE"/>
    <w:rsid w:val="00E52271"/>
    <w:rsid w:val="00E55516"/>
    <w:rsid w:val="00E573F7"/>
    <w:rsid w:val="00E60D72"/>
    <w:rsid w:val="00E62106"/>
    <w:rsid w:val="00E645A7"/>
    <w:rsid w:val="00E67D1E"/>
    <w:rsid w:val="00E7045E"/>
    <w:rsid w:val="00E77BBE"/>
    <w:rsid w:val="00E8026F"/>
    <w:rsid w:val="00E80B6F"/>
    <w:rsid w:val="00E814D1"/>
    <w:rsid w:val="00E81E9E"/>
    <w:rsid w:val="00E843B7"/>
    <w:rsid w:val="00E85DEA"/>
    <w:rsid w:val="00E917EB"/>
    <w:rsid w:val="00E91BC2"/>
    <w:rsid w:val="00E93942"/>
    <w:rsid w:val="00E95BDE"/>
    <w:rsid w:val="00E96543"/>
    <w:rsid w:val="00EA0555"/>
    <w:rsid w:val="00EA348F"/>
    <w:rsid w:val="00EA4202"/>
    <w:rsid w:val="00EA588D"/>
    <w:rsid w:val="00EA7497"/>
    <w:rsid w:val="00EB0E62"/>
    <w:rsid w:val="00EB1B4A"/>
    <w:rsid w:val="00EB289E"/>
    <w:rsid w:val="00EB30F1"/>
    <w:rsid w:val="00EB4ED8"/>
    <w:rsid w:val="00EB68A7"/>
    <w:rsid w:val="00EC0048"/>
    <w:rsid w:val="00EC051B"/>
    <w:rsid w:val="00EC1F2B"/>
    <w:rsid w:val="00EC3559"/>
    <w:rsid w:val="00EC67BA"/>
    <w:rsid w:val="00EC6C17"/>
    <w:rsid w:val="00ED069D"/>
    <w:rsid w:val="00ED16B5"/>
    <w:rsid w:val="00ED4CAC"/>
    <w:rsid w:val="00ED6587"/>
    <w:rsid w:val="00ED6E72"/>
    <w:rsid w:val="00ED791E"/>
    <w:rsid w:val="00EE0E51"/>
    <w:rsid w:val="00EE0E9C"/>
    <w:rsid w:val="00EE25BD"/>
    <w:rsid w:val="00EE65BF"/>
    <w:rsid w:val="00EE6639"/>
    <w:rsid w:val="00EE665C"/>
    <w:rsid w:val="00EE73FD"/>
    <w:rsid w:val="00EF6464"/>
    <w:rsid w:val="00EF75C0"/>
    <w:rsid w:val="00F13E76"/>
    <w:rsid w:val="00F146AB"/>
    <w:rsid w:val="00F222A6"/>
    <w:rsid w:val="00F227FB"/>
    <w:rsid w:val="00F26471"/>
    <w:rsid w:val="00F27EA6"/>
    <w:rsid w:val="00F31156"/>
    <w:rsid w:val="00F3172A"/>
    <w:rsid w:val="00F31B7D"/>
    <w:rsid w:val="00F35E56"/>
    <w:rsid w:val="00F3638A"/>
    <w:rsid w:val="00F37BF9"/>
    <w:rsid w:val="00F461C8"/>
    <w:rsid w:val="00F46BBF"/>
    <w:rsid w:val="00F46D04"/>
    <w:rsid w:val="00F473F0"/>
    <w:rsid w:val="00F47FEB"/>
    <w:rsid w:val="00F53ABD"/>
    <w:rsid w:val="00F53E28"/>
    <w:rsid w:val="00F543FA"/>
    <w:rsid w:val="00F5737A"/>
    <w:rsid w:val="00F614E1"/>
    <w:rsid w:val="00F61ADB"/>
    <w:rsid w:val="00F62494"/>
    <w:rsid w:val="00F624E0"/>
    <w:rsid w:val="00F639AC"/>
    <w:rsid w:val="00F649AA"/>
    <w:rsid w:val="00F65EF4"/>
    <w:rsid w:val="00F66CC5"/>
    <w:rsid w:val="00F66DC2"/>
    <w:rsid w:val="00F70083"/>
    <w:rsid w:val="00F708B6"/>
    <w:rsid w:val="00F70AB4"/>
    <w:rsid w:val="00F70C09"/>
    <w:rsid w:val="00F72CAB"/>
    <w:rsid w:val="00F73213"/>
    <w:rsid w:val="00F74635"/>
    <w:rsid w:val="00F74A9E"/>
    <w:rsid w:val="00F819E8"/>
    <w:rsid w:val="00F831A5"/>
    <w:rsid w:val="00F846A9"/>
    <w:rsid w:val="00F8535A"/>
    <w:rsid w:val="00F94771"/>
    <w:rsid w:val="00FA13FB"/>
    <w:rsid w:val="00FA21CD"/>
    <w:rsid w:val="00FA2570"/>
    <w:rsid w:val="00FA4106"/>
    <w:rsid w:val="00FA7177"/>
    <w:rsid w:val="00FB0A85"/>
    <w:rsid w:val="00FB12D3"/>
    <w:rsid w:val="00FB403A"/>
    <w:rsid w:val="00FB5EFD"/>
    <w:rsid w:val="00FB61C3"/>
    <w:rsid w:val="00FB7B25"/>
    <w:rsid w:val="00FC0FBC"/>
    <w:rsid w:val="00FC258C"/>
    <w:rsid w:val="00FC289B"/>
    <w:rsid w:val="00FC32BB"/>
    <w:rsid w:val="00FC3DDE"/>
    <w:rsid w:val="00FC4FE2"/>
    <w:rsid w:val="00FC5A3C"/>
    <w:rsid w:val="00FC68C9"/>
    <w:rsid w:val="00FC7D29"/>
    <w:rsid w:val="00FD0FF7"/>
    <w:rsid w:val="00FD1C2D"/>
    <w:rsid w:val="00FD39B6"/>
    <w:rsid w:val="00FD49FA"/>
    <w:rsid w:val="00FD5054"/>
    <w:rsid w:val="00FD741A"/>
    <w:rsid w:val="00FE0023"/>
    <w:rsid w:val="00FE41F6"/>
    <w:rsid w:val="00FE5032"/>
    <w:rsid w:val="00FE5D9C"/>
    <w:rsid w:val="00FF0230"/>
    <w:rsid w:val="00FF055F"/>
    <w:rsid w:val="00FF1C2D"/>
    <w:rsid w:val="00FF3786"/>
    <w:rsid w:val="00FF3AEB"/>
    <w:rsid w:val="00FF4158"/>
    <w:rsid w:val="00FF532B"/>
    <w:rsid w:val="00FF5693"/>
    <w:rsid w:val="00FF78B5"/>
    <w:rsid w:val="00FF7B3D"/>
    <w:rsid w:val="00FF7DDD"/>
    <w:rsid w:val="012F75CD"/>
    <w:rsid w:val="03F4CACF"/>
    <w:rsid w:val="07F1C79C"/>
    <w:rsid w:val="093508CB"/>
    <w:rsid w:val="0A6A68AE"/>
    <w:rsid w:val="0C289EF9"/>
    <w:rsid w:val="0F504398"/>
    <w:rsid w:val="10015388"/>
    <w:rsid w:val="1254AF70"/>
    <w:rsid w:val="134E8C9C"/>
    <w:rsid w:val="1952C80A"/>
    <w:rsid w:val="1F983981"/>
    <w:rsid w:val="2B72EDAF"/>
    <w:rsid w:val="3292A1A0"/>
    <w:rsid w:val="33A51361"/>
    <w:rsid w:val="3491897B"/>
    <w:rsid w:val="3625D5B9"/>
    <w:rsid w:val="36D67428"/>
    <w:rsid w:val="375E3D54"/>
    <w:rsid w:val="37CE6ED8"/>
    <w:rsid w:val="38204D15"/>
    <w:rsid w:val="39A1E1F5"/>
    <w:rsid w:val="4097EF98"/>
    <w:rsid w:val="40C7148F"/>
    <w:rsid w:val="44996B87"/>
    <w:rsid w:val="4624FFB7"/>
    <w:rsid w:val="465FAE62"/>
    <w:rsid w:val="46A47F66"/>
    <w:rsid w:val="4959D6AF"/>
    <w:rsid w:val="4A3A3F55"/>
    <w:rsid w:val="4C21B2CB"/>
    <w:rsid w:val="506351EA"/>
    <w:rsid w:val="50C4FA82"/>
    <w:rsid w:val="54253FA8"/>
    <w:rsid w:val="570985BC"/>
    <w:rsid w:val="5DF84F4F"/>
    <w:rsid w:val="62ED6B98"/>
    <w:rsid w:val="64090C1B"/>
    <w:rsid w:val="65109066"/>
    <w:rsid w:val="65831C5B"/>
    <w:rsid w:val="67D70FC0"/>
    <w:rsid w:val="6AD79A1C"/>
    <w:rsid w:val="71B4CD08"/>
    <w:rsid w:val="71B7F477"/>
    <w:rsid w:val="71F53216"/>
    <w:rsid w:val="728B5B2D"/>
    <w:rsid w:val="7432CC5D"/>
    <w:rsid w:val="74BE8B87"/>
    <w:rsid w:val="7557524F"/>
    <w:rsid w:val="76FF5D21"/>
    <w:rsid w:val="778989C9"/>
    <w:rsid w:val="789E88E8"/>
    <w:rsid w:val="7C36DF08"/>
    <w:rsid w:val="7DAF4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5CDC7F"/>
  <w15:chartTrackingRefBased/>
  <w15:docId w15:val="{00E26731-941E-4C4E-AAB5-C71119C4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before="100" w:beforeAutospacing="1" w:after="24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D130F"/>
    <w:pPr>
      <w:keepNext/>
      <w:spacing w:before="120" w:beforeAutospacing="0" w:after="120"/>
      <w:jc w:val="center"/>
      <w:outlineLvl w:val="0"/>
    </w:pPr>
    <w:rPr>
      <w:rFonts w:eastAsia="Times New Roman"/>
      <w:b/>
      <w:sz w:val="30"/>
      <w:szCs w:val="24"/>
    </w:rPr>
  </w:style>
  <w:style w:type="paragraph" w:styleId="Heading2">
    <w:name w:val="heading 2"/>
    <w:basedOn w:val="Normal"/>
    <w:next w:val="Normal"/>
    <w:link w:val="Heading2Char"/>
    <w:uiPriority w:val="9"/>
    <w:unhideWhenUsed/>
    <w:qFormat/>
    <w:rsid w:val="00B37A4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011F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6A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2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22CF"/>
  </w:style>
  <w:style w:type="paragraph" w:styleId="Footer">
    <w:name w:val="footer"/>
    <w:basedOn w:val="Normal"/>
    <w:link w:val="FooterChar"/>
    <w:uiPriority w:val="99"/>
    <w:unhideWhenUsed/>
    <w:rsid w:val="001F22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22CF"/>
  </w:style>
  <w:style w:type="paragraph" w:customStyle="1" w:styleId="paragraph">
    <w:name w:val="paragraph"/>
    <w:basedOn w:val="Normal"/>
    <w:rsid w:val="005F5766"/>
    <w:pPr>
      <w:spacing w:after="100" w:afterAutospacing="1" w:line="240" w:lineRule="auto"/>
    </w:pPr>
    <w:rPr>
      <w:rFonts w:eastAsia="Times New Roman"/>
      <w:sz w:val="24"/>
      <w:szCs w:val="24"/>
    </w:rPr>
  </w:style>
  <w:style w:type="character" w:customStyle="1" w:styleId="normaltextrun">
    <w:name w:val="normaltextrun"/>
    <w:basedOn w:val="DefaultParagraphFont"/>
    <w:rsid w:val="005F5766"/>
  </w:style>
  <w:style w:type="character" w:customStyle="1" w:styleId="eop">
    <w:name w:val="eop"/>
    <w:basedOn w:val="DefaultParagraphFont"/>
    <w:rsid w:val="005F5766"/>
  </w:style>
  <w:style w:type="character" w:customStyle="1" w:styleId="spellingerror">
    <w:name w:val="spellingerror"/>
    <w:basedOn w:val="DefaultParagraphFont"/>
    <w:rsid w:val="005F5766"/>
  </w:style>
  <w:style w:type="character" w:customStyle="1" w:styleId="tabchar">
    <w:name w:val="tabchar"/>
    <w:basedOn w:val="DefaultParagraphFont"/>
    <w:rsid w:val="005F5766"/>
  </w:style>
  <w:style w:type="paragraph" w:styleId="BodyText">
    <w:name w:val="Body Text"/>
    <w:basedOn w:val="Normal"/>
    <w:link w:val="BodyTextChar"/>
    <w:uiPriority w:val="1"/>
    <w:qFormat/>
    <w:rsid w:val="00706384"/>
    <w:pPr>
      <w:widowControl w:val="0"/>
      <w:autoSpaceDE w:val="0"/>
      <w:autoSpaceDN w:val="0"/>
      <w:spacing w:before="0" w:beforeAutospacing="0" w:after="0" w:line="240" w:lineRule="auto"/>
    </w:pPr>
    <w:rPr>
      <w:rFonts w:eastAsia="Times New Roman"/>
    </w:rPr>
  </w:style>
  <w:style w:type="character" w:customStyle="1" w:styleId="BodyTextChar">
    <w:name w:val="Body Text Char"/>
    <w:basedOn w:val="DefaultParagraphFont"/>
    <w:link w:val="BodyText"/>
    <w:uiPriority w:val="1"/>
    <w:rsid w:val="00706384"/>
    <w:rPr>
      <w:rFonts w:eastAsia="Times New Roman"/>
    </w:rPr>
  </w:style>
  <w:style w:type="paragraph" w:styleId="ListParagraph">
    <w:name w:val="List Paragraph"/>
    <w:basedOn w:val="Normal"/>
    <w:uiPriority w:val="34"/>
    <w:qFormat/>
    <w:rsid w:val="00706384"/>
    <w:pPr>
      <w:widowControl w:val="0"/>
      <w:autoSpaceDE w:val="0"/>
      <w:autoSpaceDN w:val="0"/>
      <w:spacing w:before="0" w:beforeAutospacing="0" w:after="0" w:line="240" w:lineRule="auto"/>
      <w:ind w:left="1036" w:hanging="361"/>
    </w:pPr>
    <w:rPr>
      <w:rFonts w:eastAsia="Times New Roman"/>
      <w:sz w:val="22"/>
      <w:szCs w:val="22"/>
    </w:rPr>
  </w:style>
  <w:style w:type="table" w:styleId="TableGrid">
    <w:name w:val="Table Grid"/>
    <w:basedOn w:val="TableNormal"/>
    <w:uiPriority w:val="39"/>
    <w:rsid w:val="002B5C97"/>
    <w:pPr>
      <w:spacing w:before="0" w:beforeAutospacing="0" w:after="0" w:line="240" w:lineRule="auto"/>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0D130F"/>
    <w:rPr>
      <w:rFonts w:eastAsia="Times New Roman"/>
      <w:b/>
      <w:sz w:val="30"/>
      <w:szCs w:val="24"/>
    </w:rPr>
  </w:style>
  <w:style w:type="paragraph" w:styleId="NoSpacing">
    <w:name w:val="No Spacing"/>
    <w:uiPriority w:val="1"/>
    <w:qFormat/>
    <w:rsid w:val="00C90F3B"/>
    <w:pPr>
      <w:spacing w:before="0" w:after="0" w:line="240" w:lineRule="auto"/>
    </w:pPr>
  </w:style>
  <w:style w:type="character" w:customStyle="1" w:styleId="Heading2Char">
    <w:name w:val="Heading 2 Char"/>
    <w:basedOn w:val="DefaultParagraphFont"/>
    <w:link w:val="Heading2"/>
    <w:uiPriority w:val="9"/>
    <w:rsid w:val="00B37A46"/>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011F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16AAD"/>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C91566"/>
    <w:pPr>
      <w:tabs>
        <w:tab w:val="right" w:leader="dot" w:pos="9111"/>
      </w:tabs>
      <w:spacing w:after="100"/>
    </w:pPr>
    <w:rPr>
      <w:b/>
      <w:noProof/>
    </w:rPr>
  </w:style>
  <w:style w:type="paragraph" w:styleId="TOC2">
    <w:name w:val="toc 2"/>
    <w:basedOn w:val="Normal"/>
    <w:next w:val="Normal"/>
    <w:autoRedefine/>
    <w:uiPriority w:val="39"/>
    <w:unhideWhenUsed/>
    <w:rsid w:val="00B15D58"/>
    <w:pPr>
      <w:tabs>
        <w:tab w:val="right" w:leader="dot" w:pos="9111"/>
      </w:tabs>
      <w:spacing w:after="100"/>
      <w:ind w:left="260"/>
      <w:pPrChange w:id="0" w:author="NGUYỄN HOÀNG LONG" w:date="2021-01-05T12:29:00Z">
        <w:pPr>
          <w:spacing w:before="100" w:beforeAutospacing="1" w:after="100" w:line="360" w:lineRule="auto"/>
          <w:ind w:left="260"/>
        </w:pPr>
      </w:pPrChange>
    </w:pPr>
    <w:rPr>
      <w:b/>
      <w:noProof/>
      <w:rPrChange w:id="0" w:author="NGUYỄN HOÀNG LONG" w:date="2021-01-05T12:29:00Z">
        <w:rPr>
          <w:rFonts w:eastAsiaTheme="minorHAnsi"/>
          <w:sz w:val="26"/>
          <w:szCs w:val="26"/>
          <w:lang w:val="en-US" w:eastAsia="en-US" w:bidi="ar-SA"/>
        </w:rPr>
      </w:rPrChange>
    </w:rPr>
  </w:style>
  <w:style w:type="paragraph" w:styleId="TOC3">
    <w:name w:val="toc 3"/>
    <w:basedOn w:val="Normal"/>
    <w:next w:val="Normal"/>
    <w:autoRedefine/>
    <w:uiPriority w:val="39"/>
    <w:unhideWhenUsed/>
    <w:rsid w:val="00FC32BB"/>
    <w:pPr>
      <w:tabs>
        <w:tab w:val="right" w:leader="dot" w:pos="9111"/>
      </w:tabs>
      <w:spacing w:after="100"/>
      <w:ind w:left="520"/>
    </w:pPr>
  </w:style>
  <w:style w:type="paragraph" w:styleId="TOC4">
    <w:name w:val="toc 4"/>
    <w:basedOn w:val="Normal"/>
    <w:next w:val="Normal"/>
    <w:autoRedefine/>
    <w:uiPriority w:val="39"/>
    <w:unhideWhenUsed/>
    <w:rsid w:val="00E33B49"/>
    <w:pPr>
      <w:spacing w:after="100"/>
      <w:ind w:left="780"/>
    </w:pPr>
  </w:style>
  <w:style w:type="character" w:styleId="Hyperlink">
    <w:name w:val="Hyperlink"/>
    <w:basedOn w:val="DefaultParagraphFont"/>
    <w:uiPriority w:val="99"/>
    <w:unhideWhenUsed/>
    <w:rsid w:val="00E33B49"/>
    <w:rPr>
      <w:color w:val="0563C1" w:themeColor="hyperlink"/>
      <w:u w:val="single"/>
    </w:rPr>
  </w:style>
  <w:style w:type="character" w:styleId="PlaceholderText">
    <w:name w:val="Placeholder Text"/>
    <w:basedOn w:val="DefaultParagraphFont"/>
    <w:uiPriority w:val="99"/>
    <w:semiHidden/>
    <w:rsid w:val="00AC31D2"/>
    <w:rPr>
      <w:color w:val="808080"/>
    </w:rPr>
  </w:style>
  <w:style w:type="character" w:customStyle="1" w:styleId="findhit">
    <w:name w:val="findhit"/>
    <w:basedOn w:val="DefaultParagraphFont"/>
    <w:rsid w:val="00737B1B"/>
  </w:style>
  <w:style w:type="character" w:customStyle="1" w:styleId="UnresolvedMention">
    <w:name w:val="Unresolved Mention"/>
    <w:basedOn w:val="DefaultParagraphFont"/>
    <w:uiPriority w:val="99"/>
    <w:semiHidden/>
    <w:unhideWhenUsed/>
    <w:rsid w:val="001B0EC5"/>
    <w:rPr>
      <w:color w:val="605E5C"/>
      <w:shd w:val="clear" w:color="auto" w:fill="E1DFDD"/>
    </w:rPr>
  </w:style>
  <w:style w:type="character" w:styleId="FollowedHyperlink">
    <w:name w:val="FollowedHyperlink"/>
    <w:basedOn w:val="DefaultParagraphFont"/>
    <w:uiPriority w:val="99"/>
    <w:semiHidden/>
    <w:unhideWhenUsed/>
    <w:rsid w:val="001B0EC5"/>
    <w:rPr>
      <w:color w:val="954F72" w:themeColor="followedHyperlink"/>
      <w:u w:val="single"/>
    </w:rPr>
  </w:style>
  <w:style w:type="paragraph" w:customStyle="1" w:styleId="FIGURE">
    <w:name w:val="FIGURE"/>
    <w:basedOn w:val="Normal"/>
    <w:qFormat/>
    <w:rsid w:val="004C3EF2"/>
    <w:pPr>
      <w:spacing w:before="160" w:after="160"/>
      <w:jc w:val="center"/>
    </w:pPr>
    <w:rPr>
      <w:i/>
      <w:iCs/>
      <w:color w:val="000000"/>
      <w:sz w:val="22"/>
      <w:szCs w:val="22"/>
      <w:shd w:val="clear" w:color="auto" w:fill="FFFFFF"/>
    </w:rPr>
  </w:style>
  <w:style w:type="character" w:styleId="CommentReference">
    <w:name w:val="annotation reference"/>
    <w:basedOn w:val="DefaultParagraphFont"/>
    <w:uiPriority w:val="99"/>
    <w:semiHidden/>
    <w:unhideWhenUsed/>
    <w:rsid w:val="005965C4"/>
    <w:rPr>
      <w:sz w:val="16"/>
      <w:szCs w:val="16"/>
    </w:rPr>
  </w:style>
  <w:style w:type="paragraph" w:styleId="CommentText">
    <w:name w:val="annotation text"/>
    <w:basedOn w:val="Normal"/>
    <w:link w:val="CommentTextChar"/>
    <w:uiPriority w:val="99"/>
    <w:semiHidden/>
    <w:unhideWhenUsed/>
    <w:rsid w:val="005965C4"/>
    <w:pPr>
      <w:spacing w:line="240" w:lineRule="auto"/>
    </w:pPr>
    <w:rPr>
      <w:sz w:val="20"/>
      <w:szCs w:val="20"/>
    </w:rPr>
  </w:style>
  <w:style w:type="character" w:customStyle="1" w:styleId="CommentTextChar">
    <w:name w:val="Comment Text Char"/>
    <w:basedOn w:val="DefaultParagraphFont"/>
    <w:link w:val="CommentText"/>
    <w:uiPriority w:val="99"/>
    <w:semiHidden/>
    <w:rsid w:val="005965C4"/>
    <w:rPr>
      <w:sz w:val="20"/>
      <w:szCs w:val="20"/>
    </w:rPr>
  </w:style>
  <w:style w:type="paragraph" w:styleId="CommentSubject">
    <w:name w:val="annotation subject"/>
    <w:basedOn w:val="CommentText"/>
    <w:next w:val="CommentText"/>
    <w:link w:val="CommentSubjectChar"/>
    <w:uiPriority w:val="99"/>
    <w:semiHidden/>
    <w:unhideWhenUsed/>
    <w:rsid w:val="005965C4"/>
    <w:rPr>
      <w:b/>
      <w:bCs/>
    </w:rPr>
  </w:style>
  <w:style w:type="character" w:customStyle="1" w:styleId="CommentSubjectChar">
    <w:name w:val="Comment Subject Char"/>
    <w:basedOn w:val="CommentTextChar"/>
    <w:link w:val="CommentSubject"/>
    <w:uiPriority w:val="99"/>
    <w:semiHidden/>
    <w:rsid w:val="005965C4"/>
    <w:rPr>
      <w:b/>
      <w:bCs/>
      <w:sz w:val="20"/>
      <w:szCs w:val="20"/>
    </w:rPr>
  </w:style>
  <w:style w:type="paragraph" w:styleId="BalloonText">
    <w:name w:val="Balloon Text"/>
    <w:basedOn w:val="Normal"/>
    <w:link w:val="BalloonTextChar"/>
    <w:uiPriority w:val="99"/>
    <w:semiHidden/>
    <w:unhideWhenUsed/>
    <w:rsid w:val="005965C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5C4"/>
    <w:rPr>
      <w:rFonts w:ascii="Segoe UI" w:hAnsi="Segoe UI" w:cs="Segoe UI"/>
      <w:sz w:val="18"/>
      <w:szCs w:val="18"/>
    </w:rPr>
  </w:style>
  <w:style w:type="paragraph" w:customStyle="1" w:styleId="table">
    <w:name w:val="table"/>
    <w:basedOn w:val="Normal"/>
    <w:link w:val="tableChar"/>
    <w:qFormat/>
    <w:rsid w:val="00E06A14"/>
    <w:pPr>
      <w:jc w:val="center"/>
    </w:pPr>
    <w:rPr>
      <w:bCs/>
      <w:i/>
      <w:sz w:val="22"/>
    </w:rPr>
  </w:style>
  <w:style w:type="character" w:customStyle="1" w:styleId="tableChar">
    <w:name w:val="table Char"/>
    <w:basedOn w:val="DefaultParagraphFont"/>
    <w:link w:val="table"/>
    <w:rsid w:val="00E06A14"/>
    <w:rPr>
      <w:bCs/>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05">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3">
          <w:marLeft w:val="0"/>
          <w:marRight w:val="0"/>
          <w:marTop w:val="0"/>
          <w:marBottom w:val="0"/>
          <w:divBdr>
            <w:top w:val="none" w:sz="0" w:space="0" w:color="auto"/>
            <w:left w:val="none" w:sz="0" w:space="0" w:color="auto"/>
            <w:bottom w:val="none" w:sz="0" w:space="0" w:color="auto"/>
            <w:right w:val="none" w:sz="0" w:space="0" w:color="auto"/>
          </w:divBdr>
        </w:div>
        <w:div w:id="1073435202">
          <w:marLeft w:val="0"/>
          <w:marRight w:val="0"/>
          <w:marTop w:val="0"/>
          <w:marBottom w:val="0"/>
          <w:divBdr>
            <w:top w:val="none" w:sz="0" w:space="0" w:color="auto"/>
            <w:left w:val="none" w:sz="0" w:space="0" w:color="auto"/>
            <w:bottom w:val="none" w:sz="0" w:space="0" w:color="auto"/>
            <w:right w:val="none" w:sz="0" w:space="0" w:color="auto"/>
          </w:divBdr>
        </w:div>
        <w:div w:id="1144346305">
          <w:marLeft w:val="0"/>
          <w:marRight w:val="0"/>
          <w:marTop w:val="0"/>
          <w:marBottom w:val="0"/>
          <w:divBdr>
            <w:top w:val="none" w:sz="0" w:space="0" w:color="auto"/>
            <w:left w:val="none" w:sz="0" w:space="0" w:color="auto"/>
            <w:bottom w:val="none" w:sz="0" w:space="0" w:color="auto"/>
            <w:right w:val="none" w:sz="0" w:space="0" w:color="auto"/>
          </w:divBdr>
        </w:div>
        <w:div w:id="1300955535">
          <w:marLeft w:val="0"/>
          <w:marRight w:val="0"/>
          <w:marTop w:val="0"/>
          <w:marBottom w:val="0"/>
          <w:divBdr>
            <w:top w:val="none" w:sz="0" w:space="0" w:color="auto"/>
            <w:left w:val="none" w:sz="0" w:space="0" w:color="auto"/>
            <w:bottom w:val="none" w:sz="0" w:space="0" w:color="auto"/>
            <w:right w:val="none" w:sz="0" w:space="0" w:color="auto"/>
          </w:divBdr>
        </w:div>
        <w:div w:id="1393230993">
          <w:marLeft w:val="0"/>
          <w:marRight w:val="0"/>
          <w:marTop w:val="0"/>
          <w:marBottom w:val="0"/>
          <w:divBdr>
            <w:top w:val="none" w:sz="0" w:space="0" w:color="auto"/>
            <w:left w:val="none" w:sz="0" w:space="0" w:color="auto"/>
            <w:bottom w:val="none" w:sz="0" w:space="0" w:color="auto"/>
            <w:right w:val="none" w:sz="0" w:space="0" w:color="auto"/>
          </w:divBdr>
        </w:div>
        <w:div w:id="1544095530">
          <w:marLeft w:val="0"/>
          <w:marRight w:val="0"/>
          <w:marTop w:val="0"/>
          <w:marBottom w:val="0"/>
          <w:divBdr>
            <w:top w:val="none" w:sz="0" w:space="0" w:color="auto"/>
            <w:left w:val="none" w:sz="0" w:space="0" w:color="auto"/>
            <w:bottom w:val="none" w:sz="0" w:space="0" w:color="auto"/>
            <w:right w:val="none" w:sz="0" w:space="0" w:color="auto"/>
          </w:divBdr>
        </w:div>
        <w:div w:id="1661883411">
          <w:marLeft w:val="0"/>
          <w:marRight w:val="0"/>
          <w:marTop w:val="0"/>
          <w:marBottom w:val="0"/>
          <w:divBdr>
            <w:top w:val="none" w:sz="0" w:space="0" w:color="auto"/>
            <w:left w:val="none" w:sz="0" w:space="0" w:color="auto"/>
            <w:bottom w:val="none" w:sz="0" w:space="0" w:color="auto"/>
            <w:right w:val="none" w:sz="0" w:space="0" w:color="auto"/>
          </w:divBdr>
        </w:div>
        <w:div w:id="1850758176">
          <w:marLeft w:val="0"/>
          <w:marRight w:val="0"/>
          <w:marTop w:val="0"/>
          <w:marBottom w:val="0"/>
          <w:divBdr>
            <w:top w:val="none" w:sz="0" w:space="0" w:color="auto"/>
            <w:left w:val="none" w:sz="0" w:space="0" w:color="auto"/>
            <w:bottom w:val="none" w:sz="0" w:space="0" w:color="auto"/>
            <w:right w:val="none" w:sz="0" w:space="0" w:color="auto"/>
          </w:divBdr>
        </w:div>
        <w:div w:id="2133357942">
          <w:marLeft w:val="0"/>
          <w:marRight w:val="0"/>
          <w:marTop w:val="0"/>
          <w:marBottom w:val="0"/>
          <w:divBdr>
            <w:top w:val="none" w:sz="0" w:space="0" w:color="auto"/>
            <w:left w:val="none" w:sz="0" w:space="0" w:color="auto"/>
            <w:bottom w:val="none" w:sz="0" w:space="0" w:color="auto"/>
            <w:right w:val="none" w:sz="0" w:space="0" w:color="auto"/>
          </w:divBdr>
        </w:div>
      </w:divsChild>
    </w:div>
    <w:div w:id="16470446">
      <w:bodyDiv w:val="1"/>
      <w:marLeft w:val="0"/>
      <w:marRight w:val="0"/>
      <w:marTop w:val="0"/>
      <w:marBottom w:val="0"/>
      <w:divBdr>
        <w:top w:val="none" w:sz="0" w:space="0" w:color="auto"/>
        <w:left w:val="none" w:sz="0" w:space="0" w:color="auto"/>
        <w:bottom w:val="none" w:sz="0" w:space="0" w:color="auto"/>
        <w:right w:val="none" w:sz="0" w:space="0" w:color="auto"/>
      </w:divBdr>
      <w:divsChild>
        <w:div w:id="64301175">
          <w:marLeft w:val="0"/>
          <w:marRight w:val="0"/>
          <w:marTop w:val="0"/>
          <w:marBottom w:val="0"/>
          <w:divBdr>
            <w:top w:val="none" w:sz="0" w:space="0" w:color="auto"/>
            <w:left w:val="none" w:sz="0" w:space="0" w:color="auto"/>
            <w:bottom w:val="none" w:sz="0" w:space="0" w:color="auto"/>
            <w:right w:val="none" w:sz="0" w:space="0" w:color="auto"/>
          </w:divBdr>
        </w:div>
        <w:div w:id="592855897">
          <w:marLeft w:val="0"/>
          <w:marRight w:val="0"/>
          <w:marTop w:val="0"/>
          <w:marBottom w:val="0"/>
          <w:divBdr>
            <w:top w:val="none" w:sz="0" w:space="0" w:color="auto"/>
            <w:left w:val="none" w:sz="0" w:space="0" w:color="auto"/>
            <w:bottom w:val="none" w:sz="0" w:space="0" w:color="auto"/>
            <w:right w:val="none" w:sz="0" w:space="0" w:color="auto"/>
          </w:divBdr>
        </w:div>
        <w:div w:id="733889664">
          <w:marLeft w:val="0"/>
          <w:marRight w:val="0"/>
          <w:marTop w:val="0"/>
          <w:marBottom w:val="0"/>
          <w:divBdr>
            <w:top w:val="none" w:sz="0" w:space="0" w:color="auto"/>
            <w:left w:val="none" w:sz="0" w:space="0" w:color="auto"/>
            <w:bottom w:val="none" w:sz="0" w:space="0" w:color="auto"/>
            <w:right w:val="none" w:sz="0" w:space="0" w:color="auto"/>
          </w:divBdr>
        </w:div>
        <w:div w:id="962613771">
          <w:marLeft w:val="0"/>
          <w:marRight w:val="0"/>
          <w:marTop w:val="0"/>
          <w:marBottom w:val="0"/>
          <w:divBdr>
            <w:top w:val="none" w:sz="0" w:space="0" w:color="auto"/>
            <w:left w:val="none" w:sz="0" w:space="0" w:color="auto"/>
            <w:bottom w:val="none" w:sz="0" w:space="0" w:color="auto"/>
            <w:right w:val="none" w:sz="0" w:space="0" w:color="auto"/>
          </w:divBdr>
        </w:div>
        <w:div w:id="1005672063">
          <w:marLeft w:val="0"/>
          <w:marRight w:val="0"/>
          <w:marTop w:val="0"/>
          <w:marBottom w:val="0"/>
          <w:divBdr>
            <w:top w:val="none" w:sz="0" w:space="0" w:color="auto"/>
            <w:left w:val="none" w:sz="0" w:space="0" w:color="auto"/>
            <w:bottom w:val="none" w:sz="0" w:space="0" w:color="auto"/>
            <w:right w:val="none" w:sz="0" w:space="0" w:color="auto"/>
          </w:divBdr>
        </w:div>
        <w:div w:id="1064182943">
          <w:marLeft w:val="0"/>
          <w:marRight w:val="0"/>
          <w:marTop w:val="0"/>
          <w:marBottom w:val="0"/>
          <w:divBdr>
            <w:top w:val="none" w:sz="0" w:space="0" w:color="auto"/>
            <w:left w:val="none" w:sz="0" w:space="0" w:color="auto"/>
            <w:bottom w:val="none" w:sz="0" w:space="0" w:color="auto"/>
            <w:right w:val="none" w:sz="0" w:space="0" w:color="auto"/>
          </w:divBdr>
        </w:div>
        <w:div w:id="1208956698">
          <w:marLeft w:val="0"/>
          <w:marRight w:val="0"/>
          <w:marTop w:val="0"/>
          <w:marBottom w:val="0"/>
          <w:divBdr>
            <w:top w:val="none" w:sz="0" w:space="0" w:color="auto"/>
            <w:left w:val="none" w:sz="0" w:space="0" w:color="auto"/>
            <w:bottom w:val="none" w:sz="0" w:space="0" w:color="auto"/>
            <w:right w:val="none" w:sz="0" w:space="0" w:color="auto"/>
          </w:divBdr>
        </w:div>
        <w:div w:id="1752651916">
          <w:marLeft w:val="0"/>
          <w:marRight w:val="0"/>
          <w:marTop w:val="0"/>
          <w:marBottom w:val="0"/>
          <w:divBdr>
            <w:top w:val="none" w:sz="0" w:space="0" w:color="auto"/>
            <w:left w:val="none" w:sz="0" w:space="0" w:color="auto"/>
            <w:bottom w:val="none" w:sz="0" w:space="0" w:color="auto"/>
            <w:right w:val="none" w:sz="0" w:space="0" w:color="auto"/>
          </w:divBdr>
        </w:div>
        <w:div w:id="1816335870">
          <w:marLeft w:val="0"/>
          <w:marRight w:val="0"/>
          <w:marTop w:val="0"/>
          <w:marBottom w:val="0"/>
          <w:divBdr>
            <w:top w:val="none" w:sz="0" w:space="0" w:color="auto"/>
            <w:left w:val="none" w:sz="0" w:space="0" w:color="auto"/>
            <w:bottom w:val="none" w:sz="0" w:space="0" w:color="auto"/>
            <w:right w:val="none" w:sz="0" w:space="0" w:color="auto"/>
          </w:divBdr>
        </w:div>
        <w:div w:id="2030984063">
          <w:marLeft w:val="0"/>
          <w:marRight w:val="0"/>
          <w:marTop w:val="0"/>
          <w:marBottom w:val="0"/>
          <w:divBdr>
            <w:top w:val="none" w:sz="0" w:space="0" w:color="auto"/>
            <w:left w:val="none" w:sz="0" w:space="0" w:color="auto"/>
            <w:bottom w:val="none" w:sz="0" w:space="0" w:color="auto"/>
            <w:right w:val="none" w:sz="0" w:space="0" w:color="auto"/>
          </w:divBdr>
        </w:div>
        <w:div w:id="2141800908">
          <w:marLeft w:val="0"/>
          <w:marRight w:val="0"/>
          <w:marTop w:val="0"/>
          <w:marBottom w:val="0"/>
          <w:divBdr>
            <w:top w:val="none" w:sz="0" w:space="0" w:color="auto"/>
            <w:left w:val="none" w:sz="0" w:space="0" w:color="auto"/>
            <w:bottom w:val="none" w:sz="0" w:space="0" w:color="auto"/>
            <w:right w:val="none" w:sz="0" w:space="0" w:color="auto"/>
          </w:divBdr>
        </w:div>
      </w:divsChild>
    </w:div>
    <w:div w:id="111704832">
      <w:bodyDiv w:val="1"/>
      <w:marLeft w:val="0"/>
      <w:marRight w:val="0"/>
      <w:marTop w:val="0"/>
      <w:marBottom w:val="0"/>
      <w:divBdr>
        <w:top w:val="none" w:sz="0" w:space="0" w:color="auto"/>
        <w:left w:val="none" w:sz="0" w:space="0" w:color="auto"/>
        <w:bottom w:val="none" w:sz="0" w:space="0" w:color="auto"/>
        <w:right w:val="none" w:sz="0" w:space="0" w:color="auto"/>
      </w:divBdr>
      <w:divsChild>
        <w:div w:id="157430395">
          <w:marLeft w:val="0"/>
          <w:marRight w:val="0"/>
          <w:marTop w:val="0"/>
          <w:marBottom w:val="0"/>
          <w:divBdr>
            <w:top w:val="none" w:sz="0" w:space="0" w:color="auto"/>
            <w:left w:val="none" w:sz="0" w:space="0" w:color="auto"/>
            <w:bottom w:val="none" w:sz="0" w:space="0" w:color="auto"/>
            <w:right w:val="none" w:sz="0" w:space="0" w:color="auto"/>
          </w:divBdr>
        </w:div>
        <w:div w:id="626396534">
          <w:marLeft w:val="0"/>
          <w:marRight w:val="0"/>
          <w:marTop w:val="0"/>
          <w:marBottom w:val="0"/>
          <w:divBdr>
            <w:top w:val="none" w:sz="0" w:space="0" w:color="auto"/>
            <w:left w:val="none" w:sz="0" w:space="0" w:color="auto"/>
            <w:bottom w:val="none" w:sz="0" w:space="0" w:color="auto"/>
            <w:right w:val="none" w:sz="0" w:space="0" w:color="auto"/>
          </w:divBdr>
        </w:div>
        <w:div w:id="1809855291">
          <w:marLeft w:val="0"/>
          <w:marRight w:val="0"/>
          <w:marTop w:val="0"/>
          <w:marBottom w:val="0"/>
          <w:divBdr>
            <w:top w:val="none" w:sz="0" w:space="0" w:color="auto"/>
            <w:left w:val="none" w:sz="0" w:space="0" w:color="auto"/>
            <w:bottom w:val="none" w:sz="0" w:space="0" w:color="auto"/>
            <w:right w:val="none" w:sz="0" w:space="0" w:color="auto"/>
          </w:divBdr>
        </w:div>
      </w:divsChild>
    </w:div>
    <w:div w:id="130174514">
      <w:bodyDiv w:val="1"/>
      <w:marLeft w:val="0"/>
      <w:marRight w:val="0"/>
      <w:marTop w:val="0"/>
      <w:marBottom w:val="0"/>
      <w:divBdr>
        <w:top w:val="none" w:sz="0" w:space="0" w:color="auto"/>
        <w:left w:val="none" w:sz="0" w:space="0" w:color="auto"/>
        <w:bottom w:val="none" w:sz="0" w:space="0" w:color="auto"/>
        <w:right w:val="none" w:sz="0" w:space="0" w:color="auto"/>
      </w:divBdr>
    </w:div>
    <w:div w:id="205335045">
      <w:bodyDiv w:val="1"/>
      <w:marLeft w:val="0"/>
      <w:marRight w:val="0"/>
      <w:marTop w:val="0"/>
      <w:marBottom w:val="0"/>
      <w:divBdr>
        <w:top w:val="none" w:sz="0" w:space="0" w:color="auto"/>
        <w:left w:val="none" w:sz="0" w:space="0" w:color="auto"/>
        <w:bottom w:val="none" w:sz="0" w:space="0" w:color="auto"/>
        <w:right w:val="none" w:sz="0" w:space="0" w:color="auto"/>
      </w:divBdr>
    </w:div>
    <w:div w:id="207184600">
      <w:bodyDiv w:val="1"/>
      <w:marLeft w:val="0"/>
      <w:marRight w:val="0"/>
      <w:marTop w:val="0"/>
      <w:marBottom w:val="0"/>
      <w:divBdr>
        <w:top w:val="none" w:sz="0" w:space="0" w:color="auto"/>
        <w:left w:val="none" w:sz="0" w:space="0" w:color="auto"/>
        <w:bottom w:val="none" w:sz="0" w:space="0" w:color="auto"/>
        <w:right w:val="none" w:sz="0" w:space="0" w:color="auto"/>
      </w:divBdr>
      <w:divsChild>
        <w:div w:id="20251476">
          <w:marLeft w:val="0"/>
          <w:marRight w:val="0"/>
          <w:marTop w:val="100"/>
          <w:marBottom w:val="0"/>
          <w:divBdr>
            <w:top w:val="none" w:sz="0" w:space="0" w:color="auto"/>
            <w:left w:val="none" w:sz="0" w:space="0" w:color="auto"/>
            <w:bottom w:val="none" w:sz="0" w:space="0" w:color="auto"/>
            <w:right w:val="none" w:sz="0" w:space="0" w:color="auto"/>
          </w:divBdr>
          <w:divsChild>
            <w:div w:id="1935900371">
              <w:marLeft w:val="0"/>
              <w:marRight w:val="0"/>
              <w:marTop w:val="60"/>
              <w:marBottom w:val="0"/>
              <w:divBdr>
                <w:top w:val="none" w:sz="0" w:space="0" w:color="auto"/>
                <w:left w:val="none" w:sz="0" w:space="0" w:color="auto"/>
                <w:bottom w:val="none" w:sz="0" w:space="0" w:color="auto"/>
                <w:right w:val="none" w:sz="0" w:space="0" w:color="auto"/>
              </w:divBdr>
            </w:div>
          </w:divsChild>
        </w:div>
        <w:div w:id="843738023">
          <w:marLeft w:val="0"/>
          <w:marRight w:val="0"/>
          <w:marTop w:val="0"/>
          <w:marBottom w:val="0"/>
          <w:divBdr>
            <w:top w:val="none" w:sz="0" w:space="0" w:color="auto"/>
            <w:left w:val="none" w:sz="0" w:space="0" w:color="auto"/>
            <w:bottom w:val="none" w:sz="0" w:space="0" w:color="auto"/>
            <w:right w:val="none" w:sz="0" w:space="0" w:color="auto"/>
          </w:divBdr>
          <w:divsChild>
            <w:div w:id="142160294">
              <w:marLeft w:val="0"/>
              <w:marRight w:val="0"/>
              <w:marTop w:val="0"/>
              <w:marBottom w:val="0"/>
              <w:divBdr>
                <w:top w:val="none" w:sz="0" w:space="0" w:color="auto"/>
                <w:left w:val="none" w:sz="0" w:space="0" w:color="auto"/>
                <w:bottom w:val="none" w:sz="0" w:space="0" w:color="auto"/>
                <w:right w:val="none" w:sz="0" w:space="0" w:color="auto"/>
              </w:divBdr>
              <w:divsChild>
                <w:div w:id="10141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5094">
      <w:bodyDiv w:val="1"/>
      <w:marLeft w:val="0"/>
      <w:marRight w:val="0"/>
      <w:marTop w:val="0"/>
      <w:marBottom w:val="0"/>
      <w:divBdr>
        <w:top w:val="none" w:sz="0" w:space="0" w:color="auto"/>
        <w:left w:val="none" w:sz="0" w:space="0" w:color="auto"/>
        <w:bottom w:val="none" w:sz="0" w:space="0" w:color="auto"/>
        <w:right w:val="none" w:sz="0" w:space="0" w:color="auto"/>
      </w:divBdr>
    </w:div>
    <w:div w:id="265966945">
      <w:bodyDiv w:val="1"/>
      <w:marLeft w:val="0"/>
      <w:marRight w:val="0"/>
      <w:marTop w:val="0"/>
      <w:marBottom w:val="0"/>
      <w:divBdr>
        <w:top w:val="none" w:sz="0" w:space="0" w:color="auto"/>
        <w:left w:val="none" w:sz="0" w:space="0" w:color="auto"/>
        <w:bottom w:val="none" w:sz="0" w:space="0" w:color="auto"/>
        <w:right w:val="none" w:sz="0" w:space="0" w:color="auto"/>
      </w:divBdr>
      <w:divsChild>
        <w:div w:id="912592319">
          <w:marLeft w:val="0"/>
          <w:marRight w:val="0"/>
          <w:marTop w:val="0"/>
          <w:marBottom w:val="0"/>
          <w:divBdr>
            <w:top w:val="none" w:sz="0" w:space="0" w:color="auto"/>
            <w:left w:val="none" w:sz="0" w:space="0" w:color="auto"/>
            <w:bottom w:val="none" w:sz="0" w:space="0" w:color="auto"/>
            <w:right w:val="none" w:sz="0" w:space="0" w:color="auto"/>
          </w:divBdr>
          <w:divsChild>
            <w:div w:id="2017880723">
              <w:marLeft w:val="-75"/>
              <w:marRight w:val="0"/>
              <w:marTop w:val="30"/>
              <w:marBottom w:val="30"/>
              <w:divBdr>
                <w:top w:val="none" w:sz="0" w:space="0" w:color="auto"/>
                <w:left w:val="none" w:sz="0" w:space="0" w:color="auto"/>
                <w:bottom w:val="none" w:sz="0" w:space="0" w:color="auto"/>
                <w:right w:val="none" w:sz="0" w:space="0" w:color="auto"/>
              </w:divBdr>
              <w:divsChild>
                <w:div w:id="61174492">
                  <w:marLeft w:val="0"/>
                  <w:marRight w:val="0"/>
                  <w:marTop w:val="0"/>
                  <w:marBottom w:val="0"/>
                  <w:divBdr>
                    <w:top w:val="none" w:sz="0" w:space="0" w:color="auto"/>
                    <w:left w:val="none" w:sz="0" w:space="0" w:color="auto"/>
                    <w:bottom w:val="none" w:sz="0" w:space="0" w:color="auto"/>
                    <w:right w:val="none" w:sz="0" w:space="0" w:color="auto"/>
                  </w:divBdr>
                  <w:divsChild>
                    <w:div w:id="529226071">
                      <w:marLeft w:val="0"/>
                      <w:marRight w:val="0"/>
                      <w:marTop w:val="0"/>
                      <w:marBottom w:val="0"/>
                      <w:divBdr>
                        <w:top w:val="none" w:sz="0" w:space="0" w:color="auto"/>
                        <w:left w:val="none" w:sz="0" w:space="0" w:color="auto"/>
                        <w:bottom w:val="none" w:sz="0" w:space="0" w:color="auto"/>
                        <w:right w:val="none" w:sz="0" w:space="0" w:color="auto"/>
                      </w:divBdr>
                    </w:div>
                  </w:divsChild>
                </w:div>
                <w:div w:id="117576916">
                  <w:marLeft w:val="0"/>
                  <w:marRight w:val="0"/>
                  <w:marTop w:val="0"/>
                  <w:marBottom w:val="0"/>
                  <w:divBdr>
                    <w:top w:val="none" w:sz="0" w:space="0" w:color="auto"/>
                    <w:left w:val="none" w:sz="0" w:space="0" w:color="auto"/>
                    <w:bottom w:val="none" w:sz="0" w:space="0" w:color="auto"/>
                    <w:right w:val="none" w:sz="0" w:space="0" w:color="auto"/>
                  </w:divBdr>
                  <w:divsChild>
                    <w:div w:id="597326520">
                      <w:marLeft w:val="0"/>
                      <w:marRight w:val="0"/>
                      <w:marTop w:val="0"/>
                      <w:marBottom w:val="0"/>
                      <w:divBdr>
                        <w:top w:val="none" w:sz="0" w:space="0" w:color="auto"/>
                        <w:left w:val="none" w:sz="0" w:space="0" w:color="auto"/>
                        <w:bottom w:val="none" w:sz="0" w:space="0" w:color="auto"/>
                        <w:right w:val="none" w:sz="0" w:space="0" w:color="auto"/>
                      </w:divBdr>
                    </w:div>
                  </w:divsChild>
                </w:div>
                <w:div w:id="207841212">
                  <w:marLeft w:val="0"/>
                  <w:marRight w:val="0"/>
                  <w:marTop w:val="0"/>
                  <w:marBottom w:val="0"/>
                  <w:divBdr>
                    <w:top w:val="none" w:sz="0" w:space="0" w:color="auto"/>
                    <w:left w:val="none" w:sz="0" w:space="0" w:color="auto"/>
                    <w:bottom w:val="none" w:sz="0" w:space="0" w:color="auto"/>
                    <w:right w:val="none" w:sz="0" w:space="0" w:color="auto"/>
                  </w:divBdr>
                  <w:divsChild>
                    <w:div w:id="88236993">
                      <w:marLeft w:val="0"/>
                      <w:marRight w:val="0"/>
                      <w:marTop w:val="0"/>
                      <w:marBottom w:val="0"/>
                      <w:divBdr>
                        <w:top w:val="none" w:sz="0" w:space="0" w:color="auto"/>
                        <w:left w:val="none" w:sz="0" w:space="0" w:color="auto"/>
                        <w:bottom w:val="none" w:sz="0" w:space="0" w:color="auto"/>
                        <w:right w:val="none" w:sz="0" w:space="0" w:color="auto"/>
                      </w:divBdr>
                    </w:div>
                  </w:divsChild>
                </w:div>
                <w:div w:id="275256291">
                  <w:marLeft w:val="0"/>
                  <w:marRight w:val="0"/>
                  <w:marTop w:val="0"/>
                  <w:marBottom w:val="0"/>
                  <w:divBdr>
                    <w:top w:val="none" w:sz="0" w:space="0" w:color="auto"/>
                    <w:left w:val="none" w:sz="0" w:space="0" w:color="auto"/>
                    <w:bottom w:val="none" w:sz="0" w:space="0" w:color="auto"/>
                    <w:right w:val="none" w:sz="0" w:space="0" w:color="auto"/>
                  </w:divBdr>
                  <w:divsChild>
                    <w:div w:id="252278045">
                      <w:marLeft w:val="0"/>
                      <w:marRight w:val="0"/>
                      <w:marTop w:val="0"/>
                      <w:marBottom w:val="0"/>
                      <w:divBdr>
                        <w:top w:val="none" w:sz="0" w:space="0" w:color="auto"/>
                        <w:left w:val="none" w:sz="0" w:space="0" w:color="auto"/>
                        <w:bottom w:val="none" w:sz="0" w:space="0" w:color="auto"/>
                        <w:right w:val="none" w:sz="0" w:space="0" w:color="auto"/>
                      </w:divBdr>
                    </w:div>
                  </w:divsChild>
                </w:div>
                <w:div w:id="684987564">
                  <w:marLeft w:val="0"/>
                  <w:marRight w:val="0"/>
                  <w:marTop w:val="0"/>
                  <w:marBottom w:val="0"/>
                  <w:divBdr>
                    <w:top w:val="none" w:sz="0" w:space="0" w:color="auto"/>
                    <w:left w:val="none" w:sz="0" w:space="0" w:color="auto"/>
                    <w:bottom w:val="none" w:sz="0" w:space="0" w:color="auto"/>
                    <w:right w:val="none" w:sz="0" w:space="0" w:color="auto"/>
                  </w:divBdr>
                  <w:divsChild>
                    <w:div w:id="699739881">
                      <w:marLeft w:val="0"/>
                      <w:marRight w:val="0"/>
                      <w:marTop w:val="0"/>
                      <w:marBottom w:val="0"/>
                      <w:divBdr>
                        <w:top w:val="none" w:sz="0" w:space="0" w:color="auto"/>
                        <w:left w:val="none" w:sz="0" w:space="0" w:color="auto"/>
                        <w:bottom w:val="none" w:sz="0" w:space="0" w:color="auto"/>
                        <w:right w:val="none" w:sz="0" w:space="0" w:color="auto"/>
                      </w:divBdr>
                    </w:div>
                  </w:divsChild>
                </w:div>
                <w:div w:id="697893959">
                  <w:marLeft w:val="0"/>
                  <w:marRight w:val="0"/>
                  <w:marTop w:val="0"/>
                  <w:marBottom w:val="0"/>
                  <w:divBdr>
                    <w:top w:val="none" w:sz="0" w:space="0" w:color="auto"/>
                    <w:left w:val="none" w:sz="0" w:space="0" w:color="auto"/>
                    <w:bottom w:val="none" w:sz="0" w:space="0" w:color="auto"/>
                    <w:right w:val="none" w:sz="0" w:space="0" w:color="auto"/>
                  </w:divBdr>
                  <w:divsChild>
                    <w:div w:id="1029070766">
                      <w:marLeft w:val="0"/>
                      <w:marRight w:val="0"/>
                      <w:marTop w:val="0"/>
                      <w:marBottom w:val="0"/>
                      <w:divBdr>
                        <w:top w:val="none" w:sz="0" w:space="0" w:color="auto"/>
                        <w:left w:val="none" w:sz="0" w:space="0" w:color="auto"/>
                        <w:bottom w:val="none" w:sz="0" w:space="0" w:color="auto"/>
                        <w:right w:val="none" w:sz="0" w:space="0" w:color="auto"/>
                      </w:divBdr>
                    </w:div>
                  </w:divsChild>
                </w:div>
                <w:div w:id="1021856204">
                  <w:marLeft w:val="0"/>
                  <w:marRight w:val="0"/>
                  <w:marTop w:val="0"/>
                  <w:marBottom w:val="0"/>
                  <w:divBdr>
                    <w:top w:val="none" w:sz="0" w:space="0" w:color="auto"/>
                    <w:left w:val="none" w:sz="0" w:space="0" w:color="auto"/>
                    <w:bottom w:val="none" w:sz="0" w:space="0" w:color="auto"/>
                    <w:right w:val="none" w:sz="0" w:space="0" w:color="auto"/>
                  </w:divBdr>
                  <w:divsChild>
                    <w:div w:id="1587500657">
                      <w:marLeft w:val="0"/>
                      <w:marRight w:val="0"/>
                      <w:marTop w:val="0"/>
                      <w:marBottom w:val="0"/>
                      <w:divBdr>
                        <w:top w:val="none" w:sz="0" w:space="0" w:color="auto"/>
                        <w:left w:val="none" w:sz="0" w:space="0" w:color="auto"/>
                        <w:bottom w:val="none" w:sz="0" w:space="0" w:color="auto"/>
                        <w:right w:val="none" w:sz="0" w:space="0" w:color="auto"/>
                      </w:divBdr>
                    </w:div>
                  </w:divsChild>
                </w:div>
                <w:div w:id="1150293701">
                  <w:marLeft w:val="0"/>
                  <w:marRight w:val="0"/>
                  <w:marTop w:val="0"/>
                  <w:marBottom w:val="0"/>
                  <w:divBdr>
                    <w:top w:val="none" w:sz="0" w:space="0" w:color="auto"/>
                    <w:left w:val="none" w:sz="0" w:space="0" w:color="auto"/>
                    <w:bottom w:val="none" w:sz="0" w:space="0" w:color="auto"/>
                    <w:right w:val="none" w:sz="0" w:space="0" w:color="auto"/>
                  </w:divBdr>
                  <w:divsChild>
                    <w:div w:id="1286622088">
                      <w:marLeft w:val="0"/>
                      <w:marRight w:val="0"/>
                      <w:marTop w:val="0"/>
                      <w:marBottom w:val="0"/>
                      <w:divBdr>
                        <w:top w:val="none" w:sz="0" w:space="0" w:color="auto"/>
                        <w:left w:val="none" w:sz="0" w:space="0" w:color="auto"/>
                        <w:bottom w:val="none" w:sz="0" w:space="0" w:color="auto"/>
                        <w:right w:val="none" w:sz="0" w:space="0" w:color="auto"/>
                      </w:divBdr>
                    </w:div>
                  </w:divsChild>
                </w:div>
                <w:div w:id="1510368615">
                  <w:marLeft w:val="0"/>
                  <w:marRight w:val="0"/>
                  <w:marTop w:val="0"/>
                  <w:marBottom w:val="0"/>
                  <w:divBdr>
                    <w:top w:val="none" w:sz="0" w:space="0" w:color="auto"/>
                    <w:left w:val="none" w:sz="0" w:space="0" w:color="auto"/>
                    <w:bottom w:val="none" w:sz="0" w:space="0" w:color="auto"/>
                    <w:right w:val="none" w:sz="0" w:space="0" w:color="auto"/>
                  </w:divBdr>
                  <w:divsChild>
                    <w:div w:id="2079284189">
                      <w:marLeft w:val="0"/>
                      <w:marRight w:val="0"/>
                      <w:marTop w:val="0"/>
                      <w:marBottom w:val="0"/>
                      <w:divBdr>
                        <w:top w:val="none" w:sz="0" w:space="0" w:color="auto"/>
                        <w:left w:val="none" w:sz="0" w:space="0" w:color="auto"/>
                        <w:bottom w:val="none" w:sz="0" w:space="0" w:color="auto"/>
                        <w:right w:val="none" w:sz="0" w:space="0" w:color="auto"/>
                      </w:divBdr>
                    </w:div>
                  </w:divsChild>
                </w:div>
                <w:div w:id="1743410031">
                  <w:marLeft w:val="0"/>
                  <w:marRight w:val="0"/>
                  <w:marTop w:val="0"/>
                  <w:marBottom w:val="0"/>
                  <w:divBdr>
                    <w:top w:val="none" w:sz="0" w:space="0" w:color="auto"/>
                    <w:left w:val="none" w:sz="0" w:space="0" w:color="auto"/>
                    <w:bottom w:val="none" w:sz="0" w:space="0" w:color="auto"/>
                    <w:right w:val="none" w:sz="0" w:space="0" w:color="auto"/>
                  </w:divBdr>
                  <w:divsChild>
                    <w:div w:id="1811484662">
                      <w:marLeft w:val="0"/>
                      <w:marRight w:val="0"/>
                      <w:marTop w:val="0"/>
                      <w:marBottom w:val="0"/>
                      <w:divBdr>
                        <w:top w:val="none" w:sz="0" w:space="0" w:color="auto"/>
                        <w:left w:val="none" w:sz="0" w:space="0" w:color="auto"/>
                        <w:bottom w:val="none" w:sz="0" w:space="0" w:color="auto"/>
                        <w:right w:val="none" w:sz="0" w:space="0" w:color="auto"/>
                      </w:divBdr>
                    </w:div>
                  </w:divsChild>
                </w:div>
                <w:div w:id="2042510922">
                  <w:marLeft w:val="0"/>
                  <w:marRight w:val="0"/>
                  <w:marTop w:val="0"/>
                  <w:marBottom w:val="0"/>
                  <w:divBdr>
                    <w:top w:val="none" w:sz="0" w:space="0" w:color="auto"/>
                    <w:left w:val="none" w:sz="0" w:space="0" w:color="auto"/>
                    <w:bottom w:val="none" w:sz="0" w:space="0" w:color="auto"/>
                    <w:right w:val="none" w:sz="0" w:space="0" w:color="auto"/>
                  </w:divBdr>
                  <w:divsChild>
                    <w:div w:id="2054109118">
                      <w:marLeft w:val="0"/>
                      <w:marRight w:val="0"/>
                      <w:marTop w:val="0"/>
                      <w:marBottom w:val="0"/>
                      <w:divBdr>
                        <w:top w:val="none" w:sz="0" w:space="0" w:color="auto"/>
                        <w:left w:val="none" w:sz="0" w:space="0" w:color="auto"/>
                        <w:bottom w:val="none" w:sz="0" w:space="0" w:color="auto"/>
                        <w:right w:val="none" w:sz="0" w:space="0" w:color="auto"/>
                      </w:divBdr>
                    </w:div>
                  </w:divsChild>
                </w:div>
                <w:div w:id="2050951555">
                  <w:marLeft w:val="0"/>
                  <w:marRight w:val="0"/>
                  <w:marTop w:val="0"/>
                  <w:marBottom w:val="0"/>
                  <w:divBdr>
                    <w:top w:val="none" w:sz="0" w:space="0" w:color="auto"/>
                    <w:left w:val="none" w:sz="0" w:space="0" w:color="auto"/>
                    <w:bottom w:val="none" w:sz="0" w:space="0" w:color="auto"/>
                    <w:right w:val="none" w:sz="0" w:space="0" w:color="auto"/>
                  </w:divBdr>
                  <w:divsChild>
                    <w:div w:id="3921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68039">
          <w:marLeft w:val="0"/>
          <w:marRight w:val="0"/>
          <w:marTop w:val="0"/>
          <w:marBottom w:val="0"/>
          <w:divBdr>
            <w:top w:val="none" w:sz="0" w:space="0" w:color="auto"/>
            <w:left w:val="none" w:sz="0" w:space="0" w:color="auto"/>
            <w:bottom w:val="none" w:sz="0" w:space="0" w:color="auto"/>
            <w:right w:val="none" w:sz="0" w:space="0" w:color="auto"/>
          </w:divBdr>
        </w:div>
      </w:divsChild>
    </w:div>
    <w:div w:id="272634590">
      <w:bodyDiv w:val="1"/>
      <w:marLeft w:val="0"/>
      <w:marRight w:val="0"/>
      <w:marTop w:val="0"/>
      <w:marBottom w:val="0"/>
      <w:divBdr>
        <w:top w:val="none" w:sz="0" w:space="0" w:color="auto"/>
        <w:left w:val="none" w:sz="0" w:space="0" w:color="auto"/>
        <w:bottom w:val="none" w:sz="0" w:space="0" w:color="auto"/>
        <w:right w:val="none" w:sz="0" w:space="0" w:color="auto"/>
      </w:divBdr>
      <w:divsChild>
        <w:div w:id="195705313">
          <w:marLeft w:val="0"/>
          <w:marRight w:val="0"/>
          <w:marTop w:val="0"/>
          <w:marBottom w:val="0"/>
          <w:divBdr>
            <w:top w:val="none" w:sz="0" w:space="0" w:color="auto"/>
            <w:left w:val="none" w:sz="0" w:space="0" w:color="auto"/>
            <w:bottom w:val="none" w:sz="0" w:space="0" w:color="auto"/>
            <w:right w:val="none" w:sz="0" w:space="0" w:color="auto"/>
          </w:divBdr>
        </w:div>
        <w:div w:id="357506003">
          <w:marLeft w:val="0"/>
          <w:marRight w:val="0"/>
          <w:marTop w:val="0"/>
          <w:marBottom w:val="0"/>
          <w:divBdr>
            <w:top w:val="none" w:sz="0" w:space="0" w:color="auto"/>
            <w:left w:val="none" w:sz="0" w:space="0" w:color="auto"/>
            <w:bottom w:val="none" w:sz="0" w:space="0" w:color="auto"/>
            <w:right w:val="none" w:sz="0" w:space="0" w:color="auto"/>
          </w:divBdr>
        </w:div>
        <w:div w:id="1073624405">
          <w:marLeft w:val="0"/>
          <w:marRight w:val="0"/>
          <w:marTop w:val="0"/>
          <w:marBottom w:val="0"/>
          <w:divBdr>
            <w:top w:val="none" w:sz="0" w:space="0" w:color="auto"/>
            <w:left w:val="none" w:sz="0" w:space="0" w:color="auto"/>
            <w:bottom w:val="none" w:sz="0" w:space="0" w:color="auto"/>
            <w:right w:val="none" w:sz="0" w:space="0" w:color="auto"/>
          </w:divBdr>
        </w:div>
        <w:div w:id="1471896587">
          <w:marLeft w:val="0"/>
          <w:marRight w:val="0"/>
          <w:marTop w:val="0"/>
          <w:marBottom w:val="0"/>
          <w:divBdr>
            <w:top w:val="none" w:sz="0" w:space="0" w:color="auto"/>
            <w:left w:val="none" w:sz="0" w:space="0" w:color="auto"/>
            <w:bottom w:val="none" w:sz="0" w:space="0" w:color="auto"/>
            <w:right w:val="none" w:sz="0" w:space="0" w:color="auto"/>
          </w:divBdr>
        </w:div>
        <w:div w:id="1748189405">
          <w:marLeft w:val="0"/>
          <w:marRight w:val="0"/>
          <w:marTop w:val="0"/>
          <w:marBottom w:val="0"/>
          <w:divBdr>
            <w:top w:val="none" w:sz="0" w:space="0" w:color="auto"/>
            <w:left w:val="none" w:sz="0" w:space="0" w:color="auto"/>
            <w:bottom w:val="none" w:sz="0" w:space="0" w:color="auto"/>
            <w:right w:val="none" w:sz="0" w:space="0" w:color="auto"/>
          </w:divBdr>
        </w:div>
        <w:div w:id="1782146057">
          <w:marLeft w:val="0"/>
          <w:marRight w:val="0"/>
          <w:marTop w:val="0"/>
          <w:marBottom w:val="0"/>
          <w:divBdr>
            <w:top w:val="none" w:sz="0" w:space="0" w:color="auto"/>
            <w:left w:val="none" w:sz="0" w:space="0" w:color="auto"/>
            <w:bottom w:val="none" w:sz="0" w:space="0" w:color="auto"/>
            <w:right w:val="none" w:sz="0" w:space="0" w:color="auto"/>
          </w:divBdr>
        </w:div>
      </w:divsChild>
    </w:div>
    <w:div w:id="461269871">
      <w:bodyDiv w:val="1"/>
      <w:marLeft w:val="0"/>
      <w:marRight w:val="0"/>
      <w:marTop w:val="0"/>
      <w:marBottom w:val="0"/>
      <w:divBdr>
        <w:top w:val="none" w:sz="0" w:space="0" w:color="auto"/>
        <w:left w:val="none" w:sz="0" w:space="0" w:color="auto"/>
        <w:bottom w:val="none" w:sz="0" w:space="0" w:color="auto"/>
        <w:right w:val="none" w:sz="0" w:space="0" w:color="auto"/>
      </w:divBdr>
      <w:divsChild>
        <w:div w:id="1294020715">
          <w:marLeft w:val="0"/>
          <w:marRight w:val="0"/>
          <w:marTop w:val="0"/>
          <w:marBottom w:val="0"/>
          <w:divBdr>
            <w:top w:val="none" w:sz="0" w:space="0" w:color="auto"/>
            <w:left w:val="none" w:sz="0" w:space="0" w:color="auto"/>
            <w:bottom w:val="none" w:sz="0" w:space="0" w:color="auto"/>
            <w:right w:val="none" w:sz="0" w:space="0" w:color="auto"/>
          </w:divBdr>
        </w:div>
        <w:div w:id="1889294995">
          <w:marLeft w:val="0"/>
          <w:marRight w:val="0"/>
          <w:marTop w:val="0"/>
          <w:marBottom w:val="0"/>
          <w:divBdr>
            <w:top w:val="none" w:sz="0" w:space="0" w:color="auto"/>
            <w:left w:val="none" w:sz="0" w:space="0" w:color="auto"/>
            <w:bottom w:val="none" w:sz="0" w:space="0" w:color="auto"/>
            <w:right w:val="none" w:sz="0" w:space="0" w:color="auto"/>
          </w:divBdr>
        </w:div>
      </w:divsChild>
    </w:div>
    <w:div w:id="569775933">
      <w:bodyDiv w:val="1"/>
      <w:marLeft w:val="0"/>
      <w:marRight w:val="0"/>
      <w:marTop w:val="0"/>
      <w:marBottom w:val="0"/>
      <w:divBdr>
        <w:top w:val="none" w:sz="0" w:space="0" w:color="auto"/>
        <w:left w:val="none" w:sz="0" w:space="0" w:color="auto"/>
        <w:bottom w:val="none" w:sz="0" w:space="0" w:color="auto"/>
        <w:right w:val="none" w:sz="0" w:space="0" w:color="auto"/>
      </w:divBdr>
      <w:divsChild>
        <w:div w:id="152767089">
          <w:marLeft w:val="0"/>
          <w:marRight w:val="0"/>
          <w:marTop w:val="0"/>
          <w:marBottom w:val="0"/>
          <w:divBdr>
            <w:top w:val="none" w:sz="0" w:space="0" w:color="auto"/>
            <w:left w:val="none" w:sz="0" w:space="0" w:color="auto"/>
            <w:bottom w:val="none" w:sz="0" w:space="0" w:color="auto"/>
            <w:right w:val="none" w:sz="0" w:space="0" w:color="auto"/>
          </w:divBdr>
        </w:div>
        <w:div w:id="284391341">
          <w:marLeft w:val="0"/>
          <w:marRight w:val="0"/>
          <w:marTop w:val="0"/>
          <w:marBottom w:val="0"/>
          <w:divBdr>
            <w:top w:val="none" w:sz="0" w:space="0" w:color="auto"/>
            <w:left w:val="none" w:sz="0" w:space="0" w:color="auto"/>
            <w:bottom w:val="none" w:sz="0" w:space="0" w:color="auto"/>
            <w:right w:val="none" w:sz="0" w:space="0" w:color="auto"/>
          </w:divBdr>
        </w:div>
        <w:div w:id="509368541">
          <w:marLeft w:val="0"/>
          <w:marRight w:val="0"/>
          <w:marTop w:val="0"/>
          <w:marBottom w:val="0"/>
          <w:divBdr>
            <w:top w:val="none" w:sz="0" w:space="0" w:color="auto"/>
            <w:left w:val="none" w:sz="0" w:space="0" w:color="auto"/>
            <w:bottom w:val="none" w:sz="0" w:space="0" w:color="auto"/>
            <w:right w:val="none" w:sz="0" w:space="0" w:color="auto"/>
          </w:divBdr>
        </w:div>
        <w:div w:id="1190216812">
          <w:marLeft w:val="0"/>
          <w:marRight w:val="0"/>
          <w:marTop w:val="0"/>
          <w:marBottom w:val="0"/>
          <w:divBdr>
            <w:top w:val="none" w:sz="0" w:space="0" w:color="auto"/>
            <w:left w:val="none" w:sz="0" w:space="0" w:color="auto"/>
            <w:bottom w:val="none" w:sz="0" w:space="0" w:color="auto"/>
            <w:right w:val="none" w:sz="0" w:space="0" w:color="auto"/>
          </w:divBdr>
        </w:div>
        <w:div w:id="1253708815">
          <w:marLeft w:val="0"/>
          <w:marRight w:val="0"/>
          <w:marTop w:val="0"/>
          <w:marBottom w:val="0"/>
          <w:divBdr>
            <w:top w:val="none" w:sz="0" w:space="0" w:color="auto"/>
            <w:left w:val="none" w:sz="0" w:space="0" w:color="auto"/>
            <w:bottom w:val="none" w:sz="0" w:space="0" w:color="auto"/>
            <w:right w:val="none" w:sz="0" w:space="0" w:color="auto"/>
          </w:divBdr>
        </w:div>
        <w:div w:id="1694575880">
          <w:marLeft w:val="0"/>
          <w:marRight w:val="0"/>
          <w:marTop w:val="0"/>
          <w:marBottom w:val="0"/>
          <w:divBdr>
            <w:top w:val="none" w:sz="0" w:space="0" w:color="auto"/>
            <w:left w:val="none" w:sz="0" w:space="0" w:color="auto"/>
            <w:bottom w:val="none" w:sz="0" w:space="0" w:color="auto"/>
            <w:right w:val="none" w:sz="0" w:space="0" w:color="auto"/>
          </w:divBdr>
        </w:div>
      </w:divsChild>
    </w:div>
    <w:div w:id="599526529">
      <w:bodyDiv w:val="1"/>
      <w:marLeft w:val="0"/>
      <w:marRight w:val="0"/>
      <w:marTop w:val="0"/>
      <w:marBottom w:val="0"/>
      <w:divBdr>
        <w:top w:val="none" w:sz="0" w:space="0" w:color="auto"/>
        <w:left w:val="none" w:sz="0" w:space="0" w:color="auto"/>
        <w:bottom w:val="none" w:sz="0" w:space="0" w:color="auto"/>
        <w:right w:val="none" w:sz="0" w:space="0" w:color="auto"/>
      </w:divBdr>
      <w:divsChild>
        <w:div w:id="1251501986">
          <w:marLeft w:val="0"/>
          <w:marRight w:val="0"/>
          <w:marTop w:val="0"/>
          <w:marBottom w:val="0"/>
          <w:divBdr>
            <w:top w:val="none" w:sz="0" w:space="0" w:color="auto"/>
            <w:left w:val="none" w:sz="0" w:space="0" w:color="auto"/>
            <w:bottom w:val="none" w:sz="0" w:space="0" w:color="auto"/>
            <w:right w:val="none" w:sz="0" w:space="0" w:color="auto"/>
          </w:divBdr>
        </w:div>
        <w:div w:id="1374883120">
          <w:marLeft w:val="0"/>
          <w:marRight w:val="0"/>
          <w:marTop w:val="0"/>
          <w:marBottom w:val="0"/>
          <w:divBdr>
            <w:top w:val="none" w:sz="0" w:space="0" w:color="auto"/>
            <w:left w:val="none" w:sz="0" w:space="0" w:color="auto"/>
            <w:bottom w:val="none" w:sz="0" w:space="0" w:color="auto"/>
            <w:right w:val="none" w:sz="0" w:space="0" w:color="auto"/>
          </w:divBdr>
        </w:div>
        <w:div w:id="1531264687">
          <w:marLeft w:val="0"/>
          <w:marRight w:val="0"/>
          <w:marTop w:val="0"/>
          <w:marBottom w:val="0"/>
          <w:divBdr>
            <w:top w:val="none" w:sz="0" w:space="0" w:color="auto"/>
            <w:left w:val="none" w:sz="0" w:space="0" w:color="auto"/>
            <w:bottom w:val="none" w:sz="0" w:space="0" w:color="auto"/>
            <w:right w:val="none" w:sz="0" w:space="0" w:color="auto"/>
          </w:divBdr>
          <w:divsChild>
            <w:div w:id="1754931782">
              <w:marLeft w:val="0"/>
              <w:marRight w:val="0"/>
              <w:marTop w:val="30"/>
              <w:marBottom w:val="30"/>
              <w:divBdr>
                <w:top w:val="none" w:sz="0" w:space="0" w:color="auto"/>
                <w:left w:val="none" w:sz="0" w:space="0" w:color="auto"/>
                <w:bottom w:val="none" w:sz="0" w:space="0" w:color="auto"/>
                <w:right w:val="none" w:sz="0" w:space="0" w:color="auto"/>
              </w:divBdr>
              <w:divsChild>
                <w:div w:id="244844849">
                  <w:marLeft w:val="0"/>
                  <w:marRight w:val="0"/>
                  <w:marTop w:val="0"/>
                  <w:marBottom w:val="0"/>
                  <w:divBdr>
                    <w:top w:val="none" w:sz="0" w:space="0" w:color="auto"/>
                    <w:left w:val="none" w:sz="0" w:space="0" w:color="auto"/>
                    <w:bottom w:val="none" w:sz="0" w:space="0" w:color="auto"/>
                    <w:right w:val="none" w:sz="0" w:space="0" w:color="auto"/>
                  </w:divBdr>
                  <w:divsChild>
                    <w:div w:id="1111166060">
                      <w:marLeft w:val="0"/>
                      <w:marRight w:val="0"/>
                      <w:marTop w:val="0"/>
                      <w:marBottom w:val="0"/>
                      <w:divBdr>
                        <w:top w:val="none" w:sz="0" w:space="0" w:color="auto"/>
                        <w:left w:val="none" w:sz="0" w:space="0" w:color="auto"/>
                        <w:bottom w:val="none" w:sz="0" w:space="0" w:color="auto"/>
                        <w:right w:val="none" w:sz="0" w:space="0" w:color="auto"/>
                      </w:divBdr>
                    </w:div>
                  </w:divsChild>
                </w:div>
                <w:div w:id="406415906">
                  <w:marLeft w:val="0"/>
                  <w:marRight w:val="0"/>
                  <w:marTop w:val="0"/>
                  <w:marBottom w:val="0"/>
                  <w:divBdr>
                    <w:top w:val="none" w:sz="0" w:space="0" w:color="auto"/>
                    <w:left w:val="none" w:sz="0" w:space="0" w:color="auto"/>
                    <w:bottom w:val="none" w:sz="0" w:space="0" w:color="auto"/>
                    <w:right w:val="none" w:sz="0" w:space="0" w:color="auto"/>
                  </w:divBdr>
                  <w:divsChild>
                    <w:div w:id="1772360816">
                      <w:marLeft w:val="0"/>
                      <w:marRight w:val="0"/>
                      <w:marTop w:val="0"/>
                      <w:marBottom w:val="0"/>
                      <w:divBdr>
                        <w:top w:val="none" w:sz="0" w:space="0" w:color="auto"/>
                        <w:left w:val="none" w:sz="0" w:space="0" w:color="auto"/>
                        <w:bottom w:val="none" w:sz="0" w:space="0" w:color="auto"/>
                        <w:right w:val="none" w:sz="0" w:space="0" w:color="auto"/>
                      </w:divBdr>
                    </w:div>
                  </w:divsChild>
                </w:div>
                <w:div w:id="1086851443">
                  <w:marLeft w:val="0"/>
                  <w:marRight w:val="0"/>
                  <w:marTop w:val="0"/>
                  <w:marBottom w:val="0"/>
                  <w:divBdr>
                    <w:top w:val="none" w:sz="0" w:space="0" w:color="auto"/>
                    <w:left w:val="none" w:sz="0" w:space="0" w:color="auto"/>
                    <w:bottom w:val="none" w:sz="0" w:space="0" w:color="auto"/>
                    <w:right w:val="none" w:sz="0" w:space="0" w:color="auto"/>
                  </w:divBdr>
                  <w:divsChild>
                    <w:div w:id="382407112">
                      <w:marLeft w:val="0"/>
                      <w:marRight w:val="0"/>
                      <w:marTop w:val="0"/>
                      <w:marBottom w:val="0"/>
                      <w:divBdr>
                        <w:top w:val="none" w:sz="0" w:space="0" w:color="auto"/>
                        <w:left w:val="none" w:sz="0" w:space="0" w:color="auto"/>
                        <w:bottom w:val="none" w:sz="0" w:space="0" w:color="auto"/>
                        <w:right w:val="none" w:sz="0" w:space="0" w:color="auto"/>
                      </w:divBdr>
                    </w:div>
                  </w:divsChild>
                </w:div>
                <w:div w:id="1923640180">
                  <w:marLeft w:val="0"/>
                  <w:marRight w:val="0"/>
                  <w:marTop w:val="0"/>
                  <w:marBottom w:val="0"/>
                  <w:divBdr>
                    <w:top w:val="none" w:sz="0" w:space="0" w:color="auto"/>
                    <w:left w:val="none" w:sz="0" w:space="0" w:color="auto"/>
                    <w:bottom w:val="none" w:sz="0" w:space="0" w:color="auto"/>
                    <w:right w:val="none" w:sz="0" w:space="0" w:color="auto"/>
                  </w:divBdr>
                  <w:divsChild>
                    <w:div w:id="1101997825">
                      <w:marLeft w:val="0"/>
                      <w:marRight w:val="0"/>
                      <w:marTop w:val="0"/>
                      <w:marBottom w:val="0"/>
                      <w:divBdr>
                        <w:top w:val="none" w:sz="0" w:space="0" w:color="auto"/>
                        <w:left w:val="none" w:sz="0" w:space="0" w:color="auto"/>
                        <w:bottom w:val="none" w:sz="0" w:space="0" w:color="auto"/>
                        <w:right w:val="none" w:sz="0" w:space="0" w:color="auto"/>
                      </w:divBdr>
                    </w:div>
                    <w:div w:id="1644043299">
                      <w:marLeft w:val="0"/>
                      <w:marRight w:val="0"/>
                      <w:marTop w:val="0"/>
                      <w:marBottom w:val="0"/>
                      <w:divBdr>
                        <w:top w:val="none" w:sz="0" w:space="0" w:color="auto"/>
                        <w:left w:val="none" w:sz="0" w:space="0" w:color="auto"/>
                        <w:bottom w:val="none" w:sz="0" w:space="0" w:color="auto"/>
                        <w:right w:val="none" w:sz="0" w:space="0" w:color="auto"/>
                      </w:divBdr>
                    </w:div>
                    <w:div w:id="18458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35272">
          <w:marLeft w:val="0"/>
          <w:marRight w:val="0"/>
          <w:marTop w:val="0"/>
          <w:marBottom w:val="0"/>
          <w:divBdr>
            <w:top w:val="none" w:sz="0" w:space="0" w:color="auto"/>
            <w:left w:val="none" w:sz="0" w:space="0" w:color="auto"/>
            <w:bottom w:val="none" w:sz="0" w:space="0" w:color="auto"/>
            <w:right w:val="none" w:sz="0" w:space="0" w:color="auto"/>
          </w:divBdr>
          <w:divsChild>
            <w:div w:id="1088574646">
              <w:marLeft w:val="0"/>
              <w:marRight w:val="0"/>
              <w:marTop w:val="30"/>
              <w:marBottom w:val="30"/>
              <w:divBdr>
                <w:top w:val="none" w:sz="0" w:space="0" w:color="auto"/>
                <w:left w:val="none" w:sz="0" w:space="0" w:color="auto"/>
                <w:bottom w:val="none" w:sz="0" w:space="0" w:color="auto"/>
                <w:right w:val="none" w:sz="0" w:space="0" w:color="auto"/>
              </w:divBdr>
              <w:divsChild>
                <w:div w:id="924923258">
                  <w:marLeft w:val="0"/>
                  <w:marRight w:val="0"/>
                  <w:marTop w:val="0"/>
                  <w:marBottom w:val="0"/>
                  <w:divBdr>
                    <w:top w:val="none" w:sz="0" w:space="0" w:color="auto"/>
                    <w:left w:val="none" w:sz="0" w:space="0" w:color="auto"/>
                    <w:bottom w:val="none" w:sz="0" w:space="0" w:color="auto"/>
                    <w:right w:val="none" w:sz="0" w:space="0" w:color="auto"/>
                  </w:divBdr>
                  <w:divsChild>
                    <w:div w:id="272833429">
                      <w:marLeft w:val="0"/>
                      <w:marRight w:val="0"/>
                      <w:marTop w:val="0"/>
                      <w:marBottom w:val="0"/>
                      <w:divBdr>
                        <w:top w:val="none" w:sz="0" w:space="0" w:color="auto"/>
                        <w:left w:val="none" w:sz="0" w:space="0" w:color="auto"/>
                        <w:bottom w:val="none" w:sz="0" w:space="0" w:color="auto"/>
                        <w:right w:val="none" w:sz="0" w:space="0" w:color="auto"/>
                      </w:divBdr>
                    </w:div>
                    <w:div w:id="850996269">
                      <w:marLeft w:val="0"/>
                      <w:marRight w:val="0"/>
                      <w:marTop w:val="0"/>
                      <w:marBottom w:val="0"/>
                      <w:divBdr>
                        <w:top w:val="none" w:sz="0" w:space="0" w:color="auto"/>
                        <w:left w:val="none" w:sz="0" w:space="0" w:color="auto"/>
                        <w:bottom w:val="none" w:sz="0" w:space="0" w:color="auto"/>
                        <w:right w:val="none" w:sz="0" w:space="0" w:color="auto"/>
                      </w:divBdr>
                    </w:div>
                    <w:div w:id="1523590520">
                      <w:marLeft w:val="0"/>
                      <w:marRight w:val="0"/>
                      <w:marTop w:val="0"/>
                      <w:marBottom w:val="0"/>
                      <w:divBdr>
                        <w:top w:val="none" w:sz="0" w:space="0" w:color="auto"/>
                        <w:left w:val="none" w:sz="0" w:space="0" w:color="auto"/>
                        <w:bottom w:val="none" w:sz="0" w:space="0" w:color="auto"/>
                        <w:right w:val="none" w:sz="0" w:space="0" w:color="auto"/>
                      </w:divBdr>
                    </w:div>
                    <w:div w:id="1867214240">
                      <w:marLeft w:val="0"/>
                      <w:marRight w:val="0"/>
                      <w:marTop w:val="0"/>
                      <w:marBottom w:val="0"/>
                      <w:divBdr>
                        <w:top w:val="none" w:sz="0" w:space="0" w:color="auto"/>
                        <w:left w:val="none" w:sz="0" w:space="0" w:color="auto"/>
                        <w:bottom w:val="none" w:sz="0" w:space="0" w:color="auto"/>
                        <w:right w:val="none" w:sz="0" w:space="0" w:color="auto"/>
                      </w:divBdr>
                    </w:div>
                    <w:div w:id="1901937649">
                      <w:marLeft w:val="0"/>
                      <w:marRight w:val="0"/>
                      <w:marTop w:val="0"/>
                      <w:marBottom w:val="0"/>
                      <w:divBdr>
                        <w:top w:val="none" w:sz="0" w:space="0" w:color="auto"/>
                        <w:left w:val="none" w:sz="0" w:space="0" w:color="auto"/>
                        <w:bottom w:val="none" w:sz="0" w:space="0" w:color="auto"/>
                        <w:right w:val="none" w:sz="0" w:space="0" w:color="auto"/>
                      </w:divBdr>
                    </w:div>
                  </w:divsChild>
                </w:div>
                <w:div w:id="962225532">
                  <w:marLeft w:val="0"/>
                  <w:marRight w:val="0"/>
                  <w:marTop w:val="0"/>
                  <w:marBottom w:val="0"/>
                  <w:divBdr>
                    <w:top w:val="none" w:sz="0" w:space="0" w:color="auto"/>
                    <w:left w:val="none" w:sz="0" w:space="0" w:color="auto"/>
                    <w:bottom w:val="none" w:sz="0" w:space="0" w:color="auto"/>
                    <w:right w:val="none" w:sz="0" w:space="0" w:color="auto"/>
                  </w:divBdr>
                  <w:divsChild>
                    <w:div w:id="1970430694">
                      <w:marLeft w:val="0"/>
                      <w:marRight w:val="0"/>
                      <w:marTop w:val="0"/>
                      <w:marBottom w:val="0"/>
                      <w:divBdr>
                        <w:top w:val="none" w:sz="0" w:space="0" w:color="auto"/>
                        <w:left w:val="none" w:sz="0" w:space="0" w:color="auto"/>
                        <w:bottom w:val="none" w:sz="0" w:space="0" w:color="auto"/>
                        <w:right w:val="none" w:sz="0" w:space="0" w:color="auto"/>
                      </w:divBdr>
                    </w:div>
                    <w:div w:id="2012416602">
                      <w:marLeft w:val="0"/>
                      <w:marRight w:val="0"/>
                      <w:marTop w:val="0"/>
                      <w:marBottom w:val="0"/>
                      <w:divBdr>
                        <w:top w:val="none" w:sz="0" w:space="0" w:color="auto"/>
                        <w:left w:val="none" w:sz="0" w:space="0" w:color="auto"/>
                        <w:bottom w:val="none" w:sz="0" w:space="0" w:color="auto"/>
                        <w:right w:val="none" w:sz="0" w:space="0" w:color="auto"/>
                      </w:divBdr>
                    </w:div>
                    <w:div w:id="2097287800">
                      <w:marLeft w:val="0"/>
                      <w:marRight w:val="0"/>
                      <w:marTop w:val="0"/>
                      <w:marBottom w:val="0"/>
                      <w:divBdr>
                        <w:top w:val="none" w:sz="0" w:space="0" w:color="auto"/>
                        <w:left w:val="none" w:sz="0" w:space="0" w:color="auto"/>
                        <w:bottom w:val="none" w:sz="0" w:space="0" w:color="auto"/>
                        <w:right w:val="none" w:sz="0" w:space="0" w:color="auto"/>
                      </w:divBdr>
                    </w:div>
                  </w:divsChild>
                </w:div>
                <w:div w:id="1222793605">
                  <w:marLeft w:val="0"/>
                  <w:marRight w:val="0"/>
                  <w:marTop w:val="0"/>
                  <w:marBottom w:val="0"/>
                  <w:divBdr>
                    <w:top w:val="none" w:sz="0" w:space="0" w:color="auto"/>
                    <w:left w:val="none" w:sz="0" w:space="0" w:color="auto"/>
                    <w:bottom w:val="none" w:sz="0" w:space="0" w:color="auto"/>
                    <w:right w:val="none" w:sz="0" w:space="0" w:color="auto"/>
                  </w:divBdr>
                  <w:divsChild>
                    <w:div w:id="2106610402">
                      <w:marLeft w:val="0"/>
                      <w:marRight w:val="0"/>
                      <w:marTop w:val="0"/>
                      <w:marBottom w:val="0"/>
                      <w:divBdr>
                        <w:top w:val="none" w:sz="0" w:space="0" w:color="auto"/>
                        <w:left w:val="none" w:sz="0" w:space="0" w:color="auto"/>
                        <w:bottom w:val="none" w:sz="0" w:space="0" w:color="auto"/>
                        <w:right w:val="none" w:sz="0" w:space="0" w:color="auto"/>
                      </w:divBdr>
                    </w:div>
                  </w:divsChild>
                </w:div>
                <w:div w:id="1477378061">
                  <w:marLeft w:val="0"/>
                  <w:marRight w:val="0"/>
                  <w:marTop w:val="0"/>
                  <w:marBottom w:val="0"/>
                  <w:divBdr>
                    <w:top w:val="none" w:sz="0" w:space="0" w:color="auto"/>
                    <w:left w:val="none" w:sz="0" w:space="0" w:color="auto"/>
                    <w:bottom w:val="none" w:sz="0" w:space="0" w:color="auto"/>
                    <w:right w:val="none" w:sz="0" w:space="0" w:color="auto"/>
                  </w:divBdr>
                  <w:divsChild>
                    <w:div w:id="25831758">
                      <w:marLeft w:val="0"/>
                      <w:marRight w:val="0"/>
                      <w:marTop w:val="0"/>
                      <w:marBottom w:val="0"/>
                      <w:divBdr>
                        <w:top w:val="none" w:sz="0" w:space="0" w:color="auto"/>
                        <w:left w:val="none" w:sz="0" w:space="0" w:color="auto"/>
                        <w:bottom w:val="none" w:sz="0" w:space="0" w:color="auto"/>
                        <w:right w:val="none" w:sz="0" w:space="0" w:color="auto"/>
                      </w:divBdr>
                    </w:div>
                    <w:div w:id="45416618">
                      <w:marLeft w:val="0"/>
                      <w:marRight w:val="0"/>
                      <w:marTop w:val="0"/>
                      <w:marBottom w:val="0"/>
                      <w:divBdr>
                        <w:top w:val="none" w:sz="0" w:space="0" w:color="auto"/>
                        <w:left w:val="none" w:sz="0" w:space="0" w:color="auto"/>
                        <w:bottom w:val="none" w:sz="0" w:space="0" w:color="auto"/>
                        <w:right w:val="none" w:sz="0" w:space="0" w:color="auto"/>
                      </w:divBdr>
                    </w:div>
                    <w:div w:id="80029430">
                      <w:marLeft w:val="0"/>
                      <w:marRight w:val="0"/>
                      <w:marTop w:val="0"/>
                      <w:marBottom w:val="0"/>
                      <w:divBdr>
                        <w:top w:val="none" w:sz="0" w:space="0" w:color="auto"/>
                        <w:left w:val="none" w:sz="0" w:space="0" w:color="auto"/>
                        <w:bottom w:val="none" w:sz="0" w:space="0" w:color="auto"/>
                        <w:right w:val="none" w:sz="0" w:space="0" w:color="auto"/>
                      </w:divBdr>
                    </w:div>
                    <w:div w:id="160701416">
                      <w:marLeft w:val="0"/>
                      <w:marRight w:val="0"/>
                      <w:marTop w:val="0"/>
                      <w:marBottom w:val="0"/>
                      <w:divBdr>
                        <w:top w:val="none" w:sz="0" w:space="0" w:color="auto"/>
                        <w:left w:val="none" w:sz="0" w:space="0" w:color="auto"/>
                        <w:bottom w:val="none" w:sz="0" w:space="0" w:color="auto"/>
                        <w:right w:val="none" w:sz="0" w:space="0" w:color="auto"/>
                      </w:divBdr>
                    </w:div>
                    <w:div w:id="638807387">
                      <w:marLeft w:val="0"/>
                      <w:marRight w:val="0"/>
                      <w:marTop w:val="0"/>
                      <w:marBottom w:val="0"/>
                      <w:divBdr>
                        <w:top w:val="none" w:sz="0" w:space="0" w:color="auto"/>
                        <w:left w:val="none" w:sz="0" w:space="0" w:color="auto"/>
                        <w:bottom w:val="none" w:sz="0" w:space="0" w:color="auto"/>
                        <w:right w:val="none" w:sz="0" w:space="0" w:color="auto"/>
                      </w:divBdr>
                    </w:div>
                    <w:div w:id="751196772">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996768797">
                      <w:marLeft w:val="0"/>
                      <w:marRight w:val="0"/>
                      <w:marTop w:val="0"/>
                      <w:marBottom w:val="0"/>
                      <w:divBdr>
                        <w:top w:val="none" w:sz="0" w:space="0" w:color="auto"/>
                        <w:left w:val="none" w:sz="0" w:space="0" w:color="auto"/>
                        <w:bottom w:val="none" w:sz="0" w:space="0" w:color="auto"/>
                        <w:right w:val="none" w:sz="0" w:space="0" w:color="auto"/>
                      </w:divBdr>
                    </w:div>
                    <w:div w:id="1181894501">
                      <w:marLeft w:val="0"/>
                      <w:marRight w:val="0"/>
                      <w:marTop w:val="0"/>
                      <w:marBottom w:val="0"/>
                      <w:divBdr>
                        <w:top w:val="none" w:sz="0" w:space="0" w:color="auto"/>
                        <w:left w:val="none" w:sz="0" w:space="0" w:color="auto"/>
                        <w:bottom w:val="none" w:sz="0" w:space="0" w:color="auto"/>
                        <w:right w:val="none" w:sz="0" w:space="0" w:color="auto"/>
                      </w:divBdr>
                    </w:div>
                    <w:div w:id="1207792400">
                      <w:marLeft w:val="0"/>
                      <w:marRight w:val="0"/>
                      <w:marTop w:val="0"/>
                      <w:marBottom w:val="0"/>
                      <w:divBdr>
                        <w:top w:val="none" w:sz="0" w:space="0" w:color="auto"/>
                        <w:left w:val="none" w:sz="0" w:space="0" w:color="auto"/>
                        <w:bottom w:val="none" w:sz="0" w:space="0" w:color="auto"/>
                        <w:right w:val="none" w:sz="0" w:space="0" w:color="auto"/>
                      </w:divBdr>
                    </w:div>
                    <w:div w:id="1242913868">
                      <w:marLeft w:val="0"/>
                      <w:marRight w:val="0"/>
                      <w:marTop w:val="0"/>
                      <w:marBottom w:val="0"/>
                      <w:divBdr>
                        <w:top w:val="none" w:sz="0" w:space="0" w:color="auto"/>
                        <w:left w:val="none" w:sz="0" w:space="0" w:color="auto"/>
                        <w:bottom w:val="none" w:sz="0" w:space="0" w:color="auto"/>
                        <w:right w:val="none" w:sz="0" w:space="0" w:color="auto"/>
                      </w:divBdr>
                    </w:div>
                    <w:div w:id="1335114153">
                      <w:marLeft w:val="0"/>
                      <w:marRight w:val="0"/>
                      <w:marTop w:val="0"/>
                      <w:marBottom w:val="0"/>
                      <w:divBdr>
                        <w:top w:val="none" w:sz="0" w:space="0" w:color="auto"/>
                        <w:left w:val="none" w:sz="0" w:space="0" w:color="auto"/>
                        <w:bottom w:val="none" w:sz="0" w:space="0" w:color="auto"/>
                        <w:right w:val="none" w:sz="0" w:space="0" w:color="auto"/>
                      </w:divBdr>
                    </w:div>
                    <w:div w:id="1572543795">
                      <w:marLeft w:val="0"/>
                      <w:marRight w:val="0"/>
                      <w:marTop w:val="0"/>
                      <w:marBottom w:val="0"/>
                      <w:divBdr>
                        <w:top w:val="none" w:sz="0" w:space="0" w:color="auto"/>
                        <w:left w:val="none" w:sz="0" w:space="0" w:color="auto"/>
                        <w:bottom w:val="none" w:sz="0" w:space="0" w:color="auto"/>
                        <w:right w:val="none" w:sz="0" w:space="0" w:color="auto"/>
                      </w:divBdr>
                    </w:div>
                    <w:div w:id="1689064336">
                      <w:marLeft w:val="0"/>
                      <w:marRight w:val="0"/>
                      <w:marTop w:val="0"/>
                      <w:marBottom w:val="0"/>
                      <w:divBdr>
                        <w:top w:val="none" w:sz="0" w:space="0" w:color="auto"/>
                        <w:left w:val="none" w:sz="0" w:space="0" w:color="auto"/>
                        <w:bottom w:val="none" w:sz="0" w:space="0" w:color="auto"/>
                        <w:right w:val="none" w:sz="0" w:space="0" w:color="auto"/>
                      </w:divBdr>
                    </w:div>
                    <w:div w:id="1838379776">
                      <w:marLeft w:val="0"/>
                      <w:marRight w:val="0"/>
                      <w:marTop w:val="0"/>
                      <w:marBottom w:val="0"/>
                      <w:divBdr>
                        <w:top w:val="none" w:sz="0" w:space="0" w:color="auto"/>
                        <w:left w:val="none" w:sz="0" w:space="0" w:color="auto"/>
                        <w:bottom w:val="none" w:sz="0" w:space="0" w:color="auto"/>
                        <w:right w:val="none" w:sz="0" w:space="0" w:color="auto"/>
                      </w:divBdr>
                    </w:div>
                    <w:div w:id="1985160233">
                      <w:marLeft w:val="0"/>
                      <w:marRight w:val="0"/>
                      <w:marTop w:val="0"/>
                      <w:marBottom w:val="0"/>
                      <w:divBdr>
                        <w:top w:val="none" w:sz="0" w:space="0" w:color="auto"/>
                        <w:left w:val="none" w:sz="0" w:space="0" w:color="auto"/>
                        <w:bottom w:val="none" w:sz="0" w:space="0" w:color="auto"/>
                        <w:right w:val="none" w:sz="0" w:space="0" w:color="auto"/>
                      </w:divBdr>
                    </w:div>
                    <w:div w:id="1989020154">
                      <w:marLeft w:val="0"/>
                      <w:marRight w:val="0"/>
                      <w:marTop w:val="0"/>
                      <w:marBottom w:val="0"/>
                      <w:divBdr>
                        <w:top w:val="none" w:sz="0" w:space="0" w:color="auto"/>
                        <w:left w:val="none" w:sz="0" w:space="0" w:color="auto"/>
                        <w:bottom w:val="none" w:sz="0" w:space="0" w:color="auto"/>
                        <w:right w:val="none" w:sz="0" w:space="0" w:color="auto"/>
                      </w:divBdr>
                    </w:div>
                  </w:divsChild>
                </w:div>
                <w:div w:id="1808157367">
                  <w:marLeft w:val="0"/>
                  <w:marRight w:val="0"/>
                  <w:marTop w:val="0"/>
                  <w:marBottom w:val="0"/>
                  <w:divBdr>
                    <w:top w:val="none" w:sz="0" w:space="0" w:color="auto"/>
                    <w:left w:val="none" w:sz="0" w:space="0" w:color="auto"/>
                    <w:bottom w:val="none" w:sz="0" w:space="0" w:color="auto"/>
                    <w:right w:val="none" w:sz="0" w:space="0" w:color="auto"/>
                  </w:divBdr>
                  <w:divsChild>
                    <w:div w:id="1449159500">
                      <w:marLeft w:val="0"/>
                      <w:marRight w:val="0"/>
                      <w:marTop w:val="0"/>
                      <w:marBottom w:val="0"/>
                      <w:divBdr>
                        <w:top w:val="none" w:sz="0" w:space="0" w:color="auto"/>
                        <w:left w:val="none" w:sz="0" w:space="0" w:color="auto"/>
                        <w:bottom w:val="none" w:sz="0" w:space="0" w:color="auto"/>
                        <w:right w:val="none" w:sz="0" w:space="0" w:color="auto"/>
                      </w:divBdr>
                    </w:div>
                  </w:divsChild>
                </w:div>
                <w:div w:id="1866400615">
                  <w:marLeft w:val="0"/>
                  <w:marRight w:val="0"/>
                  <w:marTop w:val="0"/>
                  <w:marBottom w:val="0"/>
                  <w:divBdr>
                    <w:top w:val="none" w:sz="0" w:space="0" w:color="auto"/>
                    <w:left w:val="none" w:sz="0" w:space="0" w:color="auto"/>
                    <w:bottom w:val="none" w:sz="0" w:space="0" w:color="auto"/>
                    <w:right w:val="none" w:sz="0" w:space="0" w:color="auto"/>
                  </w:divBdr>
                  <w:divsChild>
                    <w:div w:id="1892308117">
                      <w:marLeft w:val="0"/>
                      <w:marRight w:val="0"/>
                      <w:marTop w:val="0"/>
                      <w:marBottom w:val="0"/>
                      <w:divBdr>
                        <w:top w:val="none" w:sz="0" w:space="0" w:color="auto"/>
                        <w:left w:val="none" w:sz="0" w:space="0" w:color="auto"/>
                        <w:bottom w:val="none" w:sz="0" w:space="0" w:color="auto"/>
                        <w:right w:val="none" w:sz="0" w:space="0" w:color="auto"/>
                      </w:divBdr>
                    </w:div>
                  </w:divsChild>
                </w:div>
                <w:div w:id="2010209586">
                  <w:marLeft w:val="0"/>
                  <w:marRight w:val="0"/>
                  <w:marTop w:val="0"/>
                  <w:marBottom w:val="0"/>
                  <w:divBdr>
                    <w:top w:val="none" w:sz="0" w:space="0" w:color="auto"/>
                    <w:left w:val="none" w:sz="0" w:space="0" w:color="auto"/>
                    <w:bottom w:val="none" w:sz="0" w:space="0" w:color="auto"/>
                    <w:right w:val="none" w:sz="0" w:space="0" w:color="auto"/>
                  </w:divBdr>
                  <w:divsChild>
                    <w:div w:id="385644700">
                      <w:marLeft w:val="0"/>
                      <w:marRight w:val="0"/>
                      <w:marTop w:val="0"/>
                      <w:marBottom w:val="0"/>
                      <w:divBdr>
                        <w:top w:val="none" w:sz="0" w:space="0" w:color="auto"/>
                        <w:left w:val="none" w:sz="0" w:space="0" w:color="auto"/>
                        <w:bottom w:val="none" w:sz="0" w:space="0" w:color="auto"/>
                        <w:right w:val="none" w:sz="0" w:space="0" w:color="auto"/>
                      </w:divBdr>
                    </w:div>
                    <w:div w:id="666592826">
                      <w:marLeft w:val="0"/>
                      <w:marRight w:val="0"/>
                      <w:marTop w:val="0"/>
                      <w:marBottom w:val="0"/>
                      <w:divBdr>
                        <w:top w:val="none" w:sz="0" w:space="0" w:color="auto"/>
                        <w:left w:val="none" w:sz="0" w:space="0" w:color="auto"/>
                        <w:bottom w:val="none" w:sz="0" w:space="0" w:color="auto"/>
                        <w:right w:val="none" w:sz="0" w:space="0" w:color="auto"/>
                      </w:divBdr>
                    </w:div>
                    <w:div w:id="684332443">
                      <w:marLeft w:val="0"/>
                      <w:marRight w:val="0"/>
                      <w:marTop w:val="0"/>
                      <w:marBottom w:val="0"/>
                      <w:divBdr>
                        <w:top w:val="none" w:sz="0" w:space="0" w:color="auto"/>
                        <w:left w:val="none" w:sz="0" w:space="0" w:color="auto"/>
                        <w:bottom w:val="none" w:sz="0" w:space="0" w:color="auto"/>
                        <w:right w:val="none" w:sz="0" w:space="0" w:color="auto"/>
                      </w:divBdr>
                    </w:div>
                    <w:div w:id="1963219111">
                      <w:marLeft w:val="0"/>
                      <w:marRight w:val="0"/>
                      <w:marTop w:val="0"/>
                      <w:marBottom w:val="0"/>
                      <w:divBdr>
                        <w:top w:val="none" w:sz="0" w:space="0" w:color="auto"/>
                        <w:left w:val="none" w:sz="0" w:space="0" w:color="auto"/>
                        <w:bottom w:val="none" w:sz="0" w:space="0" w:color="auto"/>
                        <w:right w:val="none" w:sz="0" w:space="0" w:color="auto"/>
                      </w:divBdr>
                    </w:div>
                  </w:divsChild>
                </w:div>
                <w:div w:id="2023773930">
                  <w:marLeft w:val="0"/>
                  <w:marRight w:val="0"/>
                  <w:marTop w:val="0"/>
                  <w:marBottom w:val="0"/>
                  <w:divBdr>
                    <w:top w:val="none" w:sz="0" w:space="0" w:color="auto"/>
                    <w:left w:val="none" w:sz="0" w:space="0" w:color="auto"/>
                    <w:bottom w:val="none" w:sz="0" w:space="0" w:color="auto"/>
                    <w:right w:val="none" w:sz="0" w:space="0" w:color="auto"/>
                  </w:divBdr>
                  <w:divsChild>
                    <w:div w:id="456097402">
                      <w:marLeft w:val="0"/>
                      <w:marRight w:val="0"/>
                      <w:marTop w:val="0"/>
                      <w:marBottom w:val="0"/>
                      <w:divBdr>
                        <w:top w:val="none" w:sz="0" w:space="0" w:color="auto"/>
                        <w:left w:val="none" w:sz="0" w:space="0" w:color="auto"/>
                        <w:bottom w:val="none" w:sz="0" w:space="0" w:color="auto"/>
                        <w:right w:val="none" w:sz="0" w:space="0" w:color="auto"/>
                      </w:divBdr>
                    </w:div>
                    <w:div w:id="511069809">
                      <w:marLeft w:val="0"/>
                      <w:marRight w:val="0"/>
                      <w:marTop w:val="0"/>
                      <w:marBottom w:val="0"/>
                      <w:divBdr>
                        <w:top w:val="none" w:sz="0" w:space="0" w:color="auto"/>
                        <w:left w:val="none" w:sz="0" w:space="0" w:color="auto"/>
                        <w:bottom w:val="none" w:sz="0" w:space="0" w:color="auto"/>
                        <w:right w:val="none" w:sz="0" w:space="0" w:color="auto"/>
                      </w:divBdr>
                    </w:div>
                    <w:div w:id="870456381">
                      <w:marLeft w:val="0"/>
                      <w:marRight w:val="0"/>
                      <w:marTop w:val="0"/>
                      <w:marBottom w:val="0"/>
                      <w:divBdr>
                        <w:top w:val="none" w:sz="0" w:space="0" w:color="auto"/>
                        <w:left w:val="none" w:sz="0" w:space="0" w:color="auto"/>
                        <w:bottom w:val="none" w:sz="0" w:space="0" w:color="auto"/>
                        <w:right w:val="none" w:sz="0" w:space="0" w:color="auto"/>
                      </w:divBdr>
                    </w:div>
                    <w:div w:id="1032000756">
                      <w:marLeft w:val="0"/>
                      <w:marRight w:val="0"/>
                      <w:marTop w:val="0"/>
                      <w:marBottom w:val="0"/>
                      <w:divBdr>
                        <w:top w:val="none" w:sz="0" w:space="0" w:color="auto"/>
                        <w:left w:val="none" w:sz="0" w:space="0" w:color="auto"/>
                        <w:bottom w:val="none" w:sz="0" w:space="0" w:color="auto"/>
                        <w:right w:val="none" w:sz="0" w:space="0" w:color="auto"/>
                      </w:divBdr>
                    </w:div>
                    <w:div w:id="1295018965">
                      <w:marLeft w:val="0"/>
                      <w:marRight w:val="0"/>
                      <w:marTop w:val="0"/>
                      <w:marBottom w:val="0"/>
                      <w:divBdr>
                        <w:top w:val="none" w:sz="0" w:space="0" w:color="auto"/>
                        <w:left w:val="none" w:sz="0" w:space="0" w:color="auto"/>
                        <w:bottom w:val="none" w:sz="0" w:space="0" w:color="auto"/>
                        <w:right w:val="none" w:sz="0" w:space="0" w:color="auto"/>
                      </w:divBdr>
                    </w:div>
                    <w:div w:id="1688286515">
                      <w:marLeft w:val="0"/>
                      <w:marRight w:val="0"/>
                      <w:marTop w:val="0"/>
                      <w:marBottom w:val="0"/>
                      <w:divBdr>
                        <w:top w:val="none" w:sz="0" w:space="0" w:color="auto"/>
                        <w:left w:val="none" w:sz="0" w:space="0" w:color="auto"/>
                        <w:bottom w:val="none" w:sz="0" w:space="0" w:color="auto"/>
                        <w:right w:val="none" w:sz="0" w:space="0" w:color="auto"/>
                      </w:divBdr>
                    </w:div>
                    <w:div w:id="1758987078">
                      <w:marLeft w:val="0"/>
                      <w:marRight w:val="0"/>
                      <w:marTop w:val="0"/>
                      <w:marBottom w:val="0"/>
                      <w:divBdr>
                        <w:top w:val="none" w:sz="0" w:space="0" w:color="auto"/>
                        <w:left w:val="none" w:sz="0" w:space="0" w:color="auto"/>
                        <w:bottom w:val="none" w:sz="0" w:space="0" w:color="auto"/>
                        <w:right w:val="none" w:sz="0" w:space="0" w:color="auto"/>
                      </w:divBdr>
                    </w:div>
                    <w:div w:id="1909339436">
                      <w:marLeft w:val="0"/>
                      <w:marRight w:val="0"/>
                      <w:marTop w:val="0"/>
                      <w:marBottom w:val="0"/>
                      <w:divBdr>
                        <w:top w:val="none" w:sz="0" w:space="0" w:color="auto"/>
                        <w:left w:val="none" w:sz="0" w:space="0" w:color="auto"/>
                        <w:bottom w:val="none" w:sz="0" w:space="0" w:color="auto"/>
                        <w:right w:val="none" w:sz="0" w:space="0" w:color="auto"/>
                      </w:divBdr>
                    </w:div>
                    <w:div w:id="20716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52860">
      <w:bodyDiv w:val="1"/>
      <w:marLeft w:val="0"/>
      <w:marRight w:val="0"/>
      <w:marTop w:val="0"/>
      <w:marBottom w:val="0"/>
      <w:divBdr>
        <w:top w:val="none" w:sz="0" w:space="0" w:color="auto"/>
        <w:left w:val="none" w:sz="0" w:space="0" w:color="auto"/>
        <w:bottom w:val="none" w:sz="0" w:space="0" w:color="auto"/>
        <w:right w:val="none" w:sz="0" w:space="0" w:color="auto"/>
      </w:divBdr>
      <w:divsChild>
        <w:div w:id="1286931464">
          <w:marLeft w:val="0"/>
          <w:marRight w:val="0"/>
          <w:marTop w:val="0"/>
          <w:marBottom w:val="0"/>
          <w:divBdr>
            <w:top w:val="none" w:sz="0" w:space="0" w:color="auto"/>
            <w:left w:val="none" w:sz="0" w:space="0" w:color="auto"/>
            <w:bottom w:val="none" w:sz="0" w:space="0" w:color="auto"/>
            <w:right w:val="none" w:sz="0" w:space="0" w:color="auto"/>
          </w:divBdr>
        </w:div>
        <w:div w:id="1849785661">
          <w:marLeft w:val="0"/>
          <w:marRight w:val="0"/>
          <w:marTop w:val="0"/>
          <w:marBottom w:val="0"/>
          <w:divBdr>
            <w:top w:val="none" w:sz="0" w:space="0" w:color="auto"/>
            <w:left w:val="none" w:sz="0" w:space="0" w:color="auto"/>
            <w:bottom w:val="none" w:sz="0" w:space="0" w:color="auto"/>
            <w:right w:val="none" w:sz="0" w:space="0" w:color="auto"/>
          </w:divBdr>
          <w:divsChild>
            <w:div w:id="1873835052">
              <w:marLeft w:val="-75"/>
              <w:marRight w:val="0"/>
              <w:marTop w:val="30"/>
              <w:marBottom w:val="30"/>
              <w:divBdr>
                <w:top w:val="none" w:sz="0" w:space="0" w:color="auto"/>
                <w:left w:val="none" w:sz="0" w:space="0" w:color="auto"/>
                <w:bottom w:val="none" w:sz="0" w:space="0" w:color="auto"/>
                <w:right w:val="none" w:sz="0" w:space="0" w:color="auto"/>
              </w:divBdr>
              <w:divsChild>
                <w:div w:id="135949095">
                  <w:marLeft w:val="0"/>
                  <w:marRight w:val="0"/>
                  <w:marTop w:val="0"/>
                  <w:marBottom w:val="0"/>
                  <w:divBdr>
                    <w:top w:val="none" w:sz="0" w:space="0" w:color="auto"/>
                    <w:left w:val="none" w:sz="0" w:space="0" w:color="auto"/>
                    <w:bottom w:val="none" w:sz="0" w:space="0" w:color="auto"/>
                    <w:right w:val="none" w:sz="0" w:space="0" w:color="auto"/>
                  </w:divBdr>
                  <w:divsChild>
                    <w:div w:id="1698965981">
                      <w:marLeft w:val="0"/>
                      <w:marRight w:val="0"/>
                      <w:marTop w:val="0"/>
                      <w:marBottom w:val="0"/>
                      <w:divBdr>
                        <w:top w:val="none" w:sz="0" w:space="0" w:color="auto"/>
                        <w:left w:val="none" w:sz="0" w:space="0" w:color="auto"/>
                        <w:bottom w:val="none" w:sz="0" w:space="0" w:color="auto"/>
                        <w:right w:val="none" w:sz="0" w:space="0" w:color="auto"/>
                      </w:divBdr>
                    </w:div>
                  </w:divsChild>
                </w:div>
                <w:div w:id="139227546">
                  <w:marLeft w:val="0"/>
                  <w:marRight w:val="0"/>
                  <w:marTop w:val="0"/>
                  <w:marBottom w:val="0"/>
                  <w:divBdr>
                    <w:top w:val="none" w:sz="0" w:space="0" w:color="auto"/>
                    <w:left w:val="none" w:sz="0" w:space="0" w:color="auto"/>
                    <w:bottom w:val="none" w:sz="0" w:space="0" w:color="auto"/>
                    <w:right w:val="none" w:sz="0" w:space="0" w:color="auto"/>
                  </w:divBdr>
                  <w:divsChild>
                    <w:div w:id="370303980">
                      <w:marLeft w:val="0"/>
                      <w:marRight w:val="0"/>
                      <w:marTop w:val="0"/>
                      <w:marBottom w:val="0"/>
                      <w:divBdr>
                        <w:top w:val="none" w:sz="0" w:space="0" w:color="auto"/>
                        <w:left w:val="none" w:sz="0" w:space="0" w:color="auto"/>
                        <w:bottom w:val="none" w:sz="0" w:space="0" w:color="auto"/>
                        <w:right w:val="none" w:sz="0" w:space="0" w:color="auto"/>
                      </w:divBdr>
                    </w:div>
                  </w:divsChild>
                </w:div>
                <w:div w:id="174462704">
                  <w:marLeft w:val="0"/>
                  <w:marRight w:val="0"/>
                  <w:marTop w:val="0"/>
                  <w:marBottom w:val="0"/>
                  <w:divBdr>
                    <w:top w:val="none" w:sz="0" w:space="0" w:color="auto"/>
                    <w:left w:val="none" w:sz="0" w:space="0" w:color="auto"/>
                    <w:bottom w:val="none" w:sz="0" w:space="0" w:color="auto"/>
                    <w:right w:val="none" w:sz="0" w:space="0" w:color="auto"/>
                  </w:divBdr>
                  <w:divsChild>
                    <w:div w:id="341668739">
                      <w:marLeft w:val="0"/>
                      <w:marRight w:val="0"/>
                      <w:marTop w:val="0"/>
                      <w:marBottom w:val="0"/>
                      <w:divBdr>
                        <w:top w:val="none" w:sz="0" w:space="0" w:color="auto"/>
                        <w:left w:val="none" w:sz="0" w:space="0" w:color="auto"/>
                        <w:bottom w:val="none" w:sz="0" w:space="0" w:color="auto"/>
                        <w:right w:val="none" w:sz="0" w:space="0" w:color="auto"/>
                      </w:divBdr>
                    </w:div>
                  </w:divsChild>
                </w:div>
                <w:div w:id="192960142">
                  <w:marLeft w:val="0"/>
                  <w:marRight w:val="0"/>
                  <w:marTop w:val="0"/>
                  <w:marBottom w:val="0"/>
                  <w:divBdr>
                    <w:top w:val="none" w:sz="0" w:space="0" w:color="auto"/>
                    <w:left w:val="none" w:sz="0" w:space="0" w:color="auto"/>
                    <w:bottom w:val="none" w:sz="0" w:space="0" w:color="auto"/>
                    <w:right w:val="none" w:sz="0" w:space="0" w:color="auto"/>
                  </w:divBdr>
                  <w:divsChild>
                    <w:div w:id="1161461489">
                      <w:marLeft w:val="0"/>
                      <w:marRight w:val="0"/>
                      <w:marTop w:val="0"/>
                      <w:marBottom w:val="0"/>
                      <w:divBdr>
                        <w:top w:val="none" w:sz="0" w:space="0" w:color="auto"/>
                        <w:left w:val="none" w:sz="0" w:space="0" w:color="auto"/>
                        <w:bottom w:val="none" w:sz="0" w:space="0" w:color="auto"/>
                        <w:right w:val="none" w:sz="0" w:space="0" w:color="auto"/>
                      </w:divBdr>
                    </w:div>
                  </w:divsChild>
                </w:div>
                <w:div w:id="279798547">
                  <w:marLeft w:val="0"/>
                  <w:marRight w:val="0"/>
                  <w:marTop w:val="0"/>
                  <w:marBottom w:val="0"/>
                  <w:divBdr>
                    <w:top w:val="none" w:sz="0" w:space="0" w:color="auto"/>
                    <w:left w:val="none" w:sz="0" w:space="0" w:color="auto"/>
                    <w:bottom w:val="none" w:sz="0" w:space="0" w:color="auto"/>
                    <w:right w:val="none" w:sz="0" w:space="0" w:color="auto"/>
                  </w:divBdr>
                  <w:divsChild>
                    <w:div w:id="1552572136">
                      <w:marLeft w:val="0"/>
                      <w:marRight w:val="0"/>
                      <w:marTop w:val="0"/>
                      <w:marBottom w:val="0"/>
                      <w:divBdr>
                        <w:top w:val="none" w:sz="0" w:space="0" w:color="auto"/>
                        <w:left w:val="none" w:sz="0" w:space="0" w:color="auto"/>
                        <w:bottom w:val="none" w:sz="0" w:space="0" w:color="auto"/>
                        <w:right w:val="none" w:sz="0" w:space="0" w:color="auto"/>
                      </w:divBdr>
                    </w:div>
                  </w:divsChild>
                </w:div>
                <w:div w:id="316569358">
                  <w:marLeft w:val="0"/>
                  <w:marRight w:val="0"/>
                  <w:marTop w:val="0"/>
                  <w:marBottom w:val="0"/>
                  <w:divBdr>
                    <w:top w:val="none" w:sz="0" w:space="0" w:color="auto"/>
                    <w:left w:val="none" w:sz="0" w:space="0" w:color="auto"/>
                    <w:bottom w:val="none" w:sz="0" w:space="0" w:color="auto"/>
                    <w:right w:val="none" w:sz="0" w:space="0" w:color="auto"/>
                  </w:divBdr>
                  <w:divsChild>
                    <w:div w:id="2123566915">
                      <w:marLeft w:val="0"/>
                      <w:marRight w:val="0"/>
                      <w:marTop w:val="0"/>
                      <w:marBottom w:val="0"/>
                      <w:divBdr>
                        <w:top w:val="none" w:sz="0" w:space="0" w:color="auto"/>
                        <w:left w:val="none" w:sz="0" w:space="0" w:color="auto"/>
                        <w:bottom w:val="none" w:sz="0" w:space="0" w:color="auto"/>
                        <w:right w:val="none" w:sz="0" w:space="0" w:color="auto"/>
                      </w:divBdr>
                    </w:div>
                  </w:divsChild>
                </w:div>
                <w:div w:id="327905006">
                  <w:marLeft w:val="0"/>
                  <w:marRight w:val="0"/>
                  <w:marTop w:val="0"/>
                  <w:marBottom w:val="0"/>
                  <w:divBdr>
                    <w:top w:val="none" w:sz="0" w:space="0" w:color="auto"/>
                    <w:left w:val="none" w:sz="0" w:space="0" w:color="auto"/>
                    <w:bottom w:val="none" w:sz="0" w:space="0" w:color="auto"/>
                    <w:right w:val="none" w:sz="0" w:space="0" w:color="auto"/>
                  </w:divBdr>
                  <w:divsChild>
                    <w:div w:id="2030981396">
                      <w:marLeft w:val="0"/>
                      <w:marRight w:val="0"/>
                      <w:marTop w:val="0"/>
                      <w:marBottom w:val="0"/>
                      <w:divBdr>
                        <w:top w:val="none" w:sz="0" w:space="0" w:color="auto"/>
                        <w:left w:val="none" w:sz="0" w:space="0" w:color="auto"/>
                        <w:bottom w:val="none" w:sz="0" w:space="0" w:color="auto"/>
                        <w:right w:val="none" w:sz="0" w:space="0" w:color="auto"/>
                      </w:divBdr>
                    </w:div>
                  </w:divsChild>
                </w:div>
                <w:div w:id="392853353">
                  <w:marLeft w:val="0"/>
                  <w:marRight w:val="0"/>
                  <w:marTop w:val="0"/>
                  <w:marBottom w:val="0"/>
                  <w:divBdr>
                    <w:top w:val="none" w:sz="0" w:space="0" w:color="auto"/>
                    <w:left w:val="none" w:sz="0" w:space="0" w:color="auto"/>
                    <w:bottom w:val="none" w:sz="0" w:space="0" w:color="auto"/>
                    <w:right w:val="none" w:sz="0" w:space="0" w:color="auto"/>
                  </w:divBdr>
                  <w:divsChild>
                    <w:div w:id="1095251115">
                      <w:marLeft w:val="0"/>
                      <w:marRight w:val="0"/>
                      <w:marTop w:val="0"/>
                      <w:marBottom w:val="0"/>
                      <w:divBdr>
                        <w:top w:val="none" w:sz="0" w:space="0" w:color="auto"/>
                        <w:left w:val="none" w:sz="0" w:space="0" w:color="auto"/>
                        <w:bottom w:val="none" w:sz="0" w:space="0" w:color="auto"/>
                        <w:right w:val="none" w:sz="0" w:space="0" w:color="auto"/>
                      </w:divBdr>
                    </w:div>
                  </w:divsChild>
                </w:div>
                <w:div w:id="461389089">
                  <w:marLeft w:val="0"/>
                  <w:marRight w:val="0"/>
                  <w:marTop w:val="0"/>
                  <w:marBottom w:val="0"/>
                  <w:divBdr>
                    <w:top w:val="none" w:sz="0" w:space="0" w:color="auto"/>
                    <w:left w:val="none" w:sz="0" w:space="0" w:color="auto"/>
                    <w:bottom w:val="none" w:sz="0" w:space="0" w:color="auto"/>
                    <w:right w:val="none" w:sz="0" w:space="0" w:color="auto"/>
                  </w:divBdr>
                  <w:divsChild>
                    <w:div w:id="2070030833">
                      <w:marLeft w:val="0"/>
                      <w:marRight w:val="0"/>
                      <w:marTop w:val="0"/>
                      <w:marBottom w:val="0"/>
                      <w:divBdr>
                        <w:top w:val="none" w:sz="0" w:space="0" w:color="auto"/>
                        <w:left w:val="none" w:sz="0" w:space="0" w:color="auto"/>
                        <w:bottom w:val="none" w:sz="0" w:space="0" w:color="auto"/>
                        <w:right w:val="none" w:sz="0" w:space="0" w:color="auto"/>
                      </w:divBdr>
                    </w:div>
                  </w:divsChild>
                </w:div>
                <w:div w:id="703094003">
                  <w:marLeft w:val="0"/>
                  <w:marRight w:val="0"/>
                  <w:marTop w:val="0"/>
                  <w:marBottom w:val="0"/>
                  <w:divBdr>
                    <w:top w:val="none" w:sz="0" w:space="0" w:color="auto"/>
                    <w:left w:val="none" w:sz="0" w:space="0" w:color="auto"/>
                    <w:bottom w:val="none" w:sz="0" w:space="0" w:color="auto"/>
                    <w:right w:val="none" w:sz="0" w:space="0" w:color="auto"/>
                  </w:divBdr>
                  <w:divsChild>
                    <w:div w:id="278412577">
                      <w:marLeft w:val="0"/>
                      <w:marRight w:val="0"/>
                      <w:marTop w:val="0"/>
                      <w:marBottom w:val="0"/>
                      <w:divBdr>
                        <w:top w:val="none" w:sz="0" w:space="0" w:color="auto"/>
                        <w:left w:val="none" w:sz="0" w:space="0" w:color="auto"/>
                        <w:bottom w:val="none" w:sz="0" w:space="0" w:color="auto"/>
                        <w:right w:val="none" w:sz="0" w:space="0" w:color="auto"/>
                      </w:divBdr>
                    </w:div>
                  </w:divsChild>
                </w:div>
                <w:div w:id="1033505998">
                  <w:marLeft w:val="0"/>
                  <w:marRight w:val="0"/>
                  <w:marTop w:val="0"/>
                  <w:marBottom w:val="0"/>
                  <w:divBdr>
                    <w:top w:val="none" w:sz="0" w:space="0" w:color="auto"/>
                    <w:left w:val="none" w:sz="0" w:space="0" w:color="auto"/>
                    <w:bottom w:val="none" w:sz="0" w:space="0" w:color="auto"/>
                    <w:right w:val="none" w:sz="0" w:space="0" w:color="auto"/>
                  </w:divBdr>
                  <w:divsChild>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 w:id="1042555078">
                  <w:marLeft w:val="0"/>
                  <w:marRight w:val="0"/>
                  <w:marTop w:val="0"/>
                  <w:marBottom w:val="0"/>
                  <w:divBdr>
                    <w:top w:val="none" w:sz="0" w:space="0" w:color="auto"/>
                    <w:left w:val="none" w:sz="0" w:space="0" w:color="auto"/>
                    <w:bottom w:val="none" w:sz="0" w:space="0" w:color="auto"/>
                    <w:right w:val="none" w:sz="0" w:space="0" w:color="auto"/>
                  </w:divBdr>
                  <w:divsChild>
                    <w:div w:id="1290629510">
                      <w:marLeft w:val="0"/>
                      <w:marRight w:val="0"/>
                      <w:marTop w:val="0"/>
                      <w:marBottom w:val="0"/>
                      <w:divBdr>
                        <w:top w:val="none" w:sz="0" w:space="0" w:color="auto"/>
                        <w:left w:val="none" w:sz="0" w:space="0" w:color="auto"/>
                        <w:bottom w:val="none" w:sz="0" w:space="0" w:color="auto"/>
                        <w:right w:val="none" w:sz="0" w:space="0" w:color="auto"/>
                      </w:divBdr>
                    </w:div>
                  </w:divsChild>
                </w:div>
                <w:div w:id="1162769015">
                  <w:marLeft w:val="0"/>
                  <w:marRight w:val="0"/>
                  <w:marTop w:val="0"/>
                  <w:marBottom w:val="0"/>
                  <w:divBdr>
                    <w:top w:val="none" w:sz="0" w:space="0" w:color="auto"/>
                    <w:left w:val="none" w:sz="0" w:space="0" w:color="auto"/>
                    <w:bottom w:val="none" w:sz="0" w:space="0" w:color="auto"/>
                    <w:right w:val="none" w:sz="0" w:space="0" w:color="auto"/>
                  </w:divBdr>
                  <w:divsChild>
                    <w:div w:id="1678269081">
                      <w:marLeft w:val="0"/>
                      <w:marRight w:val="0"/>
                      <w:marTop w:val="0"/>
                      <w:marBottom w:val="0"/>
                      <w:divBdr>
                        <w:top w:val="none" w:sz="0" w:space="0" w:color="auto"/>
                        <w:left w:val="none" w:sz="0" w:space="0" w:color="auto"/>
                        <w:bottom w:val="none" w:sz="0" w:space="0" w:color="auto"/>
                        <w:right w:val="none" w:sz="0" w:space="0" w:color="auto"/>
                      </w:divBdr>
                    </w:div>
                  </w:divsChild>
                </w:div>
                <w:div w:id="1201825494">
                  <w:marLeft w:val="0"/>
                  <w:marRight w:val="0"/>
                  <w:marTop w:val="0"/>
                  <w:marBottom w:val="0"/>
                  <w:divBdr>
                    <w:top w:val="none" w:sz="0" w:space="0" w:color="auto"/>
                    <w:left w:val="none" w:sz="0" w:space="0" w:color="auto"/>
                    <w:bottom w:val="none" w:sz="0" w:space="0" w:color="auto"/>
                    <w:right w:val="none" w:sz="0" w:space="0" w:color="auto"/>
                  </w:divBdr>
                  <w:divsChild>
                    <w:div w:id="1481389732">
                      <w:marLeft w:val="0"/>
                      <w:marRight w:val="0"/>
                      <w:marTop w:val="0"/>
                      <w:marBottom w:val="0"/>
                      <w:divBdr>
                        <w:top w:val="none" w:sz="0" w:space="0" w:color="auto"/>
                        <w:left w:val="none" w:sz="0" w:space="0" w:color="auto"/>
                        <w:bottom w:val="none" w:sz="0" w:space="0" w:color="auto"/>
                        <w:right w:val="none" w:sz="0" w:space="0" w:color="auto"/>
                      </w:divBdr>
                    </w:div>
                  </w:divsChild>
                </w:div>
                <w:div w:id="1204289792">
                  <w:marLeft w:val="0"/>
                  <w:marRight w:val="0"/>
                  <w:marTop w:val="0"/>
                  <w:marBottom w:val="0"/>
                  <w:divBdr>
                    <w:top w:val="none" w:sz="0" w:space="0" w:color="auto"/>
                    <w:left w:val="none" w:sz="0" w:space="0" w:color="auto"/>
                    <w:bottom w:val="none" w:sz="0" w:space="0" w:color="auto"/>
                    <w:right w:val="none" w:sz="0" w:space="0" w:color="auto"/>
                  </w:divBdr>
                  <w:divsChild>
                    <w:div w:id="277221105">
                      <w:marLeft w:val="0"/>
                      <w:marRight w:val="0"/>
                      <w:marTop w:val="0"/>
                      <w:marBottom w:val="0"/>
                      <w:divBdr>
                        <w:top w:val="none" w:sz="0" w:space="0" w:color="auto"/>
                        <w:left w:val="none" w:sz="0" w:space="0" w:color="auto"/>
                        <w:bottom w:val="none" w:sz="0" w:space="0" w:color="auto"/>
                        <w:right w:val="none" w:sz="0" w:space="0" w:color="auto"/>
                      </w:divBdr>
                    </w:div>
                  </w:divsChild>
                </w:div>
                <w:div w:id="1206065127">
                  <w:marLeft w:val="0"/>
                  <w:marRight w:val="0"/>
                  <w:marTop w:val="0"/>
                  <w:marBottom w:val="0"/>
                  <w:divBdr>
                    <w:top w:val="none" w:sz="0" w:space="0" w:color="auto"/>
                    <w:left w:val="none" w:sz="0" w:space="0" w:color="auto"/>
                    <w:bottom w:val="none" w:sz="0" w:space="0" w:color="auto"/>
                    <w:right w:val="none" w:sz="0" w:space="0" w:color="auto"/>
                  </w:divBdr>
                  <w:divsChild>
                    <w:div w:id="1980378050">
                      <w:marLeft w:val="0"/>
                      <w:marRight w:val="0"/>
                      <w:marTop w:val="0"/>
                      <w:marBottom w:val="0"/>
                      <w:divBdr>
                        <w:top w:val="none" w:sz="0" w:space="0" w:color="auto"/>
                        <w:left w:val="none" w:sz="0" w:space="0" w:color="auto"/>
                        <w:bottom w:val="none" w:sz="0" w:space="0" w:color="auto"/>
                        <w:right w:val="none" w:sz="0" w:space="0" w:color="auto"/>
                      </w:divBdr>
                    </w:div>
                  </w:divsChild>
                </w:div>
                <w:div w:id="1302342104">
                  <w:marLeft w:val="0"/>
                  <w:marRight w:val="0"/>
                  <w:marTop w:val="0"/>
                  <w:marBottom w:val="0"/>
                  <w:divBdr>
                    <w:top w:val="none" w:sz="0" w:space="0" w:color="auto"/>
                    <w:left w:val="none" w:sz="0" w:space="0" w:color="auto"/>
                    <w:bottom w:val="none" w:sz="0" w:space="0" w:color="auto"/>
                    <w:right w:val="none" w:sz="0" w:space="0" w:color="auto"/>
                  </w:divBdr>
                  <w:divsChild>
                    <w:div w:id="1786578539">
                      <w:marLeft w:val="0"/>
                      <w:marRight w:val="0"/>
                      <w:marTop w:val="0"/>
                      <w:marBottom w:val="0"/>
                      <w:divBdr>
                        <w:top w:val="none" w:sz="0" w:space="0" w:color="auto"/>
                        <w:left w:val="none" w:sz="0" w:space="0" w:color="auto"/>
                        <w:bottom w:val="none" w:sz="0" w:space="0" w:color="auto"/>
                        <w:right w:val="none" w:sz="0" w:space="0" w:color="auto"/>
                      </w:divBdr>
                    </w:div>
                  </w:divsChild>
                </w:div>
                <w:div w:id="1406682136">
                  <w:marLeft w:val="0"/>
                  <w:marRight w:val="0"/>
                  <w:marTop w:val="0"/>
                  <w:marBottom w:val="0"/>
                  <w:divBdr>
                    <w:top w:val="none" w:sz="0" w:space="0" w:color="auto"/>
                    <w:left w:val="none" w:sz="0" w:space="0" w:color="auto"/>
                    <w:bottom w:val="none" w:sz="0" w:space="0" w:color="auto"/>
                    <w:right w:val="none" w:sz="0" w:space="0" w:color="auto"/>
                  </w:divBdr>
                  <w:divsChild>
                    <w:div w:id="1283220496">
                      <w:marLeft w:val="0"/>
                      <w:marRight w:val="0"/>
                      <w:marTop w:val="0"/>
                      <w:marBottom w:val="0"/>
                      <w:divBdr>
                        <w:top w:val="none" w:sz="0" w:space="0" w:color="auto"/>
                        <w:left w:val="none" w:sz="0" w:space="0" w:color="auto"/>
                        <w:bottom w:val="none" w:sz="0" w:space="0" w:color="auto"/>
                        <w:right w:val="none" w:sz="0" w:space="0" w:color="auto"/>
                      </w:divBdr>
                    </w:div>
                  </w:divsChild>
                </w:div>
                <w:div w:id="1424689677">
                  <w:marLeft w:val="0"/>
                  <w:marRight w:val="0"/>
                  <w:marTop w:val="0"/>
                  <w:marBottom w:val="0"/>
                  <w:divBdr>
                    <w:top w:val="none" w:sz="0" w:space="0" w:color="auto"/>
                    <w:left w:val="none" w:sz="0" w:space="0" w:color="auto"/>
                    <w:bottom w:val="none" w:sz="0" w:space="0" w:color="auto"/>
                    <w:right w:val="none" w:sz="0" w:space="0" w:color="auto"/>
                  </w:divBdr>
                  <w:divsChild>
                    <w:div w:id="1076980519">
                      <w:marLeft w:val="0"/>
                      <w:marRight w:val="0"/>
                      <w:marTop w:val="0"/>
                      <w:marBottom w:val="0"/>
                      <w:divBdr>
                        <w:top w:val="none" w:sz="0" w:space="0" w:color="auto"/>
                        <w:left w:val="none" w:sz="0" w:space="0" w:color="auto"/>
                        <w:bottom w:val="none" w:sz="0" w:space="0" w:color="auto"/>
                        <w:right w:val="none" w:sz="0" w:space="0" w:color="auto"/>
                      </w:divBdr>
                    </w:div>
                  </w:divsChild>
                </w:div>
                <w:div w:id="1438405277">
                  <w:marLeft w:val="0"/>
                  <w:marRight w:val="0"/>
                  <w:marTop w:val="0"/>
                  <w:marBottom w:val="0"/>
                  <w:divBdr>
                    <w:top w:val="none" w:sz="0" w:space="0" w:color="auto"/>
                    <w:left w:val="none" w:sz="0" w:space="0" w:color="auto"/>
                    <w:bottom w:val="none" w:sz="0" w:space="0" w:color="auto"/>
                    <w:right w:val="none" w:sz="0" w:space="0" w:color="auto"/>
                  </w:divBdr>
                  <w:divsChild>
                    <w:div w:id="400981793">
                      <w:marLeft w:val="0"/>
                      <w:marRight w:val="0"/>
                      <w:marTop w:val="0"/>
                      <w:marBottom w:val="0"/>
                      <w:divBdr>
                        <w:top w:val="none" w:sz="0" w:space="0" w:color="auto"/>
                        <w:left w:val="none" w:sz="0" w:space="0" w:color="auto"/>
                        <w:bottom w:val="none" w:sz="0" w:space="0" w:color="auto"/>
                        <w:right w:val="none" w:sz="0" w:space="0" w:color="auto"/>
                      </w:divBdr>
                    </w:div>
                  </w:divsChild>
                </w:div>
                <w:div w:id="1442333132">
                  <w:marLeft w:val="0"/>
                  <w:marRight w:val="0"/>
                  <w:marTop w:val="0"/>
                  <w:marBottom w:val="0"/>
                  <w:divBdr>
                    <w:top w:val="none" w:sz="0" w:space="0" w:color="auto"/>
                    <w:left w:val="none" w:sz="0" w:space="0" w:color="auto"/>
                    <w:bottom w:val="none" w:sz="0" w:space="0" w:color="auto"/>
                    <w:right w:val="none" w:sz="0" w:space="0" w:color="auto"/>
                  </w:divBdr>
                  <w:divsChild>
                    <w:div w:id="1086994628">
                      <w:marLeft w:val="0"/>
                      <w:marRight w:val="0"/>
                      <w:marTop w:val="0"/>
                      <w:marBottom w:val="0"/>
                      <w:divBdr>
                        <w:top w:val="none" w:sz="0" w:space="0" w:color="auto"/>
                        <w:left w:val="none" w:sz="0" w:space="0" w:color="auto"/>
                        <w:bottom w:val="none" w:sz="0" w:space="0" w:color="auto"/>
                        <w:right w:val="none" w:sz="0" w:space="0" w:color="auto"/>
                      </w:divBdr>
                    </w:div>
                  </w:divsChild>
                </w:div>
                <w:div w:id="1467888982">
                  <w:marLeft w:val="0"/>
                  <w:marRight w:val="0"/>
                  <w:marTop w:val="0"/>
                  <w:marBottom w:val="0"/>
                  <w:divBdr>
                    <w:top w:val="none" w:sz="0" w:space="0" w:color="auto"/>
                    <w:left w:val="none" w:sz="0" w:space="0" w:color="auto"/>
                    <w:bottom w:val="none" w:sz="0" w:space="0" w:color="auto"/>
                    <w:right w:val="none" w:sz="0" w:space="0" w:color="auto"/>
                  </w:divBdr>
                  <w:divsChild>
                    <w:div w:id="1851487276">
                      <w:marLeft w:val="0"/>
                      <w:marRight w:val="0"/>
                      <w:marTop w:val="0"/>
                      <w:marBottom w:val="0"/>
                      <w:divBdr>
                        <w:top w:val="none" w:sz="0" w:space="0" w:color="auto"/>
                        <w:left w:val="none" w:sz="0" w:space="0" w:color="auto"/>
                        <w:bottom w:val="none" w:sz="0" w:space="0" w:color="auto"/>
                        <w:right w:val="none" w:sz="0" w:space="0" w:color="auto"/>
                      </w:divBdr>
                    </w:div>
                  </w:divsChild>
                </w:div>
                <w:div w:id="1492256085">
                  <w:marLeft w:val="0"/>
                  <w:marRight w:val="0"/>
                  <w:marTop w:val="0"/>
                  <w:marBottom w:val="0"/>
                  <w:divBdr>
                    <w:top w:val="none" w:sz="0" w:space="0" w:color="auto"/>
                    <w:left w:val="none" w:sz="0" w:space="0" w:color="auto"/>
                    <w:bottom w:val="none" w:sz="0" w:space="0" w:color="auto"/>
                    <w:right w:val="none" w:sz="0" w:space="0" w:color="auto"/>
                  </w:divBdr>
                  <w:divsChild>
                    <w:div w:id="901450828">
                      <w:marLeft w:val="0"/>
                      <w:marRight w:val="0"/>
                      <w:marTop w:val="0"/>
                      <w:marBottom w:val="0"/>
                      <w:divBdr>
                        <w:top w:val="none" w:sz="0" w:space="0" w:color="auto"/>
                        <w:left w:val="none" w:sz="0" w:space="0" w:color="auto"/>
                        <w:bottom w:val="none" w:sz="0" w:space="0" w:color="auto"/>
                        <w:right w:val="none" w:sz="0" w:space="0" w:color="auto"/>
                      </w:divBdr>
                    </w:div>
                  </w:divsChild>
                </w:div>
                <w:div w:id="1554005916">
                  <w:marLeft w:val="0"/>
                  <w:marRight w:val="0"/>
                  <w:marTop w:val="0"/>
                  <w:marBottom w:val="0"/>
                  <w:divBdr>
                    <w:top w:val="none" w:sz="0" w:space="0" w:color="auto"/>
                    <w:left w:val="none" w:sz="0" w:space="0" w:color="auto"/>
                    <w:bottom w:val="none" w:sz="0" w:space="0" w:color="auto"/>
                    <w:right w:val="none" w:sz="0" w:space="0" w:color="auto"/>
                  </w:divBdr>
                  <w:divsChild>
                    <w:div w:id="786851442">
                      <w:marLeft w:val="0"/>
                      <w:marRight w:val="0"/>
                      <w:marTop w:val="0"/>
                      <w:marBottom w:val="0"/>
                      <w:divBdr>
                        <w:top w:val="none" w:sz="0" w:space="0" w:color="auto"/>
                        <w:left w:val="none" w:sz="0" w:space="0" w:color="auto"/>
                        <w:bottom w:val="none" w:sz="0" w:space="0" w:color="auto"/>
                        <w:right w:val="none" w:sz="0" w:space="0" w:color="auto"/>
                      </w:divBdr>
                    </w:div>
                  </w:divsChild>
                </w:div>
                <w:div w:id="1811511235">
                  <w:marLeft w:val="0"/>
                  <w:marRight w:val="0"/>
                  <w:marTop w:val="0"/>
                  <w:marBottom w:val="0"/>
                  <w:divBdr>
                    <w:top w:val="none" w:sz="0" w:space="0" w:color="auto"/>
                    <w:left w:val="none" w:sz="0" w:space="0" w:color="auto"/>
                    <w:bottom w:val="none" w:sz="0" w:space="0" w:color="auto"/>
                    <w:right w:val="none" w:sz="0" w:space="0" w:color="auto"/>
                  </w:divBdr>
                  <w:divsChild>
                    <w:div w:id="940916473">
                      <w:marLeft w:val="0"/>
                      <w:marRight w:val="0"/>
                      <w:marTop w:val="0"/>
                      <w:marBottom w:val="0"/>
                      <w:divBdr>
                        <w:top w:val="none" w:sz="0" w:space="0" w:color="auto"/>
                        <w:left w:val="none" w:sz="0" w:space="0" w:color="auto"/>
                        <w:bottom w:val="none" w:sz="0" w:space="0" w:color="auto"/>
                        <w:right w:val="none" w:sz="0" w:space="0" w:color="auto"/>
                      </w:divBdr>
                    </w:div>
                  </w:divsChild>
                </w:div>
                <w:div w:id="1970238754">
                  <w:marLeft w:val="0"/>
                  <w:marRight w:val="0"/>
                  <w:marTop w:val="0"/>
                  <w:marBottom w:val="0"/>
                  <w:divBdr>
                    <w:top w:val="none" w:sz="0" w:space="0" w:color="auto"/>
                    <w:left w:val="none" w:sz="0" w:space="0" w:color="auto"/>
                    <w:bottom w:val="none" w:sz="0" w:space="0" w:color="auto"/>
                    <w:right w:val="none" w:sz="0" w:space="0" w:color="auto"/>
                  </w:divBdr>
                  <w:divsChild>
                    <w:div w:id="2034110051">
                      <w:marLeft w:val="0"/>
                      <w:marRight w:val="0"/>
                      <w:marTop w:val="0"/>
                      <w:marBottom w:val="0"/>
                      <w:divBdr>
                        <w:top w:val="none" w:sz="0" w:space="0" w:color="auto"/>
                        <w:left w:val="none" w:sz="0" w:space="0" w:color="auto"/>
                        <w:bottom w:val="none" w:sz="0" w:space="0" w:color="auto"/>
                        <w:right w:val="none" w:sz="0" w:space="0" w:color="auto"/>
                      </w:divBdr>
                    </w:div>
                  </w:divsChild>
                </w:div>
                <w:div w:id="2102945467">
                  <w:marLeft w:val="0"/>
                  <w:marRight w:val="0"/>
                  <w:marTop w:val="0"/>
                  <w:marBottom w:val="0"/>
                  <w:divBdr>
                    <w:top w:val="none" w:sz="0" w:space="0" w:color="auto"/>
                    <w:left w:val="none" w:sz="0" w:space="0" w:color="auto"/>
                    <w:bottom w:val="none" w:sz="0" w:space="0" w:color="auto"/>
                    <w:right w:val="none" w:sz="0" w:space="0" w:color="auto"/>
                  </w:divBdr>
                  <w:divsChild>
                    <w:div w:id="1762294716">
                      <w:marLeft w:val="0"/>
                      <w:marRight w:val="0"/>
                      <w:marTop w:val="0"/>
                      <w:marBottom w:val="0"/>
                      <w:divBdr>
                        <w:top w:val="none" w:sz="0" w:space="0" w:color="auto"/>
                        <w:left w:val="none" w:sz="0" w:space="0" w:color="auto"/>
                        <w:bottom w:val="none" w:sz="0" w:space="0" w:color="auto"/>
                        <w:right w:val="none" w:sz="0" w:space="0" w:color="auto"/>
                      </w:divBdr>
                    </w:div>
                  </w:divsChild>
                </w:div>
                <w:div w:id="2125230382">
                  <w:marLeft w:val="0"/>
                  <w:marRight w:val="0"/>
                  <w:marTop w:val="0"/>
                  <w:marBottom w:val="0"/>
                  <w:divBdr>
                    <w:top w:val="none" w:sz="0" w:space="0" w:color="auto"/>
                    <w:left w:val="none" w:sz="0" w:space="0" w:color="auto"/>
                    <w:bottom w:val="none" w:sz="0" w:space="0" w:color="auto"/>
                    <w:right w:val="none" w:sz="0" w:space="0" w:color="auto"/>
                  </w:divBdr>
                  <w:divsChild>
                    <w:div w:id="19653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7805">
      <w:bodyDiv w:val="1"/>
      <w:marLeft w:val="0"/>
      <w:marRight w:val="0"/>
      <w:marTop w:val="0"/>
      <w:marBottom w:val="0"/>
      <w:divBdr>
        <w:top w:val="none" w:sz="0" w:space="0" w:color="auto"/>
        <w:left w:val="none" w:sz="0" w:space="0" w:color="auto"/>
        <w:bottom w:val="none" w:sz="0" w:space="0" w:color="auto"/>
        <w:right w:val="none" w:sz="0" w:space="0" w:color="auto"/>
      </w:divBdr>
    </w:div>
    <w:div w:id="723673784">
      <w:bodyDiv w:val="1"/>
      <w:marLeft w:val="0"/>
      <w:marRight w:val="0"/>
      <w:marTop w:val="0"/>
      <w:marBottom w:val="0"/>
      <w:divBdr>
        <w:top w:val="none" w:sz="0" w:space="0" w:color="auto"/>
        <w:left w:val="none" w:sz="0" w:space="0" w:color="auto"/>
        <w:bottom w:val="none" w:sz="0" w:space="0" w:color="auto"/>
        <w:right w:val="none" w:sz="0" w:space="0" w:color="auto"/>
      </w:divBdr>
    </w:div>
    <w:div w:id="763039530">
      <w:bodyDiv w:val="1"/>
      <w:marLeft w:val="0"/>
      <w:marRight w:val="0"/>
      <w:marTop w:val="0"/>
      <w:marBottom w:val="0"/>
      <w:divBdr>
        <w:top w:val="none" w:sz="0" w:space="0" w:color="auto"/>
        <w:left w:val="none" w:sz="0" w:space="0" w:color="auto"/>
        <w:bottom w:val="none" w:sz="0" w:space="0" w:color="auto"/>
        <w:right w:val="none" w:sz="0" w:space="0" w:color="auto"/>
      </w:divBdr>
      <w:divsChild>
        <w:div w:id="178473356">
          <w:marLeft w:val="0"/>
          <w:marRight w:val="0"/>
          <w:marTop w:val="0"/>
          <w:marBottom w:val="0"/>
          <w:divBdr>
            <w:top w:val="none" w:sz="0" w:space="0" w:color="auto"/>
            <w:left w:val="none" w:sz="0" w:space="0" w:color="auto"/>
            <w:bottom w:val="none" w:sz="0" w:space="0" w:color="auto"/>
            <w:right w:val="none" w:sz="0" w:space="0" w:color="auto"/>
          </w:divBdr>
        </w:div>
        <w:div w:id="401099529">
          <w:marLeft w:val="0"/>
          <w:marRight w:val="0"/>
          <w:marTop w:val="0"/>
          <w:marBottom w:val="0"/>
          <w:divBdr>
            <w:top w:val="none" w:sz="0" w:space="0" w:color="auto"/>
            <w:left w:val="none" w:sz="0" w:space="0" w:color="auto"/>
            <w:bottom w:val="none" w:sz="0" w:space="0" w:color="auto"/>
            <w:right w:val="none" w:sz="0" w:space="0" w:color="auto"/>
          </w:divBdr>
        </w:div>
        <w:div w:id="462500750">
          <w:marLeft w:val="0"/>
          <w:marRight w:val="0"/>
          <w:marTop w:val="0"/>
          <w:marBottom w:val="0"/>
          <w:divBdr>
            <w:top w:val="none" w:sz="0" w:space="0" w:color="auto"/>
            <w:left w:val="none" w:sz="0" w:space="0" w:color="auto"/>
            <w:bottom w:val="none" w:sz="0" w:space="0" w:color="auto"/>
            <w:right w:val="none" w:sz="0" w:space="0" w:color="auto"/>
          </w:divBdr>
        </w:div>
        <w:div w:id="667906578">
          <w:marLeft w:val="0"/>
          <w:marRight w:val="0"/>
          <w:marTop w:val="0"/>
          <w:marBottom w:val="0"/>
          <w:divBdr>
            <w:top w:val="none" w:sz="0" w:space="0" w:color="auto"/>
            <w:left w:val="none" w:sz="0" w:space="0" w:color="auto"/>
            <w:bottom w:val="none" w:sz="0" w:space="0" w:color="auto"/>
            <w:right w:val="none" w:sz="0" w:space="0" w:color="auto"/>
          </w:divBdr>
        </w:div>
        <w:div w:id="934477871">
          <w:marLeft w:val="0"/>
          <w:marRight w:val="0"/>
          <w:marTop w:val="0"/>
          <w:marBottom w:val="0"/>
          <w:divBdr>
            <w:top w:val="none" w:sz="0" w:space="0" w:color="auto"/>
            <w:left w:val="none" w:sz="0" w:space="0" w:color="auto"/>
            <w:bottom w:val="none" w:sz="0" w:space="0" w:color="auto"/>
            <w:right w:val="none" w:sz="0" w:space="0" w:color="auto"/>
          </w:divBdr>
        </w:div>
        <w:div w:id="935675965">
          <w:marLeft w:val="0"/>
          <w:marRight w:val="0"/>
          <w:marTop w:val="0"/>
          <w:marBottom w:val="0"/>
          <w:divBdr>
            <w:top w:val="none" w:sz="0" w:space="0" w:color="auto"/>
            <w:left w:val="none" w:sz="0" w:space="0" w:color="auto"/>
            <w:bottom w:val="none" w:sz="0" w:space="0" w:color="auto"/>
            <w:right w:val="none" w:sz="0" w:space="0" w:color="auto"/>
          </w:divBdr>
        </w:div>
        <w:div w:id="1499148646">
          <w:marLeft w:val="0"/>
          <w:marRight w:val="0"/>
          <w:marTop w:val="0"/>
          <w:marBottom w:val="0"/>
          <w:divBdr>
            <w:top w:val="none" w:sz="0" w:space="0" w:color="auto"/>
            <w:left w:val="none" w:sz="0" w:space="0" w:color="auto"/>
            <w:bottom w:val="none" w:sz="0" w:space="0" w:color="auto"/>
            <w:right w:val="none" w:sz="0" w:space="0" w:color="auto"/>
          </w:divBdr>
        </w:div>
        <w:div w:id="1947224792">
          <w:marLeft w:val="0"/>
          <w:marRight w:val="0"/>
          <w:marTop w:val="0"/>
          <w:marBottom w:val="0"/>
          <w:divBdr>
            <w:top w:val="none" w:sz="0" w:space="0" w:color="auto"/>
            <w:left w:val="none" w:sz="0" w:space="0" w:color="auto"/>
            <w:bottom w:val="none" w:sz="0" w:space="0" w:color="auto"/>
            <w:right w:val="none" w:sz="0" w:space="0" w:color="auto"/>
          </w:divBdr>
        </w:div>
      </w:divsChild>
    </w:div>
    <w:div w:id="824783271">
      <w:bodyDiv w:val="1"/>
      <w:marLeft w:val="0"/>
      <w:marRight w:val="0"/>
      <w:marTop w:val="0"/>
      <w:marBottom w:val="0"/>
      <w:divBdr>
        <w:top w:val="none" w:sz="0" w:space="0" w:color="auto"/>
        <w:left w:val="none" w:sz="0" w:space="0" w:color="auto"/>
        <w:bottom w:val="none" w:sz="0" w:space="0" w:color="auto"/>
        <w:right w:val="none" w:sz="0" w:space="0" w:color="auto"/>
      </w:divBdr>
    </w:div>
    <w:div w:id="863321563">
      <w:bodyDiv w:val="1"/>
      <w:marLeft w:val="0"/>
      <w:marRight w:val="0"/>
      <w:marTop w:val="0"/>
      <w:marBottom w:val="0"/>
      <w:divBdr>
        <w:top w:val="none" w:sz="0" w:space="0" w:color="auto"/>
        <w:left w:val="none" w:sz="0" w:space="0" w:color="auto"/>
        <w:bottom w:val="none" w:sz="0" w:space="0" w:color="auto"/>
        <w:right w:val="none" w:sz="0" w:space="0" w:color="auto"/>
      </w:divBdr>
      <w:divsChild>
        <w:div w:id="1017196425">
          <w:marLeft w:val="0"/>
          <w:marRight w:val="0"/>
          <w:marTop w:val="0"/>
          <w:marBottom w:val="0"/>
          <w:divBdr>
            <w:top w:val="none" w:sz="0" w:space="0" w:color="auto"/>
            <w:left w:val="none" w:sz="0" w:space="0" w:color="auto"/>
            <w:bottom w:val="none" w:sz="0" w:space="0" w:color="auto"/>
            <w:right w:val="none" w:sz="0" w:space="0" w:color="auto"/>
          </w:divBdr>
        </w:div>
      </w:divsChild>
    </w:div>
    <w:div w:id="863787399">
      <w:bodyDiv w:val="1"/>
      <w:marLeft w:val="0"/>
      <w:marRight w:val="0"/>
      <w:marTop w:val="0"/>
      <w:marBottom w:val="0"/>
      <w:divBdr>
        <w:top w:val="none" w:sz="0" w:space="0" w:color="auto"/>
        <w:left w:val="none" w:sz="0" w:space="0" w:color="auto"/>
        <w:bottom w:val="none" w:sz="0" w:space="0" w:color="auto"/>
        <w:right w:val="none" w:sz="0" w:space="0" w:color="auto"/>
      </w:divBdr>
      <w:divsChild>
        <w:div w:id="72704077">
          <w:marLeft w:val="0"/>
          <w:marRight w:val="0"/>
          <w:marTop w:val="0"/>
          <w:marBottom w:val="0"/>
          <w:divBdr>
            <w:top w:val="none" w:sz="0" w:space="0" w:color="auto"/>
            <w:left w:val="none" w:sz="0" w:space="0" w:color="auto"/>
            <w:bottom w:val="none" w:sz="0" w:space="0" w:color="auto"/>
            <w:right w:val="none" w:sz="0" w:space="0" w:color="auto"/>
          </w:divBdr>
        </w:div>
        <w:div w:id="123667299">
          <w:marLeft w:val="0"/>
          <w:marRight w:val="0"/>
          <w:marTop w:val="0"/>
          <w:marBottom w:val="0"/>
          <w:divBdr>
            <w:top w:val="none" w:sz="0" w:space="0" w:color="auto"/>
            <w:left w:val="none" w:sz="0" w:space="0" w:color="auto"/>
            <w:bottom w:val="none" w:sz="0" w:space="0" w:color="auto"/>
            <w:right w:val="none" w:sz="0" w:space="0" w:color="auto"/>
          </w:divBdr>
        </w:div>
        <w:div w:id="139734611">
          <w:marLeft w:val="-75"/>
          <w:marRight w:val="0"/>
          <w:marTop w:val="30"/>
          <w:marBottom w:val="30"/>
          <w:divBdr>
            <w:top w:val="none" w:sz="0" w:space="0" w:color="auto"/>
            <w:left w:val="none" w:sz="0" w:space="0" w:color="auto"/>
            <w:bottom w:val="none" w:sz="0" w:space="0" w:color="auto"/>
            <w:right w:val="none" w:sz="0" w:space="0" w:color="auto"/>
          </w:divBdr>
          <w:divsChild>
            <w:div w:id="40832876">
              <w:marLeft w:val="0"/>
              <w:marRight w:val="0"/>
              <w:marTop w:val="0"/>
              <w:marBottom w:val="0"/>
              <w:divBdr>
                <w:top w:val="none" w:sz="0" w:space="0" w:color="auto"/>
                <w:left w:val="none" w:sz="0" w:space="0" w:color="auto"/>
                <w:bottom w:val="none" w:sz="0" w:space="0" w:color="auto"/>
                <w:right w:val="none" w:sz="0" w:space="0" w:color="auto"/>
              </w:divBdr>
              <w:divsChild>
                <w:div w:id="643392516">
                  <w:marLeft w:val="0"/>
                  <w:marRight w:val="0"/>
                  <w:marTop w:val="0"/>
                  <w:marBottom w:val="0"/>
                  <w:divBdr>
                    <w:top w:val="none" w:sz="0" w:space="0" w:color="auto"/>
                    <w:left w:val="none" w:sz="0" w:space="0" w:color="auto"/>
                    <w:bottom w:val="none" w:sz="0" w:space="0" w:color="auto"/>
                    <w:right w:val="none" w:sz="0" w:space="0" w:color="auto"/>
                  </w:divBdr>
                </w:div>
              </w:divsChild>
            </w:div>
            <w:div w:id="170678565">
              <w:marLeft w:val="0"/>
              <w:marRight w:val="0"/>
              <w:marTop w:val="0"/>
              <w:marBottom w:val="0"/>
              <w:divBdr>
                <w:top w:val="none" w:sz="0" w:space="0" w:color="auto"/>
                <w:left w:val="none" w:sz="0" w:space="0" w:color="auto"/>
                <w:bottom w:val="none" w:sz="0" w:space="0" w:color="auto"/>
                <w:right w:val="none" w:sz="0" w:space="0" w:color="auto"/>
              </w:divBdr>
              <w:divsChild>
                <w:div w:id="1427531683">
                  <w:marLeft w:val="0"/>
                  <w:marRight w:val="0"/>
                  <w:marTop w:val="0"/>
                  <w:marBottom w:val="0"/>
                  <w:divBdr>
                    <w:top w:val="none" w:sz="0" w:space="0" w:color="auto"/>
                    <w:left w:val="none" w:sz="0" w:space="0" w:color="auto"/>
                    <w:bottom w:val="none" w:sz="0" w:space="0" w:color="auto"/>
                    <w:right w:val="none" w:sz="0" w:space="0" w:color="auto"/>
                  </w:divBdr>
                </w:div>
              </w:divsChild>
            </w:div>
            <w:div w:id="324478350">
              <w:marLeft w:val="0"/>
              <w:marRight w:val="0"/>
              <w:marTop w:val="0"/>
              <w:marBottom w:val="0"/>
              <w:divBdr>
                <w:top w:val="none" w:sz="0" w:space="0" w:color="auto"/>
                <w:left w:val="none" w:sz="0" w:space="0" w:color="auto"/>
                <w:bottom w:val="none" w:sz="0" w:space="0" w:color="auto"/>
                <w:right w:val="none" w:sz="0" w:space="0" w:color="auto"/>
              </w:divBdr>
              <w:divsChild>
                <w:div w:id="1383019380">
                  <w:marLeft w:val="0"/>
                  <w:marRight w:val="0"/>
                  <w:marTop w:val="0"/>
                  <w:marBottom w:val="0"/>
                  <w:divBdr>
                    <w:top w:val="none" w:sz="0" w:space="0" w:color="auto"/>
                    <w:left w:val="none" w:sz="0" w:space="0" w:color="auto"/>
                    <w:bottom w:val="none" w:sz="0" w:space="0" w:color="auto"/>
                    <w:right w:val="none" w:sz="0" w:space="0" w:color="auto"/>
                  </w:divBdr>
                </w:div>
              </w:divsChild>
            </w:div>
            <w:div w:id="491526305">
              <w:marLeft w:val="0"/>
              <w:marRight w:val="0"/>
              <w:marTop w:val="0"/>
              <w:marBottom w:val="0"/>
              <w:divBdr>
                <w:top w:val="none" w:sz="0" w:space="0" w:color="auto"/>
                <w:left w:val="none" w:sz="0" w:space="0" w:color="auto"/>
                <w:bottom w:val="none" w:sz="0" w:space="0" w:color="auto"/>
                <w:right w:val="none" w:sz="0" w:space="0" w:color="auto"/>
              </w:divBdr>
              <w:divsChild>
                <w:div w:id="1876189565">
                  <w:marLeft w:val="0"/>
                  <w:marRight w:val="0"/>
                  <w:marTop w:val="0"/>
                  <w:marBottom w:val="0"/>
                  <w:divBdr>
                    <w:top w:val="none" w:sz="0" w:space="0" w:color="auto"/>
                    <w:left w:val="none" w:sz="0" w:space="0" w:color="auto"/>
                    <w:bottom w:val="none" w:sz="0" w:space="0" w:color="auto"/>
                    <w:right w:val="none" w:sz="0" w:space="0" w:color="auto"/>
                  </w:divBdr>
                </w:div>
              </w:divsChild>
            </w:div>
            <w:div w:id="609944348">
              <w:marLeft w:val="0"/>
              <w:marRight w:val="0"/>
              <w:marTop w:val="0"/>
              <w:marBottom w:val="0"/>
              <w:divBdr>
                <w:top w:val="none" w:sz="0" w:space="0" w:color="auto"/>
                <w:left w:val="none" w:sz="0" w:space="0" w:color="auto"/>
                <w:bottom w:val="none" w:sz="0" w:space="0" w:color="auto"/>
                <w:right w:val="none" w:sz="0" w:space="0" w:color="auto"/>
              </w:divBdr>
              <w:divsChild>
                <w:div w:id="369306301">
                  <w:marLeft w:val="0"/>
                  <w:marRight w:val="0"/>
                  <w:marTop w:val="0"/>
                  <w:marBottom w:val="0"/>
                  <w:divBdr>
                    <w:top w:val="none" w:sz="0" w:space="0" w:color="auto"/>
                    <w:left w:val="none" w:sz="0" w:space="0" w:color="auto"/>
                    <w:bottom w:val="none" w:sz="0" w:space="0" w:color="auto"/>
                    <w:right w:val="none" w:sz="0" w:space="0" w:color="auto"/>
                  </w:divBdr>
                </w:div>
              </w:divsChild>
            </w:div>
            <w:div w:id="700016196">
              <w:marLeft w:val="0"/>
              <w:marRight w:val="0"/>
              <w:marTop w:val="0"/>
              <w:marBottom w:val="0"/>
              <w:divBdr>
                <w:top w:val="none" w:sz="0" w:space="0" w:color="auto"/>
                <w:left w:val="none" w:sz="0" w:space="0" w:color="auto"/>
                <w:bottom w:val="none" w:sz="0" w:space="0" w:color="auto"/>
                <w:right w:val="none" w:sz="0" w:space="0" w:color="auto"/>
              </w:divBdr>
              <w:divsChild>
                <w:div w:id="562256103">
                  <w:marLeft w:val="0"/>
                  <w:marRight w:val="0"/>
                  <w:marTop w:val="0"/>
                  <w:marBottom w:val="0"/>
                  <w:divBdr>
                    <w:top w:val="none" w:sz="0" w:space="0" w:color="auto"/>
                    <w:left w:val="none" w:sz="0" w:space="0" w:color="auto"/>
                    <w:bottom w:val="none" w:sz="0" w:space="0" w:color="auto"/>
                    <w:right w:val="none" w:sz="0" w:space="0" w:color="auto"/>
                  </w:divBdr>
                </w:div>
              </w:divsChild>
            </w:div>
            <w:div w:id="730269136">
              <w:marLeft w:val="0"/>
              <w:marRight w:val="0"/>
              <w:marTop w:val="0"/>
              <w:marBottom w:val="0"/>
              <w:divBdr>
                <w:top w:val="none" w:sz="0" w:space="0" w:color="auto"/>
                <w:left w:val="none" w:sz="0" w:space="0" w:color="auto"/>
                <w:bottom w:val="none" w:sz="0" w:space="0" w:color="auto"/>
                <w:right w:val="none" w:sz="0" w:space="0" w:color="auto"/>
              </w:divBdr>
              <w:divsChild>
                <w:div w:id="126432267">
                  <w:marLeft w:val="0"/>
                  <w:marRight w:val="0"/>
                  <w:marTop w:val="0"/>
                  <w:marBottom w:val="0"/>
                  <w:divBdr>
                    <w:top w:val="none" w:sz="0" w:space="0" w:color="auto"/>
                    <w:left w:val="none" w:sz="0" w:space="0" w:color="auto"/>
                    <w:bottom w:val="none" w:sz="0" w:space="0" w:color="auto"/>
                    <w:right w:val="none" w:sz="0" w:space="0" w:color="auto"/>
                  </w:divBdr>
                </w:div>
              </w:divsChild>
            </w:div>
            <w:div w:id="870411463">
              <w:marLeft w:val="0"/>
              <w:marRight w:val="0"/>
              <w:marTop w:val="0"/>
              <w:marBottom w:val="0"/>
              <w:divBdr>
                <w:top w:val="none" w:sz="0" w:space="0" w:color="auto"/>
                <w:left w:val="none" w:sz="0" w:space="0" w:color="auto"/>
                <w:bottom w:val="none" w:sz="0" w:space="0" w:color="auto"/>
                <w:right w:val="none" w:sz="0" w:space="0" w:color="auto"/>
              </w:divBdr>
              <w:divsChild>
                <w:div w:id="2018800926">
                  <w:marLeft w:val="0"/>
                  <w:marRight w:val="0"/>
                  <w:marTop w:val="0"/>
                  <w:marBottom w:val="0"/>
                  <w:divBdr>
                    <w:top w:val="none" w:sz="0" w:space="0" w:color="auto"/>
                    <w:left w:val="none" w:sz="0" w:space="0" w:color="auto"/>
                    <w:bottom w:val="none" w:sz="0" w:space="0" w:color="auto"/>
                    <w:right w:val="none" w:sz="0" w:space="0" w:color="auto"/>
                  </w:divBdr>
                </w:div>
              </w:divsChild>
            </w:div>
            <w:div w:id="880482353">
              <w:marLeft w:val="0"/>
              <w:marRight w:val="0"/>
              <w:marTop w:val="0"/>
              <w:marBottom w:val="0"/>
              <w:divBdr>
                <w:top w:val="none" w:sz="0" w:space="0" w:color="auto"/>
                <w:left w:val="none" w:sz="0" w:space="0" w:color="auto"/>
                <w:bottom w:val="none" w:sz="0" w:space="0" w:color="auto"/>
                <w:right w:val="none" w:sz="0" w:space="0" w:color="auto"/>
              </w:divBdr>
              <w:divsChild>
                <w:div w:id="1483544572">
                  <w:marLeft w:val="0"/>
                  <w:marRight w:val="0"/>
                  <w:marTop w:val="0"/>
                  <w:marBottom w:val="0"/>
                  <w:divBdr>
                    <w:top w:val="none" w:sz="0" w:space="0" w:color="auto"/>
                    <w:left w:val="none" w:sz="0" w:space="0" w:color="auto"/>
                    <w:bottom w:val="none" w:sz="0" w:space="0" w:color="auto"/>
                    <w:right w:val="none" w:sz="0" w:space="0" w:color="auto"/>
                  </w:divBdr>
                </w:div>
              </w:divsChild>
            </w:div>
            <w:div w:id="1062871626">
              <w:marLeft w:val="0"/>
              <w:marRight w:val="0"/>
              <w:marTop w:val="0"/>
              <w:marBottom w:val="0"/>
              <w:divBdr>
                <w:top w:val="none" w:sz="0" w:space="0" w:color="auto"/>
                <w:left w:val="none" w:sz="0" w:space="0" w:color="auto"/>
                <w:bottom w:val="none" w:sz="0" w:space="0" w:color="auto"/>
                <w:right w:val="none" w:sz="0" w:space="0" w:color="auto"/>
              </w:divBdr>
              <w:divsChild>
                <w:div w:id="1798177650">
                  <w:marLeft w:val="0"/>
                  <w:marRight w:val="0"/>
                  <w:marTop w:val="0"/>
                  <w:marBottom w:val="0"/>
                  <w:divBdr>
                    <w:top w:val="none" w:sz="0" w:space="0" w:color="auto"/>
                    <w:left w:val="none" w:sz="0" w:space="0" w:color="auto"/>
                    <w:bottom w:val="none" w:sz="0" w:space="0" w:color="auto"/>
                    <w:right w:val="none" w:sz="0" w:space="0" w:color="auto"/>
                  </w:divBdr>
                </w:div>
              </w:divsChild>
            </w:div>
            <w:div w:id="1090813837">
              <w:marLeft w:val="0"/>
              <w:marRight w:val="0"/>
              <w:marTop w:val="0"/>
              <w:marBottom w:val="0"/>
              <w:divBdr>
                <w:top w:val="none" w:sz="0" w:space="0" w:color="auto"/>
                <w:left w:val="none" w:sz="0" w:space="0" w:color="auto"/>
                <w:bottom w:val="none" w:sz="0" w:space="0" w:color="auto"/>
                <w:right w:val="none" w:sz="0" w:space="0" w:color="auto"/>
              </w:divBdr>
              <w:divsChild>
                <w:div w:id="1553807022">
                  <w:marLeft w:val="0"/>
                  <w:marRight w:val="0"/>
                  <w:marTop w:val="0"/>
                  <w:marBottom w:val="0"/>
                  <w:divBdr>
                    <w:top w:val="none" w:sz="0" w:space="0" w:color="auto"/>
                    <w:left w:val="none" w:sz="0" w:space="0" w:color="auto"/>
                    <w:bottom w:val="none" w:sz="0" w:space="0" w:color="auto"/>
                    <w:right w:val="none" w:sz="0" w:space="0" w:color="auto"/>
                  </w:divBdr>
                </w:div>
              </w:divsChild>
            </w:div>
            <w:div w:id="1175651771">
              <w:marLeft w:val="0"/>
              <w:marRight w:val="0"/>
              <w:marTop w:val="0"/>
              <w:marBottom w:val="0"/>
              <w:divBdr>
                <w:top w:val="none" w:sz="0" w:space="0" w:color="auto"/>
                <w:left w:val="none" w:sz="0" w:space="0" w:color="auto"/>
                <w:bottom w:val="none" w:sz="0" w:space="0" w:color="auto"/>
                <w:right w:val="none" w:sz="0" w:space="0" w:color="auto"/>
              </w:divBdr>
              <w:divsChild>
                <w:div w:id="355351428">
                  <w:marLeft w:val="0"/>
                  <w:marRight w:val="0"/>
                  <w:marTop w:val="0"/>
                  <w:marBottom w:val="0"/>
                  <w:divBdr>
                    <w:top w:val="none" w:sz="0" w:space="0" w:color="auto"/>
                    <w:left w:val="none" w:sz="0" w:space="0" w:color="auto"/>
                    <w:bottom w:val="none" w:sz="0" w:space="0" w:color="auto"/>
                    <w:right w:val="none" w:sz="0" w:space="0" w:color="auto"/>
                  </w:divBdr>
                </w:div>
              </w:divsChild>
            </w:div>
            <w:div w:id="1318999083">
              <w:marLeft w:val="0"/>
              <w:marRight w:val="0"/>
              <w:marTop w:val="0"/>
              <w:marBottom w:val="0"/>
              <w:divBdr>
                <w:top w:val="none" w:sz="0" w:space="0" w:color="auto"/>
                <w:left w:val="none" w:sz="0" w:space="0" w:color="auto"/>
                <w:bottom w:val="none" w:sz="0" w:space="0" w:color="auto"/>
                <w:right w:val="none" w:sz="0" w:space="0" w:color="auto"/>
              </w:divBdr>
              <w:divsChild>
                <w:div w:id="1151827532">
                  <w:marLeft w:val="0"/>
                  <w:marRight w:val="0"/>
                  <w:marTop w:val="0"/>
                  <w:marBottom w:val="0"/>
                  <w:divBdr>
                    <w:top w:val="none" w:sz="0" w:space="0" w:color="auto"/>
                    <w:left w:val="none" w:sz="0" w:space="0" w:color="auto"/>
                    <w:bottom w:val="none" w:sz="0" w:space="0" w:color="auto"/>
                    <w:right w:val="none" w:sz="0" w:space="0" w:color="auto"/>
                  </w:divBdr>
                </w:div>
              </w:divsChild>
            </w:div>
            <w:div w:id="1319454230">
              <w:marLeft w:val="0"/>
              <w:marRight w:val="0"/>
              <w:marTop w:val="0"/>
              <w:marBottom w:val="0"/>
              <w:divBdr>
                <w:top w:val="none" w:sz="0" w:space="0" w:color="auto"/>
                <w:left w:val="none" w:sz="0" w:space="0" w:color="auto"/>
                <w:bottom w:val="none" w:sz="0" w:space="0" w:color="auto"/>
                <w:right w:val="none" w:sz="0" w:space="0" w:color="auto"/>
              </w:divBdr>
              <w:divsChild>
                <w:div w:id="1131941531">
                  <w:marLeft w:val="0"/>
                  <w:marRight w:val="0"/>
                  <w:marTop w:val="0"/>
                  <w:marBottom w:val="0"/>
                  <w:divBdr>
                    <w:top w:val="none" w:sz="0" w:space="0" w:color="auto"/>
                    <w:left w:val="none" w:sz="0" w:space="0" w:color="auto"/>
                    <w:bottom w:val="none" w:sz="0" w:space="0" w:color="auto"/>
                    <w:right w:val="none" w:sz="0" w:space="0" w:color="auto"/>
                  </w:divBdr>
                </w:div>
              </w:divsChild>
            </w:div>
            <w:div w:id="1398170079">
              <w:marLeft w:val="0"/>
              <w:marRight w:val="0"/>
              <w:marTop w:val="0"/>
              <w:marBottom w:val="0"/>
              <w:divBdr>
                <w:top w:val="none" w:sz="0" w:space="0" w:color="auto"/>
                <w:left w:val="none" w:sz="0" w:space="0" w:color="auto"/>
                <w:bottom w:val="none" w:sz="0" w:space="0" w:color="auto"/>
                <w:right w:val="none" w:sz="0" w:space="0" w:color="auto"/>
              </w:divBdr>
              <w:divsChild>
                <w:div w:id="1013804669">
                  <w:marLeft w:val="0"/>
                  <w:marRight w:val="0"/>
                  <w:marTop w:val="0"/>
                  <w:marBottom w:val="0"/>
                  <w:divBdr>
                    <w:top w:val="none" w:sz="0" w:space="0" w:color="auto"/>
                    <w:left w:val="none" w:sz="0" w:space="0" w:color="auto"/>
                    <w:bottom w:val="none" w:sz="0" w:space="0" w:color="auto"/>
                    <w:right w:val="none" w:sz="0" w:space="0" w:color="auto"/>
                  </w:divBdr>
                </w:div>
              </w:divsChild>
            </w:div>
            <w:div w:id="1851069282">
              <w:marLeft w:val="0"/>
              <w:marRight w:val="0"/>
              <w:marTop w:val="0"/>
              <w:marBottom w:val="0"/>
              <w:divBdr>
                <w:top w:val="none" w:sz="0" w:space="0" w:color="auto"/>
                <w:left w:val="none" w:sz="0" w:space="0" w:color="auto"/>
                <w:bottom w:val="none" w:sz="0" w:space="0" w:color="auto"/>
                <w:right w:val="none" w:sz="0" w:space="0" w:color="auto"/>
              </w:divBdr>
              <w:divsChild>
                <w:div w:id="23945035">
                  <w:marLeft w:val="0"/>
                  <w:marRight w:val="0"/>
                  <w:marTop w:val="0"/>
                  <w:marBottom w:val="0"/>
                  <w:divBdr>
                    <w:top w:val="none" w:sz="0" w:space="0" w:color="auto"/>
                    <w:left w:val="none" w:sz="0" w:space="0" w:color="auto"/>
                    <w:bottom w:val="none" w:sz="0" w:space="0" w:color="auto"/>
                    <w:right w:val="none" w:sz="0" w:space="0" w:color="auto"/>
                  </w:divBdr>
                </w:div>
              </w:divsChild>
            </w:div>
            <w:div w:id="1936746925">
              <w:marLeft w:val="0"/>
              <w:marRight w:val="0"/>
              <w:marTop w:val="0"/>
              <w:marBottom w:val="0"/>
              <w:divBdr>
                <w:top w:val="none" w:sz="0" w:space="0" w:color="auto"/>
                <w:left w:val="none" w:sz="0" w:space="0" w:color="auto"/>
                <w:bottom w:val="none" w:sz="0" w:space="0" w:color="auto"/>
                <w:right w:val="none" w:sz="0" w:space="0" w:color="auto"/>
              </w:divBdr>
              <w:divsChild>
                <w:div w:id="987518301">
                  <w:marLeft w:val="0"/>
                  <w:marRight w:val="0"/>
                  <w:marTop w:val="0"/>
                  <w:marBottom w:val="0"/>
                  <w:divBdr>
                    <w:top w:val="none" w:sz="0" w:space="0" w:color="auto"/>
                    <w:left w:val="none" w:sz="0" w:space="0" w:color="auto"/>
                    <w:bottom w:val="none" w:sz="0" w:space="0" w:color="auto"/>
                    <w:right w:val="none" w:sz="0" w:space="0" w:color="auto"/>
                  </w:divBdr>
                </w:div>
              </w:divsChild>
            </w:div>
            <w:div w:id="1945770587">
              <w:marLeft w:val="0"/>
              <w:marRight w:val="0"/>
              <w:marTop w:val="0"/>
              <w:marBottom w:val="0"/>
              <w:divBdr>
                <w:top w:val="none" w:sz="0" w:space="0" w:color="auto"/>
                <w:left w:val="none" w:sz="0" w:space="0" w:color="auto"/>
                <w:bottom w:val="none" w:sz="0" w:space="0" w:color="auto"/>
                <w:right w:val="none" w:sz="0" w:space="0" w:color="auto"/>
              </w:divBdr>
              <w:divsChild>
                <w:div w:id="1143892028">
                  <w:marLeft w:val="0"/>
                  <w:marRight w:val="0"/>
                  <w:marTop w:val="0"/>
                  <w:marBottom w:val="0"/>
                  <w:divBdr>
                    <w:top w:val="none" w:sz="0" w:space="0" w:color="auto"/>
                    <w:left w:val="none" w:sz="0" w:space="0" w:color="auto"/>
                    <w:bottom w:val="none" w:sz="0" w:space="0" w:color="auto"/>
                    <w:right w:val="none" w:sz="0" w:space="0" w:color="auto"/>
                  </w:divBdr>
                </w:div>
              </w:divsChild>
            </w:div>
            <w:div w:id="2025594649">
              <w:marLeft w:val="0"/>
              <w:marRight w:val="0"/>
              <w:marTop w:val="0"/>
              <w:marBottom w:val="0"/>
              <w:divBdr>
                <w:top w:val="none" w:sz="0" w:space="0" w:color="auto"/>
                <w:left w:val="none" w:sz="0" w:space="0" w:color="auto"/>
                <w:bottom w:val="none" w:sz="0" w:space="0" w:color="auto"/>
                <w:right w:val="none" w:sz="0" w:space="0" w:color="auto"/>
              </w:divBdr>
              <w:divsChild>
                <w:div w:id="687801617">
                  <w:marLeft w:val="0"/>
                  <w:marRight w:val="0"/>
                  <w:marTop w:val="0"/>
                  <w:marBottom w:val="0"/>
                  <w:divBdr>
                    <w:top w:val="none" w:sz="0" w:space="0" w:color="auto"/>
                    <w:left w:val="none" w:sz="0" w:space="0" w:color="auto"/>
                    <w:bottom w:val="none" w:sz="0" w:space="0" w:color="auto"/>
                    <w:right w:val="none" w:sz="0" w:space="0" w:color="auto"/>
                  </w:divBdr>
                </w:div>
              </w:divsChild>
            </w:div>
            <w:div w:id="2130857195">
              <w:marLeft w:val="0"/>
              <w:marRight w:val="0"/>
              <w:marTop w:val="0"/>
              <w:marBottom w:val="0"/>
              <w:divBdr>
                <w:top w:val="none" w:sz="0" w:space="0" w:color="auto"/>
                <w:left w:val="none" w:sz="0" w:space="0" w:color="auto"/>
                <w:bottom w:val="none" w:sz="0" w:space="0" w:color="auto"/>
                <w:right w:val="none" w:sz="0" w:space="0" w:color="auto"/>
              </w:divBdr>
              <w:divsChild>
                <w:div w:id="384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9782">
          <w:marLeft w:val="-75"/>
          <w:marRight w:val="0"/>
          <w:marTop w:val="30"/>
          <w:marBottom w:val="30"/>
          <w:divBdr>
            <w:top w:val="none" w:sz="0" w:space="0" w:color="auto"/>
            <w:left w:val="none" w:sz="0" w:space="0" w:color="auto"/>
            <w:bottom w:val="none" w:sz="0" w:space="0" w:color="auto"/>
            <w:right w:val="none" w:sz="0" w:space="0" w:color="auto"/>
          </w:divBdr>
          <w:divsChild>
            <w:div w:id="13389493">
              <w:marLeft w:val="0"/>
              <w:marRight w:val="0"/>
              <w:marTop w:val="0"/>
              <w:marBottom w:val="0"/>
              <w:divBdr>
                <w:top w:val="none" w:sz="0" w:space="0" w:color="auto"/>
                <w:left w:val="none" w:sz="0" w:space="0" w:color="auto"/>
                <w:bottom w:val="none" w:sz="0" w:space="0" w:color="auto"/>
                <w:right w:val="none" w:sz="0" w:space="0" w:color="auto"/>
              </w:divBdr>
              <w:divsChild>
                <w:div w:id="310787933">
                  <w:marLeft w:val="0"/>
                  <w:marRight w:val="0"/>
                  <w:marTop w:val="0"/>
                  <w:marBottom w:val="0"/>
                  <w:divBdr>
                    <w:top w:val="none" w:sz="0" w:space="0" w:color="auto"/>
                    <w:left w:val="none" w:sz="0" w:space="0" w:color="auto"/>
                    <w:bottom w:val="none" w:sz="0" w:space="0" w:color="auto"/>
                    <w:right w:val="none" w:sz="0" w:space="0" w:color="auto"/>
                  </w:divBdr>
                </w:div>
              </w:divsChild>
            </w:div>
            <w:div w:id="226960255">
              <w:marLeft w:val="0"/>
              <w:marRight w:val="0"/>
              <w:marTop w:val="0"/>
              <w:marBottom w:val="0"/>
              <w:divBdr>
                <w:top w:val="none" w:sz="0" w:space="0" w:color="auto"/>
                <w:left w:val="none" w:sz="0" w:space="0" w:color="auto"/>
                <w:bottom w:val="none" w:sz="0" w:space="0" w:color="auto"/>
                <w:right w:val="none" w:sz="0" w:space="0" w:color="auto"/>
              </w:divBdr>
              <w:divsChild>
                <w:div w:id="1275480797">
                  <w:marLeft w:val="0"/>
                  <w:marRight w:val="0"/>
                  <w:marTop w:val="0"/>
                  <w:marBottom w:val="0"/>
                  <w:divBdr>
                    <w:top w:val="none" w:sz="0" w:space="0" w:color="auto"/>
                    <w:left w:val="none" w:sz="0" w:space="0" w:color="auto"/>
                    <w:bottom w:val="none" w:sz="0" w:space="0" w:color="auto"/>
                    <w:right w:val="none" w:sz="0" w:space="0" w:color="auto"/>
                  </w:divBdr>
                </w:div>
              </w:divsChild>
            </w:div>
            <w:div w:id="337344415">
              <w:marLeft w:val="0"/>
              <w:marRight w:val="0"/>
              <w:marTop w:val="0"/>
              <w:marBottom w:val="0"/>
              <w:divBdr>
                <w:top w:val="none" w:sz="0" w:space="0" w:color="auto"/>
                <w:left w:val="none" w:sz="0" w:space="0" w:color="auto"/>
                <w:bottom w:val="none" w:sz="0" w:space="0" w:color="auto"/>
                <w:right w:val="none" w:sz="0" w:space="0" w:color="auto"/>
              </w:divBdr>
              <w:divsChild>
                <w:div w:id="1022171365">
                  <w:marLeft w:val="0"/>
                  <w:marRight w:val="0"/>
                  <w:marTop w:val="0"/>
                  <w:marBottom w:val="0"/>
                  <w:divBdr>
                    <w:top w:val="none" w:sz="0" w:space="0" w:color="auto"/>
                    <w:left w:val="none" w:sz="0" w:space="0" w:color="auto"/>
                    <w:bottom w:val="none" w:sz="0" w:space="0" w:color="auto"/>
                    <w:right w:val="none" w:sz="0" w:space="0" w:color="auto"/>
                  </w:divBdr>
                </w:div>
              </w:divsChild>
            </w:div>
            <w:div w:id="346911509">
              <w:marLeft w:val="0"/>
              <w:marRight w:val="0"/>
              <w:marTop w:val="0"/>
              <w:marBottom w:val="0"/>
              <w:divBdr>
                <w:top w:val="none" w:sz="0" w:space="0" w:color="auto"/>
                <w:left w:val="none" w:sz="0" w:space="0" w:color="auto"/>
                <w:bottom w:val="none" w:sz="0" w:space="0" w:color="auto"/>
                <w:right w:val="none" w:sz="0" w:space="0" w:color="auto"/>
              </w:divBdr>
              <w:divsChild>
                <w:div w:id="943000367">
                  <w:marLeft w:val="0"/>
                  <w:marRight w:val="0"/>
                  <w:marTop w:val="0"/>
                  <w:marBottom w:val="0"/>
                  <w:divBdr>
                    <w:top w:val="none" w:sz="0" w:space="0" w:color="auto"/>
                    <w:left w:val="none" w:sz="0" w:space="0" w:color="auto"/>
                    <w:bottom w:val="none" w:sz="0" w:space="0" w:color="auto"/>
                    <w:right w:val="none" w:sz="0" w:space="0" w:color="auto"/>
                  </w:divBdr>
                </w:div>
              </w:divsChild>
            </w:div>
            <w:div w:id="691878137">
              <w:marLeft w:val="0"/>
              <w:marRight w:val="0"/>
              <w:marTop w:val="0"/>
              <w:marBottom w:val="0"/>
              <w:divBdr>
                <w:top w:val="none" w:sz="0" w:space="0" w:color="auto"/>
                <w:left w:val="none" w:sz="0" w:space="0" w:color="auto"/>
                <w:bottom w:val="none" w:sz="0" w:space="0" w:color="auto"/>
                <w:right w:val="none" w:sz="0" w:space="0" w:color="auto"/>
              </w:divBdr>
              <w:divsChild>
                <w:div w:id="1852792256">
                  <w:marLeft w:val="0"/>
                  <w:marRight w:val="0"/>
                  <w:marTop w:val="0"/>
                  <w:marBottom w:val="0"/>
                  <w:divBdr>
                    <w:top w:val="none" w:sz="0" w:space="0" w:color="auto"/>
                    <w:left w:val="none" w:sz="0" w:space="0" w:color="auto"/>
                    <w:bottom w:val="none" w:sz="0" w:space="0" w:color="auto"/>
                    <w:right w:val="none" w:sz="0" w:space="0" w:color="auto"/>
                  </w:divBdr>
                </w:div>
              </w:divsChild>
            </w:div>
            <w:div w:id="717820723">
              <w:marLeft w:val="0"/>
              <w:marRight w:val="0"/>
              <w:marTop w:val="0"/>
              <w:marBottom w:val="0"/>
              <w:divBdr>
                <w:top w:val="none" w:sz="0" w:space="0" w:color="auto"/>
                <w:left w:val="none" w:sz="0" w:space="0" w:color="auto"/>
                <w:bottom w:val="none" w:sz="0" w:space="0" w:color="auto"/>
                <w:right w:val="none" w:sz="0" w:space="0" w:color="auto"/>
              </w:divBdr>
              <w:divsChild>
                <w:div w:id="703749538">
                  <w:marLeft w:val="0"/>
                  <w:marRight w:val="0"/>
                  <w:marTop w:val="0"/>
                  <w:marBottom w:val="0"/>
                  <w:divBdr>
                    <w:top w:val="none" w:sz="0" w:space="0" w:color="auto"/>
                    <w:left w:val="none" w:sz="0" w:space="0" w:color="auto"/>
                    <w:bottom w:val="none" w:sz="0" w:space="0" w:color="auto"/>
                    <w:right w:val="none" w:sz="0" w:space="0" w:color="auto"/>
                  </w:divBdr>
                </w:div>
              </w:divsChild>
            </w:div>
            <w:div w:id="927810250">
              <w:marLeft w:val="0"/>
              <w:marRight w:val="0"/>
              <w:marTop w:val="0"/>
              <w:marBottom w:val="0"/>
              <w:divBdr>
                <w:top w:val="none" w:sz="0" w:space="0" w:color="auto"/>
                <w:left w:val="none" w:sz="0" w:space="0" w:color="auto"/>
                <w:bottom w:val="none" w:sz="0" w:space="0" w:color="auto"/>
                <w:right w:val="none" w:sz="0" w:space="0" w:color="auto"/>
              </w:divBdr>
              <w:divsChild>
                <w:div w:id="219748679">
                  <w:marLeft w:val="0"/>
                  <w:marRight w:val="0"/>
                  <w:marTop w:val="0"/>
                  <w:marBottom w:val="0"/>
                  <w:divBdr>
                    <w:top w:val="none" w:sz="0" w:space="0" w:color="auto"/>
                    <w:left w:val="none" w:sz="0" w:space="0" w:color="auto"/>
                    <w:bottom w:val="none" w:sz="0" w:space="0" w:color="auto"/>
                    <w:right w:val="none" w:sz="0" w:space="0" w:color="auto"/>
                  </w:divBdr>
                </w:div>
              </w:divsChild>
            </w:div>
            <w:div w:id="1175342188">
              <w:marLeft w:val="0"/>
              <w:marRight w:val="0"/>
              <w:marTop w:val="0"/>
              <w:marBottom w:val="0"/>
              <w:divBdr>
                <w:top w:val="none" w:sz="0" w:space="0" w:color="auto"/>
                <w:left w:val="none" w:sz="0" w:space="0" w:color="auto"/>
                <w:bottom w:val="none" w:sz="0" w:space="0" w:color="auto"/>
                <w:right w:val="none" w:sz="0" w:space="0" w:color="auto"/>
              </w:divBdr>
              <w:divsChild>
                <w:div w:id="1248156710">
                  <w:marLeft w:val="0"/>
                  <w:marRight w:val="0"/>
                  <w:marTop w:val="0"/>
                  <w:marBottom w:val="0"/>
                  <w:divBdr>
                    <w:top w:val="none" w:sz="0" w:space="0" w:color="auto"/>
                    <w:left w:val="none" w:sz="0" w:space="0" w:color="auto"/>
                    <w:bottom w:val="none" w:sz="0" w:space="0" w:color="auto"/>
                    <w:right w:val="none" w:sz="0" w:space="0" w:color="auto"/>
                  </w:divBdr>
                </w:div>
              </w:divsChild>
            </w:div>
            <w:div w:id="1359770492">
              <w:marLeft w:val="0"/>
              <w:marRight w:val="0"/>
              <w:marTop w:val="0"/>
              <w:marBottom w:val="0"/>
              <w:divBdr>
                <w:top w:val="none" w:sz="0" w:space="0" w:color="auto"/>
                <w:left w:val="none" w:sz="0" w:space="0" w:color="auto"/>
                <w:bottom w:val="none" w:sz="0" w:space="0" w:color="auto"/>
                <w:right w:val="none" w:sz="0" w:space="0" w:color="auto"/>
              </w:divBdr>
              <w:divsChild>
                <w:div w:id="2084254288">
                  <w:marLeft w:val="0"/>
                  <w:marRight w:val="0"/>
                  <w:marTop w:val="0"/>
                  <w:marBottom w:val="0"/>
                  <w:divBdr>
                    <w:top w:val="none" w:sz="0" w:space="0" w:color="auto"/>
                    <w:left w:val="none" w:sz="0" w:space="0" w:color="auto"/>
                    <w:bottom w:val="none" w:sz="0" w:space="0" w:color="auto"/>
                    <w:right w:val="none" w:sz="0" w:space="0" w:color="auto"/>
                  </w:divBdr>
                </w:div>
              </w:divsChild>
            </w:div>
            <w:div w:id="1371686821">
              <w:marLeft w:val="0"/>
              <w:marRight w:val="0"/>
              <w:marTop w:val="0"/>
              <w:marBottom w:val="0"/>
              <w:divBdr>
                <w:top w:val="none" w:sz="0" w:space="0" w:color="auto"/>
                <w:left w:val="none" w:sz="0" w:space="0" w:color="auto"/>
                <w:bottom w:val="none" w:sz="0" w:space="0" w:color="auto"/>
                <w:right w:val="none" w:sz="0" w:space="0" w:color="auto"/>
              </w:divBdr>
              <w:divsChild>
                <w:div w:id="1238244489">
                  <w:marLeft w:val="0"/>
                  <w:marRight w:val="0"/>
                  <w:marTop w:val="0"/>
                  <w:marBottom w:val="0"/>
                  <w:divBdr>
                    <w:top w:val="none" w:sz="0" w:space="0" w:color="auto"/>
                    <w:left w:val="none" w:sz="0" w:space="0" w:color="auto"/>
                    <w:bottom w:val="none" w:sz="0" w:space="0" w:color="auto"/>
                    <w:right w:val="none" w:sz="0" w:space="0" w:color="auto"/>
                  </w:divBdr>
                </w:div>
              </w:divsChild>
            </w:div>
            <w:div w:id="1426269078">
              <w:marLeft w:val="0"/>
              <w:marRight w:val="0"/>
              <w:marTop w:val="0"/>
              <w:marBottom w:val="0"/>
              <w:divBdr>
                <w:top w:val="none" w:sz="0" w:space="0" w:color="auto"/>
                <w:left w:val="none" w:sz="0" w:space="0" w:color="auto"/>
                <w:bottom w:val="none" w:sz="0" w:space="0" w:color="auto"/>
                <w:right w:val="none" w:sz="0" w:space="0" w:color="auto"/>
              </w:divBdr>
              <w:divsChild>
                <w:div w:id="359013777">
                  <w:marLeft w:val="0"/>
                  <w:marRight w:val="0"/>
                  <w:marTop w:val="0"/>
                  <w:marBottom w:val="0"/>
                  <w:divBdr>
                    <w:top w:val="none" w:sz="0" w:space="0" w:color="auto"/>
                    <w:left w:val="none" w:sz="0" w:space="0" w:color="auto"/>
                    <w:bottom w:val="none" w:sz="0" w:space="0" w:color="auto"/>
                    <w:right w:val="none" w:sz="0" w:space="0" w:color="auto"/>
                  </w:divBdr>
                </w:div>
              </w:divsChild>
            </w:div>
            <w:div w:id="2031838677">
              <w:marLeft w:val="0"/>
              <w:marRight w:val="0"/>
              <w:marTop w:val="0"/>
              <w:marBottom w:val="0"/>
              <w:divBdr>
                <w:top w:val="none" w:sz="0" w:space="0" w:color="auto"/>
                <w:left w:val="none" w:sz="0" w:space="0" w:color="auto"/>
                <w:bottom w:val="none" w:sz="0" w:space="0" w:color="auto"/>
                <w:right w:val="none" w:sz="0" w:space="0" w:color="auto"/>
              </w:divBdr>
              <w:divsChild>
                <w:div w:id="1193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503">
          <w:marLeft w:val="0"/>
          <w:marRight w:val="0"/>
          <w:marTop w:val="0"/>
          <w:marBottom w:val="0"/>
          <w:divBdr>
            <w:top w:val="none" w:sz="0" w:space="0" w:color="auto"/>
            <w:left w:val="none" w:sz="0" w:space="0" w:color="auto"/>
            <w:bottom w:val="none" w:sz="0" w:space="0" w:color="auto"/>
            <w:right w:val="none" w:sz="0" w:space="0" w:color="auto"/>
          </w:divBdr>
        </w:div>
        <w:div w:id="362438596">
          <w:marLeft w:val="0"/>
          <w:marRight w:val="0"/>
          <w:marTop w:val="0"/>
          <w:marBottom w:val="0"/>
          <w:divBdr>
            <w:top w:val="none" w:sz="0" w:space="0" w:color="auto"/>
            <w:left w:val="none" w:sz="0" w:space="0" w:color="auto"/>
            <w:bottom w:val="none" w:sz="0" w:space="0" w:color="auto"/>
            <w:right w:val="none" w:sz="0" w:space="0" w:color="auto"/>
          </w:divBdr>
        </w:div>
        <w:div w:id="368998402">
          <w:marLeft w:val="0"/>
          <w:marRight w:val="0"/>
          <w:marTop w:val="0"/>
          <w:marBottom w:val="0"/>
          <w:divBdr>
            <w:top w:val="none" w:sz="0" w:space="0" w:color="auto"/>
            <w:left w:val="none" w:sz="0" w:space="0" w:color="auto"/>
            <w:bottom w:val="none" w:sz="0" w:space="0" w:color="auto"/>
            <w:right w:val="none" w:sz="0" w:space="0" w:color="auto"/>
          </w:divBdr>
        </w:div>
        <w:div w:id="400326297">
          <w:marLeft w:val="0"/>
          <w:marRight w:val="0"/>
          <w:marTop w:val="0"/>
          <w:marBottom w:val="0"/>
          <w:divBdr>
            <w:top w:val="none" w:sz="0" w:space="0" w:color="auto"/>
            <w:left w:val="none" w:sz="0" w:space="0" w:color="auto"/>
            <w:bottom w:val="none" w:sz="0" w:space="0" w:color="auto"/>
            <w:right w:val="none" w:sz="0" w:space="0" w:color="auto"/>
          </w:divBdr>
        </w:div>
        <w:div w:id="465005198">
          <w:marLeft w:val="0"/>
          <w:marRight w:val="0"/>
          <w:marTop w:val="0"/>
          <w:marBottom w:val="0"/>
          <w:divBdr>
            <w:top w:val="none" w:sz="0" w:space="0" w:color="auto"/>
            <w:left w:val="none" w:sz="0" w:space="0" w:color="auto"/>
            <w:bottom w:val="none" w:sz="0" w:space="0" w:color="auto"/>
            <w:right w:val="none" w:sz="0" w:space="0" w:color="auto"/>
          </w:divBdr>
        </w:div>
        <w:div w:id="552816032">
          <w:marLeft w:val="0"/>
          <w:marRight w:val="0"/>
          <w:marTop w:val="0"/>
          <w:marBottom w:val="0"/>
          <w:divBdr>
            <w:top w:val="none" w:sz="0" w:space="0" w:color="auto"/>
            <w:left w:val="none" w:sz="0" w:space="0" w:color="auto"/>
            <w:bottom w:val="none" w:sz="0" w:space="0" w:color="auto"/>
            <w:right w:val="none" w:sz="0" w:space="0" w:color="auto"/>
          </w:divBdr>
        </w:div>
        <w:div w:id="663322455">
          <w:marLeft w:val="0"/>
          <w:marRight w:val="0"/>
          <w:marTop w:val="0"/>
          <w:marBottom w:val="0"/>
          <w:divBdr>
            <w:top w:val="none" w:sz="0" w:space="0" w:color="auto"/>
            <w:left w:val="none" w:sz="0" w:space="0" w:color="auto"/>
            <w:bottom w:val="none" w:sz="0" w:space="0" w:color="auto"/>
            <w:right w:val="none" w:sz="0" w:space="0" w:color="auto"/>
          </w:divBdr>
        </w:div>
        <w:div w:id="786437565">
          <w:marLeft w:val="0"/>
          <w:marRight w:val="0"/>
          <w:marTop w:val="0"/>
          <w:marBottom w:val="0"/>
          <w:divBdr>
            <w:top w:val="none" w:sz="0" w:space="0" w:color="auto"/>
            <w:left w:val="none" w:sz="0" w:space="0" w:color="auto"/>
            <w:bottom w:val="none" w:sz="0" w:space="0" w:color="auto"/>
            <w:right w:val="none" w:sz="0" w:space="0" w:color="auto"/>
          </w:divBdr>
        </w:div>
        <w:div w:id="880678326">
          <w:marLeft w:val="-75"/>
          <w:marRight w:val="0"/>
          <w:marTop w:val="30"/>
          <w:marBottom w:val="30"/>
          <w:divBdr>
            <w:top w:val="none" w:sz="0" w:space="0" w:color="auto"/>
            <w:left w:val="none" w:sz="0" w:space="0" w:color="auto"/>
            <w:bottom w:val="none" w:sz="0" w:space="0" w:color="auto"/>
            <w:right w:val="none" w:sz="0" w:space="0" w:color="auto"/>
          </w:divBdr>
          <w:divsChild>
            <w:div w:id="1131952">
              <w:marLeft w:val="0"/>
              <w:marRight w:val="0"/>
              <w:marTop w:val="0"/>
              <w:marBottom w:val="0"/>
              <w:divBdr>
                <w:top w:val="none" w:sz="0" w:space="0" w:color="auto"/>
                <w:left w:val="none" w:sz="0" w:space="0" w:color="auto"/>
                <w:bottom w:val="none" w:sz="0" w:space="0" w:color="auto"/>
                <w:right w:val="none" w:sz="0" w:space="0" w:color="auto"/>
              </w:divBdr>
              <w:divsChild>
                <w:div w:id="775173921">
                  <w:marLeft w:val="0"/>
                  <w:marRight w:val="0"/>
                  <w:marTop w:val="0"/>
                  <w:marBottom w:val="0"/>
                  <w:divBdr>
                    <w:top w:val="none" w:sz="0" w:space="0" w:color="auto"/>
                    <w:left w:val="none" w:sz="0" w:space="0" w:color="auto"/>
                    <w:bottom w:val="none" w:sz="0" w:space="0" w:color="auto"/>
                    <w:right w:val="none" w:sz="0" w:space="0" w:color="auto"/>
                  </w:divBdr>
                </w:div>
              </w:divsChild>
            </w:div>
            <w:div w:id="206261526">
              <w:marLeft w:val="0"/>
              <w:marRight w:val="0"/>
              <w:marTop w:val="0"/>
              <w:marBottom w:val="0"/>
              <w:divBdr>
                <w:top w:val="none" w:sz="0" w:space="0" w:color="auto"/>
                <w:left w:val="none" w:sz="0" w:space="0" w:color="auto"/>
                <w:bottom w:val="none" w:sz="0" w:space="0" w:color="auto"/>
                <w:right w:val="none" w:sz="0" w:space="0" w:color="auto"/>
              </w:divBdr>
              <w:divsChild>
                <w:div w:id="1624968593">
                  <w:marLeft w:val="0"/>
                  <w:marRight w:val="0"/>
                  <w:marTop w:val="0"/>
                  <w:marBottom w:val="0"/>
                  <w:divBdr>
                    <w:top w:val="none" w:sz="0" w:space="0" w:color="auto"/>
                    <w:left w:val="none" w:sz="0" w:space="0" w:color="auto"/>
                    <w:bottom w:val="none" w:sz="0" w:space="0" w:color="auto"/>
                    <w:right w:val="none" w:sz="0" w:space="0" w:color="auto"/>
                  </w:divBdr>
                </w:div>
              </w:divsChild>
            </w:div>
            <w:div w:id="251090916">
              <w:marLeft w:val="0"/>
              <w:marRight w:val="0"/>
              <w:marTop w:val="0"/>
              <w:marBottom w:val="0"/>
              <w:divBdr>
                <w:top w:val="none" w:sz="0" w:space="0" w:color="auto"/>
                <w:left w:val="none" w:sz="0" w:space="0" w:color="auto"/>
                <w:bottom w:val="none" w:sz="0" w:space="0" w:color="auto"/>
                <w:right w:val="none" w:sz="0" w:space="0" w:color="auto"/>
              </w:divBdr>
              <w:divsChild>
                <w:div w:id="670377420">
                  <w:marLeft w:val="0"/>
                  <w:marRight w:val="0"/>
                  <w:marTop w:val="0"/>
                  <w:marBottom w:val="0"/>
                  <w:divBdr>
                    <w:top w:val="none" w:sz="0" w:space="0" w:color="auto"/>
                    <w:left w:val="none" w:sz="0" w:space="0" w:color="auto"/>
                    <w:bottom w:val="none" w:sz="0" w:space="0" w:color="auto"/>
                    <w:right w:val="none" w:sz="0" w:space="0" w:color="auto"/>
                  </w:divBdr>
                </w:div>
              </w:divsChild>
            </w:div>
            <w:div w:id="355885864">
              <w:marLeft w:val="0"/>
              <w:marRight w:val="0"/>
              <w:marTop w:val="0"/>
              <w:marBottom w:val="0"/>
              <w:divBdr>
                <w:top w:val="none" w:sz="0" w:space="0" w:color="auto"/>
                <w:left w:val="none" w:sz="0" w:space="0" w:color="auto"/>
                <w:bottom w:val="none" w:sz="0" w:space="0" w:color="auto"/>
                <w:right w:val="none" w:sz="0" w:space="0" w:color="auto"/>
              </w:divBdr>
              <w:divsChild>
                <w:div w:id="998310849">
                  <w:marLeft w:val="0"/>
                  <w:marRight w:val="0"/>
                  <w:marTop w:val="0"/>
                  <w:marBottom w:val="0"/>
                  <w:divBdr>
                    <w:top w:val="none" w:sz="0" w:space="0" w:color="auto"/>
                    <w:left w:val="none" w:sz="0" w:space="0" w:color="auto"/>
                    <w:bottom w:val="none" w:sz="0" w:space="0" w:color="auto"/>
                    <w:right w:val="none" w:sz="0" w:space="0" w:color="auto"/>
                  </w:divBdr>
                </w:div>
              </w:divsChild>
            </w:div>
            <w:div w:id="412436946">
              <w:marLeft w:val="0"/>
              <w:marRight w:val="0"/>
              <w:marTop w:val="0"/>
              <w:marBottom w:val="0"/>
              <w:divBdr>
                <w:top w:val="none" w:sz="0" w:space="0" w:color="auto"/>
                <w:left w:val="none" w:sz="0" w:space="0" w:color="auto"/>
                <w:bottom w:val="none" w:sz="0" w:space="0" w:color="auto"/>
                <w:right w:val="none" w:sz="0" w:space="0" w:color="auto"/>
              </w:divBdr>
              <w:divsChild>
                <w:div w:id="452678999">
                  <w:marLeft w:val="0"/>
                  <w:marRight w:val="0"/>
                  <w:marTop w:val="0"/>
                  <w:marBottom w:val="0"/>
                  <w:divBdr>
                    <w:top w:val="none" w:sz="0" w:space="0" w:color="auto"/>
                    <w:left w:val="none" w:sz="0" w:space="0" w:color="auto"/>
                    <w:bottom w:val="none" w:sz="0" w:space="0" w:color="auto"/>
                    <w:right w:val="none" w:sz="0" w:space="0" w:color="auto"/>
                  </w:divBdr>
                </w:div>
              </w:divsChild>
            </w:div>
            <w:div w:id="419373030">
              <w:marLeft w:val="0"/>
              <w:marRight w:val="0"/>
              <w:marTop w:val="0"/>
              <w:marBottom w:val="0"/>
              <w:divBdr>
                <w:top w:val="none" w:sz="0" w:space="0" w:color="auto"/>
                <w:left w:val="none" w:sz="0" w:space="0" w:color="auto"/>
                <w:bottom w:val="none" w:sz="0" w:space="0" w:color="auto"/>
                <w:right w:val="none" w:sz="0" w:space="0" w:color="auto"/>
              </w:divBdr>
              <w:divsChild>
                <w:div w:id="1899707457">
                  <w:marLeft w:val="0"/>
                  <w:marRight w:val="0"/>
                  <w:marTop w:val="0"/>
                  <w:marBottom w:val="0"/>
                  <w:divBdr>
                    <w:top w:val="none" w:sz="0" w:space="0" w:color="auto"/>
                    <w:left w:val="none" w:sz="0" w:space="0" w:color="auto"/>
                    <w:bottom w:val="none" w:sz="0" w:space="0" w:color="auto"/>
                    <w:right w:val="none" w:sz="0" w:space="0" w:color="auto"/>
                  </w:divBdr>
                </w:div>
              </w:divsChild>
            </w:div>
            <w:div w:id="450899904">
              <w:marLeft w:val="0"/>
              <w:marRight w:val="0"/>
              <w:marTop w:val="0"/>
              <w:marBottom w:val="0"/>
              <w:divBdr>
                <w:top w:val="none" w:sz="0" w:space="0" w:color="auto"/>
                <w:left w:val="none" w:sz="0" w:space="0" w:color="auto"/>
                <w:bottom w:val="none" w:sz="0" w:space="0" w:color="auto"/>
                <w:right w:val="none" w:sz="0" w:space="0" w:color="auto"/>
              </w:divBdr>
              <w:divsChild>
                <w:div w:id="204561198">
                  <w:marLeft w:val="0"/>
                  <w:marRight w:val="0"/>
                  <w:marTop w:val="0"/>
                  <w:marBottom w:val="0"/>
                  <w:divBdr>
                    <w:top w:val="none" w:sz="0" w:space="0" w:color="auto"/>
                    <w:left w:val="none" w:sz="0" w:space="0" w:color="auto"/>
                    <w:bottom w:val="none" w:sz="0" w:space="0" w:color="auto"/>
                    <w:right w:val="none" w:sz="0" w:space="0" w:color="auto"/>
                  </w:divBdr>
                </w:div>
              </w:divsChild>
            </w:div>
            <w:div w:id="924874486">
              <w:marLeft w:val="0"/>
              <w:marRight w:val="0"/>
              <w:marTop w:val="0"/>
              <w:marBottom w:val="0"/>
              <w:divBdr>
                <w:top w:val="none" w:sz="0" w:space="0" w:color="auto"/>
                <w:left w:val="none" w:sz="0" w:space="0" w:color="auto"/>
                <w:bottom w:val="none" w:sz="0" w:space="0" w:color="auto"/>
                <w:right w:val="none" w:sz="0" w:space="0" w:color="auto"/>
              </w:divBdr>
              <w:divsChild>
                <w:div w:id="324628276">
                  <w:marLeft w:val="0"/>
                  <w:marRight w:val="0"/>
                  <w:marTop w:val="0"/>
                  <w:marBottom w:val="0"/>
                  <w:divBdr>
                    <w:top w:val="none" w:sz="0" w:space="0" w:color="auto"/>
                    <w:left w:val="none" w:sz="0" w:space="0" w:color="auto"/>
                    <w:bottom w:val="none" w:sz="0" w:space="0" w:color="auto"/>
                    <w:right w:val="none" w:sz="0" w:space="0" w:color="auto"/>
                  </w:divBdr>
                </w:div>
              </w:divsChild>
            </w:div>
            <w:div w:id="1167789815">
              <w:marLeft w:val="0"/>
              <w:marRight w:val="0"/>
              <w:marTop w:val="0"/>
              <w:marBottom w:val="0"/>
              <w:divBdr>
                <w:top w:val="none" w:sz="0" w:space="0" w:color="auto"/>
                <w:left w:val="none" w:sz="0" w:space="0" w:color="auto"/>
                <w:bottom w:val="none" w:sz="0" w:space="0" w:color="auto"/>
                <w:right w:val="none" w:sz="0" w:space="0" w:color="auto"/>
              </w:divBdr>
              <w:divsChild>
                <w:div w:id="235937406">
                  <w:marLeft w:val="0"/>
                  <w:marRight w:val="0"/>
                  <w:marTop w:val="0"/>
                  <w:marBottom w:val="0"/>
                  <w:divBdr>
                    <w:top w:val="none" w:sz="0" w:space="0" w:color="auto"/>
                    <w:left w:val="none" w:sz="0" w:space="0" w:color="auto"/>
                    <w:bottom w:val="none" w:sz="0" w:space="0" w:color="auto"/>
                    <w:right w:val="none" w:sz="0" w:space="0" w:color="auto"/>
                  </w:divBdr>
                </w:div>
              </w:divsChild>
            </w:div>
            <w:div w:id="1286278559">
              <w:marLeft w:val="0"/>
              <w:marRight w:val="0"/>
              <w:marTop w:val="0"/>
              <w:marBottom w:val="0"/>
              <w:divBdr>
                <w:top w:val="none" w:sz="0" w:space="0" w:color="auto"/>
                <w:left w:val="none" w:sz="0" w:space="0" w:color="auto"/>
                <w:bottom w:val="none" w:sz="0" w:space="0" w:color="auto"/>
                <w:right w:val="none" w:sz="0" w:space="0" w:color="auto"/>
              </w:divBdr>
              <w:divsChild>
                <w:div w:id="2145152583">
                  <w:marLeft w:val="0"/>
                  <w:marRight w:val="0"/>
                  <w:marTop w:val="0"/>
                  <w:marBottom w:val="0"/>
                  <w:divBdr>
                    <w:top w:val="none" w:sz="0" w:space="0" w:color="auto"/>
                    <w:left w:val="none" w:sz="0" w:space="0" w:color="auto"/>
                    <w:bottom w:val="none" w:sz="0" w:space="0" w:color="auto"/>
                    <w:right w:val="none" w:sz="0" w:space="0" w:color="auto"/>
                  </w:divBdr>
                </w:div>
              </w:divsChild>
            </w:div>
            <w:div w:id="1326086186">
              <w:marLeft w:val="0"/>
              <w:marRight w:val="0"/>
              <w:marTop w:val="0"/>
              <w:marBottom w:val="0"/>
              <w:divBdr>
                <w:top w:val="none" w:sz="0" w:space="0" w:color="auto"/>
                <w:left w:val="none" w:sz="0" w:space="0" w:color="auto"/>
                <w:bottom w:val="none" w:sz="0" w:space="0" w:color="auto"/>
                <w:right w:val="none" w:sz="0" w:space="0" w:color="auto"/>
              </w:divBdr>
              <w:divsChild>
                <w:div w:id="160661415">
                  <w:marLeft w:val="0"/>
                  <w:marRight w:val="0"/>
                  <w:marTop w:val="0"/>
                  <w:marBottom w:val="0"/>
                  <w:divBdr>
                    <w:top w:val="none" w:sz="0" w:space="0" w:color="auto"/>
                    <w:left w:val="none" w:sz="0" w:space="0" w:color="auto"/>
                    <w:bottom w:val="none" w:sz="0" w:space="0" w:color="auto"/>
                    <w:right w:val="none" w:sz="0" w:space="0" w:color="auto"/>
                  </w:divBdr>
                </w:div>
              </w:divsChild>
            </w:div>
            <w:div w:id="1365593170">
              <w:marLeft w:val="0"/>
              <w:marRight w:val="0"/>
              <w:marTop w:val="0"/>
              <w:marBottom w:val="0"/>
              <w:divBdr>
                <w:top w:val="none" w:sz="0" w:space="0" w:color="auto"/>
                <w:left w:val="none" w:sz="0" w:space="0" w:color="auto"/>
                <w:bottom w:val="none" w:sz="0" w:space="0" w:color="auto"/>
                <w:right w:val="none" w:sz="0" w:space="0" w:color="auto"/>
              </w:divBdr>
              <w:divsChild>
                <w:div w:id="1019694297">
                  <w:marLeft w:val="0"/>
                  <w:marRight w:val="0"/>
                  <w:marTop w:val="0"/>
                  <w:marBottom w:val="0"/>
                  <w:divBdr>
                    <w:top w:val="none" w:sz="0" w:space="0" w:color="auto"/>
                    <w:left w:val="none" w:sz="0" w:space="0" w:color="auto"/>
                    <w:bottom w:val="none" w:sz="0" w:space="0" w:color="auto"/>
                    <w:right w:val="none" w:sz="0" w:space="0" w:color="auto"/>
                  </w:divBdr>
                </w:div>
              </w:divsChild>
            </w:div>
            <w:div w:id="1371800598">
              <w:marLeft w:val="0"/>
              <w:marRight w:val="0"/>
              <w:marTop w:val="0"/>
              <w:marBottom w:val="0"/>
              <w:divBdr>
                <w:top w:val="none" w:sz="0" w:space="0" w:color="auto"/>
                <w:left w:val="none" w:sz="0" w:space="0" w:color="auto"/>
                <w:bottom w:val="none" w:sz="0" w:space="0" w:color="auto"/>
                <w:right w:val="none" w:sz="0" w:space="0" w:color="auto"/>
              </w:divBdr>
              <w:divsChild>
                <w:div w:id="550842650">
                  <w:marLeft w:val="0"/>
                  <w:marRight w:val="0"/>
                  <w:marTop w:val="0"/>
                  <w:marBottom w:val="0"/>
                  <w:divBdr>
                    <w:top w:val="none" w:sz="0" w:space="0" w:color="auto"/>
                    <w:left w:val="none" w:sz="0" w:space="0" w:color="auto"/>
                    <w:bottom w:val="none" w:sz="0" w:space="0" w:color="auto"/>
                    <w:right w:val="none" w:sz="0" w:space="0" w:color="auto"/>
                  </w:divBdr>
                </w:div>
              </w:divsChild>
            </w:div>
            <w:div w:id="1422798186">
              <w:marLeft w:val="0"/>
              <w:marRight w:val="0"/>
              <w:marTop w:val="0"/>
              <w:marBottom w:val="0"/>
              <w:divBdr>
                <w:top w:val="none" w:sz="0" w:space="0" w:color="auto"/>
                <w:left w:val="none" w:sz="0" w:space="0" w:color="auto"/>
                <w:bottom w:val="none" w:sz="0" w:space="0" w:color="auto"/>
                <w:right w:val="none" w:sz="0" w:space="0" w:color="auto"/>
              </w:divBdr>
              <w:divsChild>
                <w:div w:id="658769422">
                  <w:marLeft w:val="0"/>
                  <w:marRight w:val="0"/>
                  <w:marTop w:val="0"/>
                  <w:marBottom w:val="0"/>
                  <w:divBdr>
                    <w:top w:val="none" w:sz="0" w:space="0" w:color="auto"/>
                    <w:left w:val="none" w:sz="0" w:space="0" w:color="auto"/>
                    <w:bottom w:val="none" w:sz="0" w:space="0" w:color="auto"/>
                    <w:right w:val="none" w:sz="0" w:space="0" w:color="auto"/>
                  </w:divBdr>
                </w:div>
              </w:divsChild>
            </w:div>
            <w:div w:id="1435594053">
              <w:marLeft w:val="0"/>
              <w:marRight w:val="0"/>
              <w:marTop w:val="0"/>
              <w:marBottom w:val="0"/>
              <w:divBdr>
                <w:top w:val="none" w:sz="0" w:space="0" w:color="auto"/>
                <w:left w:val="none" w:sz="0" w:space="0" w:color="auto"/>
                <w:bottom w:val="none" w:sz="0" w:space="0" w:color="auto"/>
                <w:right w:val="none" w:sz="0" w:space="0" w:color="auto"/>
              </w:divBdr>
              <w:divsChild>
                <w:div w:id="1290474276">
                  <w:marLeft w:val="0"/>
                  <w:marRight w:val="0"/>
                  <w:marTop w:val="0"/>
                  <w:marBottom w:val="0"/>
                  <w:divBdr>
                    <w:top w:val="none" w:sz="0" w:space="0" w:color="auto"/>
                    <w:left w:val="none" w:sz="0" w:space="0" w:color="auto"/>
                    <w:bottom w:val="none" w:sz="0" w:space="0" w:color="auto"/>
                    <w:right w:val="none" w:sz="0" w:space="0" w:color="auto"/>
                  </w:divBdr>
                </w:div>
              </w:divsChild>
            </w:div>
            <w:div w:id="1455174973">
              <w:marLeft w:val="0"/>
              <w:marRight w:val="0"/>
              <w:marTop w:val="0"/>
              <w:marBottom w:val="0"/>
              <w:divBdr>
                <w:top w:val="none" w:sz="0" w:space="0" w:color="auto"/>
                <w:left w:val="none" w:sz="0" w:space="0" w:color="auto"/>
                <w:bottom w:val="none" w:sz="0" w:space="0" w:color="auto"/>
                <w:right w:val="none" w:sz="0" w:space="0" w:color="auto"/>
              </w:divBdr>
              <w:divsChild>
                <w:div w:id="1499036609">
                  <w:marLeft w:val="0"/>
                  <w:marRight w:val="0"/>
                  <w:marTop w:val="0"/>
                  <w:marBottom w:val="0"/>
                  <w:divBdr>
                    <w:top w:val="none" w:sz="0" w:space="0" w:color="auto"/>
                    <w:left w:val="none" w:sz="0" w:space="0" w:color="auto"/>
                    <w:bottom w:val="none" w:sz="0" w:space="0" w:color="auto"/>
                    <w:right w:val="none" w:sz="0" w:space="0" w:color="auto"/>
                  </w:divBdr>
                </w:div>
              </w:divsChild>
            </w:div>
            <w:div w:id="1511795412">
              <w:marLeft w:val="0"/>
              <w:marRight w:val="0"/>
              <w:marTop w:val="0"/>
              <w:marBottom w:val="0"/>
              <w:divBdr>
                <w:top w:val="none" w:sz="0" w:space="0" w:color="auto"/>
                <w:left w:val="none" w:sz="0" w:space="0" w:color="auto"/>
                <w:bottom w:val="none" w:sz="0" w:space="0" w:color="auto"/>
                <w:right w:val="none" w:sz="0" w:space="0" w:color="auto"/>
              </w:divBdr>
              <w:divsChild>
                <w:div w:id="407728332">
                  <w:marLeft w:val="0"/>
                  <w:marRight w:val="0"/>
                  <w:marTop w:val="0"/>
                  <w:marBottom w:val="0"/>
                  <w:divBdr>
                    <w:top w:val="none" w:sz="0" w:space="0" w:color="auto"/>
                    <w:left w:val="none" w:sz="0" w:space="0" w:color="auto"/>
                    <w:bottom w:val="none" w:sz="0" w:space="0" w:color="auto"/>
                    <w:right w:val="none" w:sz="0" w:space="0" w:color="auto"/>
                  </w:divBdr>
                </w:div>
              </w:divsChild>
            </w:div>
            <w:div w:id="1560702849">
              <w:marLeft w:val="0"/>
              <w:marRight w:val="0"/>
              <w:marTop w:val="0"/>
              <w:marBottom w:val="0"/>
              <w:divBdr>
                <w:top w:val="none" w:sz="0" w:space="0" w:color="auto"/>
                <w:left w:val="none" w:sz="0" w:space="0" w:color="auto"/>
                <w:bottom w:val="none" w:sz="0" w:space="0" w:color="auto"/>
                <w:right w:val="none" w:sz="0" w:space="0" w:color="auto"/>
              </w:divBdr>
              <w:divsChild>
                <w:div w:id="1739591233">
                  <w:marLeft w:val="0"/>
                  <w:marRight w:val="0"/>
                  <w:marTop w:val="0"/>
                  <w:marBottom w:val="0"/>
                  <w:divBdr>
                    <w:top w:val="none" w:sz="0" w:space="0" w:color="auto"/>
                    <w:left w:val="none" w:sz="0" w:space="0" w:color="auto"/>
                    <w:bottom w:val="none" w:sz="0" w:space="0" w:color="auto"/>
                    <w:right w:val="none" w:sz="0" w:space="0" w:color="auto"/>
                  </w:divBdr>
                </w:div>
              </w:divsChild>
            </w:div>
            <w:div w:id="1594630068">
              <w:marLeft w:val="0"/>
              <w:marRight w:val="0"/>
              <w:marTop w:val="0"/>
              <w:marBottom w:val="0"/>
              <w:divBdr>
                <w:top w:val="none" w:sz="0" w:space="0" w:color="auto"/>
                <w:left w:val="none" w:sz="0" w:space="0" w:color="auto"/>
                <w:bottom w:val="none" w:sz="0" w:space="0" w:color="auto"/>
                <w:right w:val="none" w:sz="0" w:space="0" w:color="auto"/>
              </w:divBdr>
              <w:divsChild>
                <w:div w:id="2117751926">
                  <w:marLeft w:val="0"/>
                  <w:marRight w:val="0"/>
                  <w:marTop w:val="0"/>
                  <w:marBottom w:val="0"/>
                  <w:divBdr>
                    <w:top w:val="none" w:sz="0" w:space="0" w:color="auto"/>
                    <w:left w:val="none" w:sz="0" w:space="0" w:color="auto"/>
                    <w:bottom w:val="none" w:sz="0" w:space="0" w:color="auto"/>
                    <w:right w:val="none" w:sz="0" w:space="0" w:color="auto"/>
                  </w:divBdr>
                </w:div>
              </w:divsChild>
            </w:div>
            <w:div w:id="1665740874">
              <w:marLeft w:val="0"/>
              <w:marRight w:val="0"/>
              <w:marTop w:val="0"/>
              <w:marBottom w:val="0"/>
              <w:divBdr>
                <w:top w:val="none" w:sz="0" w:space="0" w:color="auto"/>
                <w:left w:val="none" w:sz="0" w:space="0" w:color="auto"/>
                <w:bottom w:val="none" w:sz="0" w:space="0" w:color="auto"/>
                <w:right w:val="none" w:sz="0" w:space="0" w:color="auto"/>
              </w:divBdr>
              <w:divsChild>
                <w:div w:id="1057581636">
                  <w:marLeft w:val="0"/>
                  <w:marRight w:val="0"/>
                  <w:marTop w:val="0"/>
                  <w:marBottom w:val="0"/>
                  <w:divBdr>
                    <w:top w:val="none" w:sz="0" w:space="0" w:color="auto"/>
                    <w:left w:val="none" w:sz="0" w:space="0" w:color="auto"/>
                    <w:bottom w:val="none" w:sz="0" w:space="0" w:color="auto"/>
                    <w:right w:val="none" w:sz="0" w:space="0" w:color="auto"/>
                  </w:divBdr>
                </w:div>
              </w:divsChild>
            </w:div>
            <w:div w:id="1727532954">
              <w:marLeft w:val="0"/>
              <w:marRight w:val="0"/>
              <w:marTop w:val="0"/>
              <w:marBottom w:val="0"/>
              <w:divBdr>
                <w:top w:val="none" w:sz="0" w:space="0" w:color="auto"/>
                <w:left w:val="none" w:sz="0" w:space="0" w:color="auto"/>
                <w:bottom w:val="none" w:sz="0" w:space="0" w:color="auto"/>
                <w:right w:val="none" w:sz="0" w:space="0" w:color="auto"/>
              </w:divBdr>
              <w:divsChild>
                <w:div w:id="1767268161">
                  <w:marLeft w:val="0"/>
                  <w:marRight w:val="0"/>
                  <w:marTop w:val="0"/>
                  <w:marBottom w:val="0"/>
                  <w:divBdr>
                    <w:top w:val="none" w:sz="0" w:space="0" w:color="auto"/>
                    <w:left w:val="none" w:sz="0" w:space="0" w:color="auto"/>
                    <w:bottom w:val="none" w:sz="0" w:space="0" w:color="auto"/>
                    <w:right w:val="none" w:sz="0" w:space="0" w:color="auto"/>
                  </w:divBdr>
                </w:div>
              </w:divsChild>
            </w:div>
            <w:div w:id="1777359499">
              <w:marLeft w:val="0"/>
              <w:marRight w:val="0"/>
              <w:marTop w:val="0"/>
              <w:marBottom w:val="0"/>
              <w:divBdr>
                <w:top w:val="none" w:sz="0" w:space="0" w:color="auto"/>
                <w:left w:val="none" w:sz="0" w:space="0" w:color="auto"/>
                <w:bottom w:val="none" w:sz="0" w:space="0" w:color="auto"/>
                <w:right w:val="none" w:sz="0" w:space="0" w:color="auto"/>
              </w:divBdr>
              <w:divsChild>
                <w:div w:id="1395466111">
                  <w:marLeft w:val="0"/>
                  <w:marRight w:val="0"/>
                  <w:marTop w:val="0"/>
                  <w:marBottom w:val="0"/>
                  <w:divBdr>
                    <w:top w:val="none" w:sz="0" w:space="0" w:color="auto"/>
                    <w:left w:val="none" w:sz="0" w:space="0" w:color="auto"/>
                    <w:bottom w:val="none" w:sz="0" w:space="0" w:color="auto"/>
                    <w:right w:val="none" w:sz="0" w:space="0" w:color="auto"/>
                  </w:divBdr>
                </w:div>
              </w:divsChild>
            </w:div>
            <w:div w:id="1785348057">
              <w:marLeft w:val="0"/>
              <w:marRight w:val="0"/>
              <w:marTop w:val="0"/>
              <w:marBottom w:val="0"/>
              <w:divBdr>
                <w:top w:val="none" w:sz="0" w:space="0" w:color="auto"/>
                <w:left w:val="none" w:sz="0" w:space="0" w:color="auto"/>
                <w:bottom w:val="none" w:sz="0" w:space="0" w:color="auto"/>
                <w:right w:val="none" w:sz="0" w:space="0" w:color="auto"/>
              </w:divBdr>
              <w:divsChild>
                <w:div w:id="1558316372">
                  <w:marLeft w:val="0"/>
                  <w:marRight w:val="0"/>
                  <w:marTop w:val="0"/>
                  <w:marBottom w:val="0"/>
                  <w:divBdr>
                    <w:top w:val="none" w:sz="0" w:space="0" w:color="auto"/>
                    <w:left w:val="none" w:sz="0" w:space="0" w:color="auto"/>
                    <w:bottom w:val="none" w:sz="0" w:space="0" w:color="auto"/>
                    <w:right w:val="none" w:sz="0" w:space="0" w:color="auto"/>
                  </w:divBdr>
                </w:div>
              </w:divsChild>
            </w:div>
            <w:div w:id="1875384718">
              <w:marLeft w:val="0"/>
              <w:marRight w:val="0"/>
              <w:marTop w:val="0"/>
              <w:marBottom w:val="0"/>
              <w:divBdr>
                <w:top w:val="none" w:sz="0" w:space="0" w:color="auto"/>
                <w:left w:val="none" w:sz="0" w:space="0" w:color="auto"/>
                <w:bottom w:val="none" w:sz="0" w:space="0" w:color="auto"/>
                <w:right w:val="none" w:sz="0" w:space="0" w:color="auto"/>
              </w:divBdr>
              <w:divsChild>
                <w:div w:id="1240797285">
                  <w:marLeft w:val="0"/>
                  <w:marRight w:val="0"/>
                  <w:marTop w:val="0"/>
                  <w:marBottom w:val="0"/>
                  <w:divBdr>
                    <w:top w:val="none" w:sz="0" w:space="0" w:color="auto"/>
                    <w:left w:val="none" w:sz="0" w:space="0" w:color="auto"/>
                    <w:bottom w:val="none" w:sz="0" w:space="0" w:color="auto"/>
                    <w:right w:val="none" w:sz="0" w:space="0" w:color="auto"/>
                  </w:divBdr>
                </w:div>
              </w:divsChild>
            </w:div>
            <w:div w:id="1970351711">
              <w:marLeft w:val="0"/>
              <w:marRight w:val="0"/>
              <w:marTop w:val="0"/>
              <w:marBottom w:val="0"/>
              <w:divBdr>
                <w:top w:val="none" w:sz="0" w:space="0" w:color="auto"/>
                <w:left w:val="none" w:sz="0" w:space="0" w:color="auto"/>
                <w:bottom w:val="none" w:sz="0" w:space="0" w:color="auto"/>
                <w:right w:val="none" w:sz="0" w:space="0" w:color="auto"/>
              </w:divBdr>
              <w:divsChild>
                <w:div w:id="792792528">
                  <w:marLeft w:val="0"/>
                  <w:marRight w:val="0"/>
                  <w:marTop w:val="0"/>
                  <w:marBottom w:val="0"/>
                  <w:divBdr>
                    <w:top w:val="none" w:sz="0" w:space="0" w:color="auto"/>
                    <w:left w:val="none" w:sz="0" w:space="0" w:color="auto"/>
                    <w:bottom w:val="none" w:sz="0" w:space="0" w:color="auto"/>
                    <w:right w:val="none" w:sz="0" w:space="0" w:color="auto"/>
                  </w:divBdr>
                </w:div>
              </w:divsChild>
            </w:div>
            <w:div w:id="2052725954">
              <w:marLeft w:val="0"/>
              <w:marRight w:val="0"/>
              <w:marTop w:val="0"/>
              <w:marBottom w:val="0"/>
              <w:divBdr>
                <w:top w:val="none" w:sz="0" w:space="0" w:color="auto"/>
                <w:left w:val="none" w:sz="0" w:space="0" w:color="auto"/>
                <w:bottom w:val="none" w:sz="0" w:space="0" w:color="auto"/>
                <w:right w:val="none" w:sz="0" w:space="0" w:color="auto"/>
              </w:divBdr>
              <w:divsChild>
                <w:div w:id="1966420438">
                  <w:marLeft w:val="0"/>
                  <w:marRight w:val="0"/>
                  <w:marTop w:val="0"/>
                  <w:marBottom w:val="0"/>
                  <w:divBdr>
                    <w:top w:val="none" w:sz="0" w:space="0" w:color="auto"/>
                    <w:left w:val="none" w:sz="0" w:space="0" w:color="auto"/>
                    <w:bottom w:val="none" w:sz="0" w:space="0" w:color="auto"/>
                    <w:right w:val="none" w:sz="0" w:space="0" w:color="auto"/>
                  </w:divBdr>
                </w:div>
              </w:divsChild>
            </w:div>
            <w:div w:id="2062359658">
              <w:marLeft w:val="0"/>
              <w:marRight w:val="0"/>
              <w:marTop w:val="0"/>
              <w:marBottom w:val="0"/>
              <w:divBdr>
                <w:top w:val="none" w:sz="0" w:space="0" w:color="auto"/>
                <w:left w:val="none" w:sz="0" w:space="0" w:color="auto"/>
                <w:bottom w:val="none" w:sz="0" w:space="0" w:color="auto"/>
                <w:right w:val="none" w:sz="0" w:space="0" w:color="auto"/>
              </w:divBdr>
              <w:divsChild>
                <w:div w:id="768113596">
                  <w:marLeft w:val="0"/>
                  <w:marRight w:val="0"/>
                  <w:marTop w:val="0"/>
                  <w:marBottom w:val="0"/>
                  <w:divBdr>
                    <w:top w:val="none" w:sz="0" w:space="0" w:color="auto"/>
                    <w:left w:val="none" w:sz="0" w:space="0" w:color="auto"/>
                    <w:bottom w:val="none" w:sz="0" w:space="0" w:color="auto"/>
                    <w:right w:val="none" w:sz="0" w:space="0" w:color="auto"/>
                  </w:divBdr>
                </w:div>
              </w:divsChild>
            </w:div>
            <w:div w:id="2098136820">
              <w:marLeft w:val="0"/>
              <w:marRight w:val="0"/>
              <w:marTop w:val="0"/>
              <w:marBottom w:val="0"/>
              <w:divBdr>
                <w:top w:val="none" w:sz="0" w:space="0" w:color="auto"/>
                <w:left w:val="none" w:sz="0" w:space="0" w:color="auto"/>
                <w:bottom w:val="none" w:sz="0" w:space="0" w:color="auto"/>
                <w:right w:val="none" w:sz="0" w:space="0" w:color="auto"/>
              </w:divBdr>
              <w:divsChild>
                <w:div w:id="4416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1974">
          <w:marLeft w:val="0"/>
          <w:marRight w:val="0"/>
          <w:marTop w:val="0"/>
          <w:marBottom w:val="0"/>
          <w:divBdr>
            <w:top w:val="none" w:sz="0" w:space="0" w:color="auto"/>
            <w:left w:val="none" w:sz="0" w:space="0" w:color="auto"/>
            <w:bottom w:val="none" w:sz="0" w:space="0" w:color="auto"/>
            <w:right w:val="none" w:sz="0" w:space="0" w:color="auto"/>
          </w:divBdr>
        </w:div>
        <w:div w:id="1162427206">
          <w:marLeft w:val="-75"/>
          <w:marRight w:val="0"/>
          <w:marTop w:val="30"/>
          <w:marBottom w:val="30"/>
          <w:divBdr>
            <w:top w:val="none" w:sz="0" w:space="0" w:color="auto"/>
            <w:left w:val="none" w:sz="0" w:space="0" w:color="auto"/>
            <w:bottom w:val="none" w:sz="0" w:space="0" w:color="auto"/>
            <w:right w:val="none" w:sz="0" w:space="0" w:color="auto"/>
          </w:divBdr>
          <w:divsChild>
            <w:div w:id="5794206">
              <w:marLeft w:val="0"/>
              <w:marRight w:val="0"/>
              <w:marTop w:val="0"/>
              <w:marBottom w:val="0"/>
              <w:divBdr>
                <w:top w:val="none" w:sz="0" w:space="0" w:color="auto"/>
                <w:left w:val="none" w:sz="0" w:space="0" w:color="auto"/>
                <w:bottom w:val="none" w:sz="0" w:space="0" w:color="auto"/>
                <w:right w:val="none" w:sz="0" w:space="0" w:color="auto"/>
              </w:divBdr>
              <w:divsChild>
                <w:div w:id="859468915">
                  <w:marLeft w:val="0"/>
                  <w:marRight w:val="0"/>
                  <w:marTop w:val="0"/>
                  <w:marBottom w:val="0"/>
                  <w:divBdr>
                    <w:top w:val="none" w:sz="0" w:space="0" w:color="auto"/>
                    <w:left w:val="none" w:sz="0" w:space="0" w:color="auto"/>
                    <w:bottom w:val="none" w:sz="0" w:space="0" w:color="auto"/>
                    <w:right w:val="none" w:sz="0" w:space="0" w:color="auto"/>
                  </w:divBdr>
                </w:div>
              </w:divsChild>
            </w:div>
            <w:div w:id="5911849">
              <w:marLeft w:val="0"/>
              <w:marRight w:val="0"/>
              <w:marTop w:val="0"/>
              <w:marBottom w:val="0"/>
              <w:divBdr>
                <w:top w:val="none" w:sz="0" w:space="0" w:color="auto"/>
                <w:left w:val="none" w:sz="0" w:space="0" w:color="auto"/>
                <w:bottom w:val="none" w:sz="0" w:space="0" w:color="auto"/>
                <w:right w:val="none" w:sz="0" w:space="0" w:color="auto"/>
              </w:divBdr>
              <w:divsChild>
                <w:div w:id="1232738399">
                  <w:marLeft w:val="0"/>
                  <w:marRight w:val="0"/>
                  <w:marTop w:val="0"/>
                  <w:marBottom w:val="0"/>
                  <w:divBdr>
                    <w:top w:val="none" w:sz="0" w:space="0" w:color="auto"/>
                    <w:left w:val="none" w:sz="0" w:space="0" w:color="auto"/>
                    <w:bottom w:val="none" w:sz="0" w:space="0" w:color="auto"/>
                    <w:right w:val="none" w:sz="0" w:space="0" w:color="auto"/>
                  </w:divBdr>
                </w:div>
              </w:divsChild>
            </w:div>
            <w:div w:id="88433663">
              <w:marLeft w:val="0"/>
              <w:marRight w:val="0"/>
              <w:marTop w:val="0"/>
              <w:marBottom w:val="0"/>
              <w:divBdr>
                <w:top w:val="none" w:sz="0" w:space="0" w:color="auto"/>
                <w:left w:val="none" w:sz="0" w:space="0" w:color="auto"/>
                <w:bottom w:val="none" w:sz="0" w:space="0" w:color="auto"/>
                <w:right w:val="none" w:sz="0" w:space="0" w:color="auto"/>
              </w:divBdr>
              <w:divsChild>
                <w:div w:id="1803109784">
                  <w:marLeft w:val="0"/>
                  <w:marRight w:val="0"/>
                  <w:marTop w:val="0"/>
                  <w:marBottom w:val="0"/>
                  <w:divBdr>
                    <w:top w:val="none" w:sz="0" w:space="0" w:color="auto"/>
                    <w:left w:val="none" w:sz="0" w:space="0" w:color="auto"/>
                    <w:bottom w:val="none" w:sz="0" w:space="0" w:color="auto"/>
                    <w:right w:val="none" w:sz="0" w:space="0" w:color="auto"/>
                  </w:divBdr>
                </w:div>
              </w:divsChild>
            </w:div>
            <w:div w:id="575089171">
              <w:marLeft w:val="0"/>
              <w:marRight w:val="0"/>
              <w:marTop w:val="0"/>
              <w:marBottom w:val="0"/>
              <w:divBdr>
                <w:top w:val="none" w:sz="0" w:space="0" w:color="auto"/>
                <w:left w:val="none" w:sz="0" w:space="0" w:color="auto"/>
                <w:bottom w:val="none" w:sz="0" w:space="0" w:color="auto"/>
                <w:right w:val="none" w:sz="0" w:space="0" w:color="auto"/>
              </w:divBdr>
              <w:divsChild>
                <w:div w:id="293683559">
                  <w:marLeft w:val="0"/>
                  <w:marRight w:val="0"/>
                  <w:marTop w:val="0"/>
                  <w:marBottom w:val="0"/>
                  <w:divBdr>
                    <w:top w:val="none" w:sz="0" w:space="0" w:color="auto"/>
                    <w:left w:val="none" w:sz="0" w:space="0" w:color="auto"/>
                    <w:bottom w:val="none" w:sz="0" w:space="0" w:color="auto"/>
                    <w:right w:val="none" w:sz="0" w:space="0" w:color="auto"/>
                  </w:divBdr>
                </w:div>
              </w:divsChild>
            </w:div>
            <w:div w:id="795103521">
              <w:marLeft w:val="0"/>
              <w:marRight w:val="0"/>
              <w:marTop w:val="0"/>
              <w:marBottom w:val="0"/>
              <w:divBdr>
                <w:top w:val="none" w:sz="0" w:space="0" w:color="auto"/>
                <w:left w:val="none" w:sz="0" w:space="0" w:color="auto"/>
                <w:bottom w:val="none" w:sz="0" w:space="0" w:color="auto"/>
                <w:right w:val="none" w:sz="0" w:space="0" w:color="auto"/>
              </w:divBdr>
              <w:divsChild>
                <w:div w:id="1759714093">
                  <w:marLeft w:val="0"/>
                  <w:marRight w:val="0"/>
                  <w:marTop w:val="0"/>
                  <w:marBottom w:val="0"/>
                  <w:divBdr>
                    <w:top w:val="none" w:sz="0" w:space="0" w:color="auto"/>
                    <w:left w:val="none" w:sz="0" w:space="0" w:color="auto"/>
                    <w:bottom w:val="none" w:sz="0" w:space="0" w:color="auto"/>
                    <w:right w:val="none" w:sz="0" w:space="0" w:color="auto"/>
                  </w:divBdr>
                </w:div>
              </w:divsChild>
            </w:div>
            <w:div w:id="1062370908">
              <w:marLeft w:val="0"/>
              <w:marRight w:val="0"/>
              <w:marTop w:val="0"/>
              <w:marBottom w:val="0"/>
              <w:divBdr>
                <w:top w:val="none" w:sz="0" w:space="0" w:color="auto"/>
                <w:left w:val="none" w:sz="0" w:space="0" w:color="auto"/>
                <w:bottom w:val="none" w:sz="0" w:space="0" w:color="auto"/>
                <w:right w:val="none" w:sz="0" w:space="0" w:color="auto"/>
              </w:divBdr>
              <w:divsChild>
                <w:div w:id="1359352334">
                  <w:marLeft w:val="0"/>
                  <w:marRight w:val="0"/>
                  <w:marTop w:val="0"/>
                  <w:marBottom w:val="0"/>
                  <w:divBdr>
                    <w:top w:val="none" w:sz="0" w:space="0" w:color="auto"/>
                    <w:left w:val="none" w:sz="0" w:space="0" w:color="auto"/>
                    <w:bottom w:val="none" w:sz="0" w:space="0" w:color="auto"/>
                    <w:right w:val="none" w:sz="0" w:space="0" w:color="auto"/>
                  </w:divBdr>
                </w:div>
              </w:divsChild>
            </w:div>
            <w:div w:id="1512526186">
              <w:marLeft w:val="0"/>
              <w:marRight w:val="0"/>
              <w:marTop w:val="0"/>
              <w:marBottom w:val="0"/>
              <w:divBdr>
                <w:top w:val="none" w:sz="0" w:space="0" w:color="auto"/>
                <w:left w:val="none" w:sz="0" w:space="0" w:color="auto"/>
                <w:bottom w:val="none" w:sz="0" w:space="0" w:color="auto"/>
                <w:right w:val="none" w:sz="0" w:space="0" w:color="auto"/>
              </w:divBdr>
              <w:divsChild>
                <w:div w:id="302348015">
                  <w:marLeft w:val="0"/>
                  <w:marRight w:val="0"/>
                  <w:marTop w:val="0"/>
                  <w:marBottom w:val="0"/>
                  <w:divBdr>
                    <w:top w:val="none" w:sz="0" w:space="0" w:color="auto"/>
                    <w:left w:val="none" w:sz="0" w:space="0" w:color="auto"/>
                    <w:bottom w:val="none" w:sz="0" w:space="0" w:color="auto"/>
                    <w:right w:val="none" w:sz="0" w:space="0" w:color="auto"/>
                  </w:divBdr>
                </w:div>
              </w:divsChild>
            </w:div>
            <w:div w:id="1686591881">
              <w:marLeft w:val="0"/>
              <w:marRight w:val="0"/>
              <w:marTop w:val="0"/>
              <w:marBottom w:val="0"/>
              <w:divBdr>
                <w:top w:val="none" w:sz="0" w:space="0" w:color="auto"/>
                <w:left w:val="none" w:sz="0" w:space="0" w:color="auto"/>
                <w:bottom w:val="none" w:sz="0" w:space="0" w:color="auto"/>
                <w:right w:val="none" w:sz="0" w:space="0" w:color="auto"/>
              </w:divBdr>
              <w:divsChild>
                <w:div w:id="1666205867">
                  <w:marLeft w:val="0"/>
                  <w:marRight w:val="0"/>
                  <w:marTop w:val="0"/>
                  <w:marBottom w:val="0"/>
                  <w:divBdr>
                    <w:top w:val="none" w:sz="0" w:space="0" w:color="auto"/>
                    <w:left w:val="none" w:sz="0" w:space="0" w:color="auto"/>
                    <w:bottom w:val="none" w:sz="0" w:space="0" w:color="auto"/>
                    <w:right w:val="none" w:sz="0" w:space="0" w:color="auto"/>
                  </w:divBdr>
                </w:div>
              </w:divsChild>
            </w:div>
            <w:div w:id="1885486986">
              <w:marLeft w:val="0"/>
              <w:marRight w:val="0"/>
              <w:marTop w:val="0"/>
              <w:marBottom w:val="0"/>
              <w:divBdr>
                <w:top w:val="none" w:sz="0" w:space="0" w:color="auto"/>
                <w:left w:val="none" w:sz="0" w:space="0" w:color="auto"/>
                <w:bottom w:val="none" w:sz="0" w:space="0" w:color="auto"/>
                <w:right w:val="none" w:sz="0" w:space="0" w:color="auto"/>
              </w:divBdr>
              <w:divsChild>
                <w:div w:id="1378512389">
                  <w:marLeft w:val="0"/>
                  <w:marRight w:val="0"/>
                  <w:marTop w:val="0"/>
                  <w:marBottom w:val="0"/>
                  <w:divBdr>
                    <w:top w:val="none" w:sz="0" w:space="0" w:color="auto"/>
                    <w:left w:val="none" w:sz="0" w:space="0" w:color="auto"/>
                    <w:bottom w:val="none" w:sz="0" w:space="0" w:color="auto"/>
                    <w:right w:val="none" w:sz="0" w:space="0" w:color="auto"/>
                  </w:divBdr>
                </w:div>
              </w:divsChild>
            </w:div>
            <w:div w:id="1917278828">
              <w:marLeft w:val="0"/>
              <w:marRight w:val="0"/>
              <w:marTop w:val="0"/>
              <w:marBottom w:val="0"/>
              <w:divBdr>
                <w:top w:val="none" w:sz="0" w:space="0" w:color="auto"/>
                <w:left w:val="none" w:sz="0" w:space="0" w:color="auto"/>
                <w:bottom w:val="none" w:sz="0" w:space="0" w:color="auto"/>
                <w:right w:val="none" w:sz="0" w:space="0" w:color="auto"/>
              </w:divBdr>
              <w:divsChild>
                <w:div w:id="2023509841">
                  <w:marLeft w:val="0"/>
                  <w:marRight w:val="0"/>
                  <w:marTop w:val="0"/>
                  <w:marBottom w:val="0"/>
                  <w:divBdr>
                    <w:top w:val="none" w:sz="0" w:space="0" w:color="auto"/>
                    <w:left w:val="none" w:sz="0" w:space="0" w:color="auto"/>
                    <w:bottom w:val="none" w:sz="0" w:space="0" w:color="auto"/>
                    <w:right w:val="none" w:sz="0" w:space="0" w:color="auto"/>
                  </w:divBdr>
                </w:div>
              </w:divsChild>
            </w:div>
            <w:div w:id="2008286000">
              <w:marLeft w:val="0"/>
              <w:marRight w:val="0"/>
              <w:marTop w:val="0"/>
              <w:marBottom w:val="0"/>
              <w:divBdr>
                <w:top w:val="none" w:sz="0" w:space="0" w:color="auto"/>
                <w:left w:val="none" w:sz="0" w:space="0" w:color="auto"/>
                <w:bottom w:val="none" w:sz="0" w:space="0" w:color="auto"/>
                <w:right w:val="none" w:sz="0" w:space="0" w:color="auto"/>
              </w:divBdr>
              <w:divsChild>
                <w:div w:id="1271426559">
                  <w:marLeft w:val="0"/>
                  <w:marRight w:val="0"/>
                  <w:marTop w:val="0"/>
                  <w:marBottom w:val="0"/>
                  <w:divBdr>
                    <w:top w:val="none" w:sz="0" w:space="0" w:color="auto"/>
                    <w:left w:val="none" w:sz="0" w:space="0" w:color="auto"/>
                    <w:bottom w:val="none" w:sz="0" w:space="0" w:color="auto"/>
                    <w:right w:val="none" w:sz="0" w:space="0" w:color="auto"/>
                  </w:divBdr>
                </w:div>
              </w:divsChild>
            </w:div>
            <w:div w:id="2142767253">
              <w:marLeft w:val="0"/>
              <w:marRight w:val="0"/>
              <w:marTop w:val="0"/>
              <w:marBottom w:val="0"/>
              <w:divBdr>
                <w:top w:val="none" w:sz="0" w:space="0" w:color="auto"/>
                <w:left w:val="none" w:sz="0" w:space="0" w:color="auto"/>
                <w:bottom w:val="none" w:sz="0" w:space="0" w:color="auto"/>
                <w:right w:val="none" w:sz="0" w:space="0" w:color="auto"/>
              </w:divBdr>
              <w:divsChild>
                <w:div w:id="18054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934">
          <w:marLeft w:val="0"/>
          <w:marRight w:val="0"/>
          <w:marTop w:val="0"/>
          <w:marBottom w:val="0"/>
          <w:divBdr>
            <w:top w:val="none" w:sz="0" w:space="0" w:color="auto"/>
            <w:left w:val="none" w:sz="0" w:space="0" w:color="auto"/>
            <w:bottom w:val="none" w:sz="0" w:space="0" w:color="auto"/>
            <w:right w:val="none" w:sz="0" w:space="0" w:color="auto"/>
          </w:divBdr>
        </w:div>
        <w:div w:id="1242643137">
          <w:marLeft w:val="-75"/>
          <w:marRight w:val="0"/>
          <w:marTop w:val="30"/>
          <w:marBottom w:val="30"/>
          <w:divBdr>
            <w:top w:val="none" w:sz="0" w:space="0" w:color="auto"/>
            <w:left w:val="none" w:sz="0" w:space="0" w:color="auto"/>
            <w:bottom w:val="none" w:sz="0" w:space="0" w:color="auto"/>
            <w:right w:val="none" w:sz="0" w:space="0" w:color="auto"/>
          </w:divBdr>
          <w:divsChild>
            <w:div w:id="5249373">
              <w:marLeft w:val="0"/>
              <w:marRight w:val="0"/>
              <w:marTop w:val="0"/>
              <w:marBottom w:val="0"/>
              <w:divBdr>
                <w:top w:val="none" w:sz="0" w:space="0" w:color="auto"/>
                <w:left w:val="none" w:sz="0" w:space="0" w:color="auto"/>
                <w:bottom w:val="none" w:sz="0" w:space="0" w:color="auto"/>
                <w:right w:val="none" w:sz="0" w:space="0" w:color="auto"/>
              </w:divBdr>
              <w:divsChild>
                <w:div w:id="755589690">
                  <w:marLeft w:val="0"/>
                  <w:marRight w:val="0"/>
                  <w:marTop w:val="0"/>
                  <w:marBottom w:val="0"/>
                  <w:divBdr>
                    <w:top w:val="none" w:sz="0" w:space="0" w:color="auto"/>
                    <w:left w:val="none" w:sz="0" w:space="0" w:color="auto"/>
                    <w:bottom w:val="none" w:sz="0" w:space="0" w:color="auto"/>
                    <w:right w:val="none" w:sz="0" w:space="0" w:color="auto"/>
                  </w:divBdr>
                </w:div>
              </w:divsChild>
            </w:div>
            <w:div w:id="66269433">
              <w:marLeft w:val="0"/>
              <w:marRight w:val="0"/>
              <w:marTop w:val="0"/>
              <w:marBottom w:val="0"/>
              <w:divBdr>
                <w:top w:val="none" w:sz="0" w:space="0" w:color="auto"/>
                <w:left w:val="none" w:sz="0" w:space="0" w:color="auto"/>
                <w:bottom w:val="none" w:sz="0" w:space="0" w:color="auto"/>
                <w:right w:val="none" w:sz="0" w:space="0" w:color="auto"/>
              </w:divBdr>
              <w:divsChild>
                <w:div w:id="805466914">
                  <w:marLeft w:val="0"/>
                  <w:marRight w:val="0"/>
                  <w:marTop w:val="0"/>
                  <w:marBottom w:val="0"/>
                  <w:divBdr>
                    <w:top w:val="none" w:sz="0" w:space="0" w:color="auto"/>
                    <w:left w:val="none" w:sz="0" w:space="0" w:color="auto"/>
                    <w:bottom w:val="none" w:sz="0" w:space="0" w:color="auto"/>
                    <w:right w:val="none" w:sz="0" w:space="0" w:color="auto"/>
                  </w:divBdr>
                </w:div>
              </w:divsChild>
            </w:div>
            <w:div w:id="137959712">
              <w:marLeft w:val="0"/>
              <w:marRight w:val="0"/>
              <w:marTop w:val="0"/>
              <w:marBottom w:val="0"/>
              <w:divBdr>
                <w:top w:val="none" w:sz="0" w:space="0" w:color="auto"/>
                <w:left w:val="none" w:sz="0" w:space="0" w:color="auto"/>
                <w:bottom w:val="none" w:sz="0" w:space="0" w:color="auto"/>
                <w:right w:val="none" w:sz="0" w:space="0" w:color="auto"/>
              </w:divBdr>
              <w:divsChild>
                <w:div w:id="1448504141">
                  <w:marLeft w:val="0"/>
                  <w:marRight w:val="0"/>
                  <w:marTop w:val="0"/>
                  <w:marBottom w:val="0"/>
                  <w:divBdr>
                    <w:top w:val="none" w:sz="0" w:space="0" w:color="auto"/>
                    <w:left w:val="none" w:sz="0" w:space="0" w:color="auto"/>
                    <w:bottom w:val="none" w:sz="0" w:space="0" w:color="auto"/>
                    <w:right w:val="none" w:sz="0" w:space="0" w:color="auto"/>
                  </w:divBdr>
                </w:div>
              </w:divsChild>
            </w:div>
            <w:div w:id="200017642">
              <w:marLeft w:val="0"/>
              <w:marRight w:val="0"/>
              <w:marTop w:val="0"/>
              <w:marBottom w:val="0"/>
              <w:divBdr>
                <w:top w:val="none" w:sz="0" w:space="0" w:color="auto"/>
                <w:left w:val="none" w:sz="0" w:space="0" w:color="auto"/>
                <w:bottom w:val="none" w:sz="0" w:space="0" w:color="auto"/>
                <w:right w:val="none" w:sz="0" w:space="0" w:color="auto"/>
              </w:divBdr>
              <w:divsChild>
                <w:div w:id="1198733823">
                  <w:marLeft w:val="0"/>
                  <w:marRight w:val="0"/>
                  <w:marTop w:val="0"/>
                  <w:marBottom w:val="0"/>
                  <w:divBdr>
                    <w:top w:val="none" w:sz="0" w:space="0" w:color="auto"/>
                    <w:left w:val="none" w:sz="0" w:space="0" w:color="auto"/>
                    <w:bottom w:val="none" w:sz="0" w:space="0" w:color="auto"/>
                    <w:right w:val="none" w:sz="0" w:space="0" w:color="auto"/>
                  </w:divBdr>
                </w:div>
              </w:divsChild>
            </w:div>
            <w:div w:id="359287254">
              <w:marLeft w:val="0"/>
              <w:marRight w:val="0"/>
              <w:marTop w:val="0"/>
              <w:marBottom w:val="0"/>
              <w:divBdr>
                <w:top w:val="none" w:sz="0" w:space="0" w:color="auto"/>
                <w:left w:val="none" w:sz="0" w:space="0" w:color="auto"/>
                <w:bottom w:val="none" w:sz="0" w:space="0" w:color="auto"/>
                <w:right w:val="none" w:sz="0" w:space="0" w:color="auto"/>
              </w:divBdr>
              <w:divsChild>
                <w:div w:id="1511024784">
                  <w:marLeft w:val="0"/>
                  <w:marRight w:val="0"/>
                  <w:marTop w:val="0"/>
                  <w:marBottom w:val="0"/>
                  <w:divBdr>
                    <w:top w:val="none" w:sz="0" w:space="0" w:color="auto"/>
                    <w:left w:val="none" w:sz="0" w:space="0" w:color="auto"/>
                    <w:bottom w:val="none" w:sz="0" w:space="0" w:color="auto"/>
                    <w:right w:val="none" w:sz="0" w:space="0" w:color="auto"/>
                  </w:divBdr>
                </w:div>
              </w:divsChild>
            </w:div>
            <w:div w:id="513303366">
              <w:marLeft w:val="0"/>
              <w:marRight w:val="0"/>
              <w:marTop w:val="0"/>
              <w:marBottom w:val="0"/>
              <w:divBdr>
                <w:top w:val="none" w:sz="0" w:space="0" w:color="auto"/>
                <w:left w:val="none" w:sz="0" w:space="0" w:color="auto"/>
                <w:bottom w:val="none" w:sz="0" w:space="0" w:color="auto"/>
                <w:right w:val="none" w:sz="0" w:space="0" w:color="auto"/>
              </w:divBdr>
              <w:divsChild>
                <w:div w:id="1065182136">
                  <w:marLeft w:val="0"/>
                  <w:marRight w:val="0"/>
                  <w:marTop w:val="0"/>
                  <w:marBottom w:val="0"/>
                  <w:divBdr>
                    <w:top w:val="none" w:sz="0" w:space="0" w:color="auto"/>
                    <w:left w:val="none" w:sz="0" w:space="0" w:color="auto"/>
                    <w:bottom w:val="none" w:sz="0" w:space="0" w:color="auto"/>
                    <w:right w:val="none" w:sz="0" w:space="0" w:color="auto"/>
                  </w:divBdr>
                </w:div>
              </w:divsChild>
            </w:div>
            <w:div w:id="679238535">
              <w:marLeft w:val="0"/>
              <w:marRight w:val="0"/>
              <w:marTop w:val="0"/>
              <w:marBottom w:val="0"/>
              <w:divBdr>
                <w:top w:val="none" w:sz="0" w:space="0" w:color="auto"/>
                <w:left w:val="none" w:sz="0" w:space="0" w:color="auto"/>
                <w:bottom w:val="none" w:sz="0" w:space="0" w:color="auto"/>
                <w:right w:val="none" w:sz="0" w:space="0" w:color="auto"/>
              </w:divBdr>
              <w:divsChild>
                <w:div w:id="2056614157">
                  <w:marLeft w:val="0"/>
                  <w:marRight w:val="0"/>
                  <w:marTop w:val="0"/>
                  <w:marBottom w:val="0"/>
                  <w:divBdr>
                    <w:top w:val="none" w:sz="0" w:space="0" w:color="auto"/>
                    <w:left w:val="none" w:sz="0" w:space="0" w:color="auto"/>
                    <w:bottom w:val="none" w:sz="0" w:space="0" w:color="auto"/>
                    <w:right w:val="none" w:sz="0" w:space="0" w:color="auto"/>
                  </w:divBdr>
                </w:div>
              </w:divsChild>
            </w:div>
            <w:div w:id="825051822">
              <w:marLeft w:val="0"/>
              <w:marRight w:val="0"/>
              <w:marTop w:val="0"/>
              <w:marBottom w:val="0"/>
              <w:divBdr>
                <w:top w:val="none" w:sz="0" w:space="0" w:color="auto"/>
                <w:left w:val="none" w:sz="0" w:space="0" w:color="auto"/>
                <w:bottom w:val="none" w:sz="0" w:space="0" w:color="auto"/>
                <w:right w:val="none" w:sz="0" w:space="0" w:color="auto"/>
              </w:divBdr>
              <w:divsChild>
                <w:div w:id="554507457">
                  <w:marLeft w:val="0"/>
                  <w:marRight w:val="0"/>
                  <w:marTop w:val="0"/>
                  <w:marBottom w:val="0"/>
                  <w:divBdr>
                    <w:top w:val="none" w:sz="0" w:space="0" w:color="auto"/>
                    <w:left w:val="none" w:sz="0" w:space="0" w:color="auto"/>
                    <w:bottom w:val="none" w:sz="0" w:space="0" w:color="auto"/>
                    <w:right w:val="none" w:sz="0" w:space="0" w:color="auto"/>
                  </w:divBdr>
                </w:div>
              </w:divsChild>
            </w:div>
            <w:div w:id="950362263">
              <w:marLeft w:val="0"/>
              <w:marRight w:val="0"/>
              <w:marTop w:val="0"/>
              <w:marBottom w:val="0"/>
              <w:divBdr>
                <w:top w:val="none" w:sz="0" w:space="0" w:color="auto"/>
                <w:left w:val="none" w:sz="0" w:space="0" w:color="auto"/>
                <w:bottom w:val="none" w:sz="0" w:space="0" w:color="auto"/>
                <w:right w:val="none" w:sz="0" w:space="0" w:color="auto"/>
              </w:divBdr>
              <w:divsChild>
                <w:div w:id="1652442779">
                  <w:marLeft w:val="0"/>
                  <w:marRight w:val="0"/>
                  <w:marTop w:val="0"/>
                  <w:marBottom w:val="0"/>
                  <w:divBdr>
                    <w:top w:val="none" w:sz="0" w:space="0" w:color="auto"/>
                    <w:left w:val="none" w:sz="0" w:space="0" w:color="auto"/>
                    <w:bottom w:val="none" w:sz="0" w:space="0" w:color="auto"/>
                    <w:right w:val="none" w:sz="0" w:space="0" w:color="auto"/>
                  </w:divBdr>
                </w:div>
              </w:divsChild>
            </w:div>
            <w:div w:id="1019090538">
              <w:marLeft w:val="0"/>
              <w:marRight w:val="0"/>
              <w:marTop w:val="0"/>
              <w:marBottom w:val="0"/>
              <w:divBdr>
                <w:top w:val="none" w:sz="0" w:space="0" w:color="auto"/>
                <w:left w:val="none" w:sz="0" w:space="0" w:color="auto"/>
                <w:bottom w:val="none" w:sz="0" w:space="0" w:color="auto"/>
                <w:right w:val="none" w:sz="0" w:space="0" w:color="auto"/>
              </w:divBdr>
              <w:divsChild>
                <w:div w:id="1874919923">
                  <w:marLeft w:val="0"/>
                  <w:marRight w:val="0"/>
                  <w:marTop w:val="0"/>
                  <w:marBottom w:val="0"/>
                  <w:divBdr>
                    <w:top w:val="none" w:sz="0" w:space="0" w:color="auto"/>
                    <w:left w:val="none" w:sz="0" w:space="0" w:color="auto"/>
                    <w:bottom w:val="none" w:sz="0" w:space="0" w:color="auto"/>
                    <w:right w:val="none" w:sz="0" w:space="0" w:color="auto"/>
                  </w:divBdr>
                </w:div>
              </w:divsChild>
            </w:div>
            <w:div w:id="1096514421">
              <w:marLeft w:val="0"/>
              <w:marRight w:val="0"/>
              <w:marTop w:val="0"/>
              <w:marBottom w:val="0"/>
              <w:divBdr>
                <w:top w:val="none" w:sz="0" w:space="0" w:color="auto"/>
                <w:left w:val="none" w:sz="0" w:space="0" w:color="auto"/>
                <w:bottom w:val="none" w:sz="0" w:space="0" w:color="auto"/>
                <w:right w:val="none" w:sz="0" w:space="0" w:color="auto"/>
              </w:divBdr>
              <w:divsChild>
                <w:div w:id="539249781">
                  <w:marLeft w:val="0"/>
                  <w:marRight w:val="0"/>
                  <w:marTop w:val="0"/>
                  <w:marBottom w:val="0"/>
                  <w:divBdr>
                    <w:top w:val="none" w:sz="0" w:space="0" w:color="auto"/>
                    <w:left w:val="none" w:sz="0" w:space="0" w:color="auto"/>
                    <w:bottom w:val="none" w:sz="0" w:space="0" w:color="auto"/>
                    <w:right w:val="none" w:sz="0" w:space="0" w:color="auto"/>
                  </w:divBdr>
                </w:div>
              </w:divsChild>
            </w:div>
            <w:div w:id="1299454628">
              <w:marLeft w:val="0"/>
              <w:marRight w:val="0"/>
              <w:marTop w:val="0"/>
              <w:marBottom w:val="0"/>
              <w:divBdr>
                <w:top w:val="none" w:sz="0" w:space="0" w:color="auto"/>
                <w:left w:val="none" w:sz="0" w:space="0" w:color="auto"/>
                <w:bottom w:val="none" w:sz="0" w:space="0" w:color="auto"/>
                <w:right w:val="none" w:sz="0" w:space="0" w:color="auto"/>
              </w:divBdr>
              <w:divsChild>
                <w:div w:id="374473827">
                  <w:marLeft w:val="0"/>
                  <w:marRight w:val="0"/>
                  <w:marTop w:val="0"/>
                  <w:marBottom w:val="0"/>
                  <w:divBdr>
                    <w:top w:val="none" w:sz="0" w:space="0" w:color="auto"/>
                    <w:left w:val="none" w:sz="0" w:space="0" w:color="auto"/>
                    <w:bottom w:val="none" w:sz="0" w:space="0" w:color="auto"/>
                    <w:right w:val="none" w:sz="0" w:space="0" w:color="auto"/>
                  </w:divBdr>
                </w:div>
              </w:divsChild>
            </w:div>
            <w:div w:id="1304700036">
              <w:marLeft w:val="0"/>
              <w:marRight w:val="0"/>
              <w:marTop w:val="0"/>
              <w:marBottom w:val="0"/>
              <w:divBdr>
                <w:top w:val="none" w:sz="0" w:space="0" w:color="auto"/>
                <w:left w:val="none" w:sz="0" w:space="0" w:color="auto"/>
                <w:bottom w:val="none" w:sz="0" w:space="0" w:color="auto"/>
                <w:right w:val="none" w:sz="0" w:space="0" w:color="auto"/>
              </w:divBdr>
              <w:divsChild>
                <w:div w:id="1479883719">
                  <w:marLeft w:val="0"/>
                  <w:marRight w:val="0"/>
                  <w:marTop w:val="0"/>
                  <w:marBottom w:val="0"/>
                  <w:divBdr>
                    <w:top w:val="none" w:sz="0" w:space="0" w:color="auto"/>
                    <w:left w:val="none" w:sz="0" w:space="0" w:color="auto"/>
                    <w:bottom w:val="none" w:sz="0" w:space="0" w:color="auto"/>
                    <w:right w:val="none" w:sz="0" w:space="0" w:color="auto"/>
                  </w:divBdr>
                </w:div>
              </w:divsChild>
            </w:div>
            <w:div w:id="1371416113">
              <w:marLeft w:val="0"/>
              <w:marRight w:val="0"/>
              <w:marTop w:val="0"/>
              <w:marBottom w:val="0"/>
              <w:divBdr>
                <w:top w:val="none" w:sz="0" w:space="0" w:color="auto"/>
                <w:left w:val="none" w:sz="0" w:space="0" w:color="auto"/>
                <w:bottom w:val="none" w:sz="0" w:space="0" w:color="auto"/>
                <w:right w:val="none" w:sz="0" w:space="0" w:color="auto"/>
              </w:divBdr>
              <w:divsChild>
                <w:div w:id="1554922659">
                  <w:marLeft w:val="0"/>
                  <w:marRight w:val="0"/>
                  <w:marTop w:val="0"/>
                  <w:marBottom w:val="0"/>
                  <w:divBdr>
                    <w:top w:val="none" w:sz="0" w:space="0" w:color="auto"/>
                    <w:left w:val="none" w:sz="0" w:space="0" w:color="auto"/>
                    <w:bottom w:val="none" w:sz="0" w:space="0" w:color="auto"/>
                    <w:right w:val="none" w:sz="0" w:space="0" w:color="auto"/>
                  </w:divBdr>
                </w:div>
              </w:divsChild>
            </w:div>
            <w:div w:id="1555458394">
              <w:marLeft w:val="0"/>
              <w:marRight w:val="0"/>
              <w:marTop w:val="0"/>
              <w:marBottom w:val="0"/>
              <w:divBdr>
                <w:top w:val="none" w:sz="0" w:space="0" w:color="auto"/>
                <w:left w:val="none" w:sz="0" w:space="0" w:color="auto"/>
                <w:bottom w:val="none" w:sz="0" w:space="0" w:color="auto"/>
                <w:right w:val="none" w:sz="0" w:space="0" w:color="auto"/>
              </w:divBdr>
              <w:divsChild>
                <w:div w:id="2072187904">
                  <w:marLeft w:val="0"/>
                  <w:marRight w:val="0"/>
                  <w:marTop w:val="0"/>
                  <w:marBottom w:val="0"/>
                  <w:divBdr>
                    <w:top w:val="none" w:sz="0" w:space="0" w:color="auto"/>
                    <w:left w:val="none" w:sz="0" w:space="0" w:color="auto"/>
                    <w:bottom w:val="none" w:sz="0" w:space="0" w:color="auto"/>
                    <w:right w:val="none" w:sz="0" w:space="0" w:color="auto"/>
                  </w:divBdr>
                </w:div>
              </w:divsChild>
            </w:div>
            <w:div w:id="1561213941">
              <w:marLeft w:val="0"/>
              <w:marRight w:val="0"/>
              <w:marTop w:val="0"/>
              <w:marBottom w:val="0"/>
              <w:divBdr>
                <w:top w:val="none" w:sz="0" w:space="0" w:color="auto"/>
                <w:left w:val="none" w:sz="0" w:space="0" w:color="auto"/>
                <w:bottom w:val="none" w:sz="0" w:space="0" w:color="auto"/>
                <w:right w:val="none" w:sz="0" w:space="0" w:color="auto"/>
              </w:divBdr>
              <w:divsChild>
                <w:div w:id="1934627487">
                  <w:marLeft w:val="0"/>
                  <w:marRight w:val="0"/>
                  <w:marTop w:val="0"/>
                  <w:marBottom w:val="0"/>
                  <w:divBdr>
                    <w:top w:val="none" w:sz="0" w:space="0" w:color="auto"/>
                    <w:left w:val="none" w:sz="0" w:space="0" w:color="auto"/>
                    <w:bottom w:val="none" w:sz="0" w:space="0" w:color="auto"/>
                    <w:right w:val="none" w:sz="0" w:space="0" w:color="auto"/>
                  </w:divBdr>
                </w:div>
              </w:divsChild>
            </w:div>
            <w:div w:id="1571960432">
              <w:marLeft w:val="0"/>
              <w:marRight w:val="0"/>
              <w:marTop w:val="0"/>
              <w:marBottom w:val="0"/>
              <w:divBdr>
                <w:top w:val="none" w:sz="0" w:space="0" w:color="auto"/>
                <w:left w:val="none" w:sz="0" w:space="0" w:color="auto"/>
                <w:bottom w:val="none" w:sz="0" w:space="0" w:color="auto"/>
                <w:right w:val="none" w:sz="0" w:space="0" w:color="auto"/>
              </w:divBdr>
              <w:divsChild>
                <w:div w:id="361059293">
                  <w:marLeft w:val="0"/>
                  <w:marRight w:val="0"/>
                  <w:marTop w:val="0"/>
                  <w:marBottom w:val="0"/>
                  <w:divBdr>
                    <w:top w:val="none" w:sz="0" w:space="0" w:color="auto"/>
                    <w:left w:val="none" w:sz="0" w:space="0" w:color="auto"/>
                    <w:bottom w:val="none" w:sz="0" w:space="0" w:color="auto"/>
                    <w:right w:val="none" w:sz="0" w:space="0" w:color="auto"/>
                  </w:divBdr>
                </w:div>
              </w:divsChild>
            </w:div>
            <w:div w:id="1614902271">
              <w:marLeft w:val="0"/>
              <w:marRight w:val="0"/>
              <w:marTop w:val="0"/>
              <w:marBottom w:val="0"/>
              <w:divBdr>
                <w:top w:val="none" w:sz="0" w:space="0" w:color="auto"/>
                <w:left w:val="none" w:sz="0" w:space="0" w:color="auto"/>
                <w:bottom w:val="none" w:sz="0" w:space="0" w:color="auto"/>
                <w:right w:val="none" w:sz="0" w:space="0" w:color="auto"/>
              </w:divBdr>
              <w:divsChild>
                <w:div w:id="728454412">
                  <w:marLeft w:val="0"/>
                  <w:marRight w:val="0"/>
                  <w:marTop w:val="0"/>
                  <w:marBottom w:val="0"/>
                  <w:divBdr>
                    <w:top w:val="none" w:sz="0" w:space="0" w:color="auto"/>
                    <w:left w:val="none" w:sz="0" w:space="0" w:color="auto"/>
                    <w:bottom w:val="none" w:sz="0" w:space="0" w:color="auto"/>
                    <w:right w:val="none" w:sz="0" w:space="0" w:color="auto"/>
                  </w:divBdr>
                </w:div>
              </w:divsChild>
            </w:div>
            <w:div w:id="1903982883">
              <w:marLeft w:val="0"/>
              <w:marRight w:val="0"/>
              <w:marTop w:val="0"/>
              <w:marBottom w:val="0"/>
              <w:divBdr>
                <w:top w:val="none" w:sz="0" w:space="0" w:color="auto"/>
                <w:left w:val="none" w:sz="0" w:space="0" w:color="auto"/>
                <w:bottom w:val="none" w:sz="0" w:space="0" w:color="auto"/>
                <w:right w:val="none" w:sz="0" w:space="0" w:color="auto"/>
              </w:divBdr>
              <w:divsChild>
                <w:div w:id="1172067227">
                  <w:marLeft w:val="0"/>
                  <w:marRight w:val="0"/>
                  <w:marTop w:val="0"/>
                  <w:marBottom w:val="0"/>
                  <w:divBdr>
                    <w:top w:val="none" w:sz="0" w:space="0" w:color="auto"/>
                    <w:left w:val="none" w:sz="0" w:space="0" w:color="auto"/>
                    <w:bottom w:val="none" w:sz="0" w:space="0" w:color="auto"/>
                    <w:right w:val="none" w:sz="0" w:space="0" w:color="auto"/>
                  </w:divBdr>
                </w:div>
              </w:divsChild>
            </w:div>
            <w:div w:id="2031029598">
              <w:marLeft w:val="0"/>
              <w:marRight w:val="0"/>
              <w:marTop w:val="0"/>
              <w:marBottom w:val="0"/>
              <w:divBdr>
                <w:top w:val="none" w:sz="0" w:space="0" w:color="auto"/>
                <w:left w:val="none" w:sz="0" w:space="0" w:color="auto"/>
                <w:bottom w:val="none" w:sz="0" w:space="0" w:color="auto"/>
                <w:right w:val="none" w:sz="0" w:space="0" w:color="auto"/>
              </w:divBdr>
              <w:divsChild>
                <w:div w:id="178542815">
                  <w:marLeft w:val="0"/>
                  <w:marRight w:val="0"/>
                  <w:marTop w:val="0"/>
                  <w:marBottom w:val="0"/>
                  <w:divBdr>
                    <w:top w:val="none" w:sz="0" w:space="0" w:color="auto"/>
                    <w:left w:val="none" w:sz="0" w:space="0" w:color="auto"/>
                    <w:bottom w:val="none" w:sz="0" w:space="0" w:color="auto"/>
                    <w:right w:val="none" w:sz="0" w:space="0" w:color="auto"/>
                  </w:divBdr>
                </w:div>
              </w:divsChild>
            </w:div>
            <w:div w:id="2132287436">
              <w:marLeft w:val="0"/>
              <w:marRight w:val="0"/>
              <w:marTop w:val="0"/>
              <w:marBottom w:val="0"/>
              <w:divBdr>
                <w:top w:val="none" w:sz="0" w:space="0" w:color="auto"/>
                <w:left w:val="none" w:sz="0" w:space="0" w:color="auto"/>
                <w:bottom w:val="none" w:sz="0" w:space="0" w:color="auto"/>
                <w:right w:val="none" w:sz="0" w:space="0" w:color="auto"/>
              </w:divBdr>
              <w:divsChild>
                <w:div w:id="12941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453">
          <w:marLeft w:val="0"/>
          <w:marRight w:val="0"/>
          <w:marTop w:val="0"/>
          <w:marBottom w:val="0"/>
          <w:divBdr>
            <w:top w:val="none" w:sz="0" w:space="0" w:color="auto"/>
            <w:left w:val="none" w:sz="0" w:space="0" w:color="auto"/>
            <w:bottom w:val="none" w:sz="0" w:space="0" w:color="auto"/>
            <w:right w:val="none" w:sz="0" w:space="0" w:color="auto"/>
          </w:divBdr>
        </w:div>
        <w:div w:id="1247156447">
          <w:marLeft w:val="0"/>
          <w:marRight w:val="0"/>
          <w:marTop w:val="0"/>
          <w:marBottom w:val="0"/>
          <w:divBdr>
            <w:top w:val="none" w:sz="0" w:space="0" w:color="auto"/>
            <w:left w:val="none" w:sz="0" w:space="0" w:color="auto"/>
            <w:bottom w:val="none" w:sz="0" w:space="0" w:color="auto"/>
            <w:right w:val="none" w:sz="0" w:space="0" w:color="auto"/>
          </w:divBdr>
        </w:div>
        <w:div w:id="1286883742">
          <w:marLeft w:val="0"/>
          <w:marRight w:val="0"/>
          <w:marTop w:val="0"/>
          <w:marBottom w:val="0"/>
          <w:divBdr>
            <w:top w:val="none" w:sz="0" w:space="0" w:color="auto"/>
            <w:left w:val="none" w:sz="0" w:space="0" w:color="auto"/>
            <w:bottom w:val="none" w:sz="0" w:space="0" w:color="auto"/>
            <w:right w:val="none" w:sz="0" w:space="0" w:color="auto"/>
          </w:divBdr>
        </w:div>
        <w:div w:id="1392582347">
          <w:marLeft w:val="0"/>
          <w:marRight w:val="0"/>
          <w:marTop w:val="0"/>
          <w:marBottom w:val="0"/>
          <w:divBdr>
            <w:top w:val="none" w:sz="0" w:space="0" w:color="auto"/>
            <w:left w:val="none" w:sz="0" w:space="0" w:color="auto"/>
            <w:bottom w:val="none" w:sz="0" w:space="0" w:color="auto"/>
            <w:right w:val="none" w:sz="0" w:space="0" w:color="auto"/>
          </w:divBdr>
        </w:div>
        <w:div w:id="1476295182">
          <w:marLeft w:val="0"/>
          <w:marRight w:val="0"/>
          <w:marTop w:val="0"/>
          <w:marBottom w:val="0"/>
          <w:divBdr>
            <w:top w:val="none" w:sz="0" w:space="0" w:color="auto"/>
            <w:left w:val="none" w:sz="0" w:space="0" w:color="auto"/>
            <w:bottom w:val="none" w:sz="0" w:space="0" w:color="auto"/>
            <w:right w:val="none" w:sz="0" w:space="0" w:color="auto"/>
          </w:divBdr>
        </w:div>
        <w:div w:id="1502699626">
          <w:marLeft w:val="0"/>
          <w:marRight w:val="0"/>
          <w:marTop w:val="0"/>
          <w:marBottom w:val="0"/>
          <w:divBdr>
            <w:top w:val="none" w:sz="0" w:space="0" w:color="auto"/>
            <w:left w:val="none" w:sz="0" w:space="0" w:color="auto"/>
            <w:bottom w:val="none" w:sz="0" w:space="0" w:color="auto"/>
            <w:right w:val="none" w:sz="0" w:space="0" w:color="auto"/>
          </w:divBdr>
        </w:div>
        <w:div w:id="1692224729">
          <w:marLeft w:val="0"/>
          <w:marRight w:val="0"/>
          <w:marTop w:val="0"/>
          <w:marBottom w:val="0"/>
          <w:divBdr>
            <w:top w:val="none" w:sz="0" w:space="0" w:color="auto"/>
            <w:left w:val="none" w:sz="0" w:space="0" w:color="auto"/>
            <w:bottom w:val="none" w:sz="0" w:space="0" w:color="auto"/>
            <w:right w:val="none" w:sz="0" w:space="0" w:color="auto"/>
          </w:divBdr>
        </w:div>
        <w:div w:id="1749575857">
          <w:marLeft w:val="0"/>
          <w:marRight w:val="0"/>
          <w:marTop w:val="0"/>
          <w:marBottom w:val="0"/>
          <w:divBdr>
            <w:top w:val="none" w:sz="0" w:space="0" w:color="auto"/>
            <w:left w:val="none" w:sz="0" w:space="0" w:color="auto"/>
            <w:bottom w:val="none" w:sz="0" w:space="0" w:color="auto"/>
            <w:right w:val="none" w:sz="0" w:space="0" w:color="auto"/>
          </w:divBdr>
        </w:div>
        <w:div w:id="1784419790">
          <w:marLeft w:val="0"/>
          <w:marRight w:val="0"/>
          <w:marTop w:val="0"/>
          <w:marBottom w:val="0"/>
          <w:divBdr>
            <w:top w:val="none" w:sz="0" w:space="0" w:color="auto"/>
            <w:left w:val="none" w:sz="0" w:space="0" w:color="auto"/>
            <w:bottom w:val="none" w:sz="0" w:space="0" w:color="auto"/>
            <w:right w:val="none" w:sz="0" w:space="0" w:color="auto"/>
          </w:divBdr>
        </w:div>
        <w:div w:id="1899046979">
          <w:marLeft w:val="0"/>
          <w:marRight w:val="0"/>
          <w:marTop w:val="0"/>
          <w:marBottom w:val="0"/>
          <w:divBdr>
            <w:top w:val="none" w:sz="0" w:space="0" w:color="auto"/>
            <w:left w:val="none" w:sz="0" w:space="0" w:color="auto"/>
            <w:bottom w:val="none" w:sz="0" w:space="0" w:color="auto"/>
            <w:right w:val="none" w:sz="0" w:space="0" w:color="auto"/>
          </w:divBdr>
        </w:div>
        <w:div w:id="1899322286">
          <w:marLeft w:val="0"/>
          <w:marRight w:val="0"/>
          <w:marTop w:val="0"/>
          <w:marBottom w:val="0"/>
          <w:divBdr>
            <w:top w:val="none" w:sz="0" w:space="0" w:color="auto"/>
            <w:left w:val="none" w:sz="0" w:space="0" w:color="auto"/>
            <w:bottom w:val="none" w:sz="0" w:space="0" w:color="auto"/>
            <w:right w:val="none" w:sz="0" w:space="0" w:color="auto"/>
          </w:divBdr>
        </w:div>
        <w:div w:id="1983609707">
          <w:marLeft w:val="0"/>
          <w:marRight w:val="0"/>
          <w:marTop w:val="0"/>
          <w:marBottom w:val="0"/>
          <w:divBdr>
            <w:top w:val="none" w:sz="0" w:space="0" w:color="auto"/>
            <w:left w:val="none" w:sz="0" w:space="0" w:color="auto"/>
            <w:bottom w:val="none" w:sz="0" w:space="0" w:color="auto"/>
            <w:right w:val="none" w:sz="0" w:space="0" w:color="auto"/>
          </w:divBdr>
        </w:div>
        <w:div w:id="1995378620">
          <w:marLeft w:val="0"/>
          <w:marRight w:val="0"/>
          <w:marTop w:val="0"/>
          <w:marBottom w:val="0"/>
          <w:divBdr>
            <w:top w:val="none" w:sz="0" w:space="0" w:color="auto"/>
            <w:left w:val="none" w:sz="0" w:space="0" w:color="auto"/>
            <w:bottom w:val="none" w:sz="0" w:space="0" w:color="auto"/>
            <w:right w:val="none" w:sz="0" w:space="0" w:color="auto"/>
          </w:divBdr>
        </w:div>
        <w:div w:id="2082829335">
          <w:marLeft w:val="0"/>
          <w:marRight w:val="0"/>
          <w:marTop w:val="0"/>
          <w:marBottom w:val="0"/>
          <w:divBdr>
            <w:top w:val="none" w:sz="0" w:space="0" w:color="auto"/>
            <w:left w:val="none" w:sz="0" w:space="0" w:color="auto"/>
            <w:bottom w:val="none" w:sz="0" w:space="0" w:color="auto"/>
            <w:right w:val="none" w:sz="0" w:space="0" w:color="auto"/>
          </w:divBdr>
        </w:div>
        <w:div w:id="2092923895">
          <w:marLeft w:val="0"/>
          <w:marRight w:val="0"/>
          <w:marTop w:val="0"/>
          <w:marBottom w:val="0"/>
          <w:divBdr>
            <w:top w:val="none" w:sz="0" w:space="0" w:color="auto"/>
            <w:left w:val="none" w:sz="0" w:space="0" w:color="auto"/>
            <w:bottom w:val="none" w:sz="0" w:space="0" w:color="auto"/>
            <w:right w:val="none" w:sz="0" w:space="0" w:color="auto"/>
          </w:divBdr>
        </w:div>
      </w:divsChild>
    </w:div>
    <w:div w:id="888032266">
      <w:bodyDiv w:val="1"/>
      <w:marLeft w:val="0"/>
      <w:marRight w:val="0"/>
      <w:marTop w:val="0"/>
      <w:marBottom w:val="0"/>
      <w:divBdr>
        <w:top w:val="none" w:sz="0" w:space="0" w:color="auto"/>
        <w:left w:val="none" w:sz="0" w:space="0" w:color="auto"/>
        <w:bottom w:val="none" w:sz="0" w:space="0" w:color="auto"/>
        <w:right w:val="none" w:sz="0" w:space="0" w:color="auto"/>
      </w:divBdr>
    </w:div>
    <w:div w:id="969743234">
      <w:bodyDiv w:val="1"/>
      <w:marLeft w:val="0"/>
      <w:marRight w:val="0"/>
      <w:marTop w:val="0"/>
      <w:marBottom w:val="0"/>
      <w:divBdr>
        <w:top w:val="none" w:sz="0" w:space="0" w:color="auto"/>
        <w:left w:val="none" w:sz="0" w:space="0" w:color="auto"/>
        <w:bottom w:val="none" w:sz="0" w:space="0" w:color="auto"/>
        <w:right w:val="none" w:sz="0" w:space="0" w:color="auto"/>
      </w:divBdr>
      <w:divsChild>
        <w:div w:id="49810383">
          <w:marLeft w:val="0"/>
          <w:marRight w:val="0"/>
          <w:marTop w:val="0"/>
          <w:marBottom w:val="0"/>
          <w:divBdr>
            <w:top w:val="none" w:sz="0" w:space="0" w:color="auto"/>
            <w:left w:val="none" w:sz="0" w:space="0" w:color="auto"/>
            <w:bottom w:val="none" w:sz="0" w:space="0" w:color="auto"/>
            <w:right w:val="none" w:sz="0" w:space="0" w:color="auto"/>
          </w:divBdr>
        </w:div>
        <w:div w:id="2038582122">
          <w:marLeft w:val="0"/>
          <w:marRight w:val="0"/>
          <w:marTop w:val="0"/>
          <w:marBottom w:val="0"/>
          <w:divBdr>
            <w:top w:val="none" w:sz="0" w:space="0" w:color="auto"/>
            <w:left w:val="none" w:sz="0" w:space="0" w:color="auto"/>
            <w:bottom w:val="none" w:sz="0" w:space="0" w:color="auto"/>
            <w:right w:val="none" w:sz="0" w:space="0" w:color="auto"/>
          </w:divBdr>
        </w:div>
      </w:divsChild>
    </w:div>
    <w:div w:id="1002508722">
      <w:bodyDiv w:val="1"/>
      <w:marLeft w:val="0"/>
      <w:marRight w:val="0"/>
      <w:marTop w:val="0"/>
      <w:marBottom w:val="0"/>
      <w:divBdr>
        <w:top w:val="none" w:sz="0" w:space="0" w:color="auto"/>
        <w:left w:val="none" w:sz="0" w:space="0" w:color="auto"/>
        <w:bottom w:val="none" w:sz="0" w:space="0" w:color="auto"/>
        <w:right w:val="none" w:sz="0" w:space="0" w:color="auto"/>
      </w:divBdr>
      <w:divsChild>
        <w:div w:id="1492135387">
          <w:marLeft w:val="0"/>
          <w:marRight w:val="0"/>
          <w:marTop w:val="0"/>
          <w:marBottom w:val="0"/>
          <w:divBdr>
            <w:top w:val="none" w:sz="0" w:space="0" w:color="auto"/>
            <w:left w:val="none" w:sz="0" w:space="0" w:color="auto"/>
            <w:bottom w:val="none" w:sz="0" w:space="0" w:color="auto"/>
            <w:right w:val="none" w:sz="0" w:space="0" w:color="auto"/>
          </w:divBdr>
          <w:divsChild>
            <w:div w:id="679312298">
              <w:marLeft w:val="0"/>
              <w:marRight w:val="0"/>
              <w:marTop w:val="0"/>
              <w:marBottom w:val="0"/>
              <w:divBdr>
                <w:top w:val="none" w:sz="0" w:space="0" w:color="auto"/>
                <w:left w:val="none" w:sz="0" w:space="0" w:color="auto"/>
                <w:bottom w:val="none" w:sz="0" w:space="0" w:color="auto"/>
                <w:right w:val="none" w:sz="0" w:space="0" w:color="auto"/>
              </w:divBdr>
            </w:div>
            <w:div w:id="1915628836">
              <w:marLeft w:val="0"/>
              <w:marRight w:val="0"/>
              <w:marTop w:val="0"/>
              <w:marBottom w:val="0"/>
              <w:divBdr>
                <w:top w:val="none" w:sz="0" w:space="0" w:color="auto"/>
                <w:left w:val="none" w:sz="0" w:space="0" w:color="auto"/>
                <w:bottom w:val="none" w:sz="0" w:space="0" w:color="auto"/>
                <w:right w:val="none" w:sz="0" w:space="0" w:color="auto"/>
              </w:divBdr>
            </w:div>
          </w:divsChild>
        </w:div>
        <w:div w:id="1987783681">
          <w:marLeft w:val="0"/>
          <w:marRight w:val="0"/>
          <w:marTop w:val="0"/>
          <w:marBottom w:val="0"/>
          <w:divBdr>
            <w:top w:val="none" w:sz="0" w:space="0" w:color="auto"/>
            <w:left w:val="none" w:sz="0" w:space="0" w:color="auto"/>
            <w:bottom w:val="none" w:sz="0" w:space="0" w:color="auto"/>
            <w:right w:val="none" w:sz="0" w:space="0" w:color="auto"/>
          </w:divBdr>
          <w:divsChild>
            <w:div w:id="71203112">
              <w:marLeft w:val="0"/>
              <w:marRight w:val="0"/>
              <w:marTop w:val="0"/>
              <w:marBottom w:val="0"/>
              <w:divBdr>
                <w:top w:val="none" w:sz="0" w:space="0" w:color="auto"/>
                <w:left w:val="none" w:sz="0" w:space="0" w:color="auto"/>
                <w:bottom w:val="none" w:sz="0" w:space="0" w:color="auto"/>
                <w:right w:val="none" w:sz="0" w:space="0" w:color="auto"/>
              </w:divBdr>
            </w:div>
            <w:div w:id="370614921">
              <w:marLeft w:val="0"/>
              <w:marRight w:val="0"/>
              <w:marTop w:val="0"/>
              <w:marBottom w:val="0"/>
              <w:divBdr>
                <w:top w:val="none" w:sz="0" w:space="0" w:color="auto"/>
                <w:left w:val="none" w:sz="0" w:space="0" w:color="auto"/>
                <w:bottom w:val="none" w:sz="0" w:space="0" w:color="auto"/>
                <w:right w:val="none" w:sz="0" w:space="0" w:color="auto"/>
              </w:divBdr>
            </w:div>
            <w:div w:id="5050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7553">
      <w:bodyDiv w:val="1"/>
      <w:marLeft w:val="0"/>
      <w:marRight w:val="0"/>
      <w:marTop w:val="0"/>
      <w:marBottom w:val="0"/>
      <w:divBdr>
        <w:top w:val="none" w:sz="0" w:space="0" w:color="auto"/>
        <w:left w:val="none" w:sz="0" w:space="0" w:color="auto"/>
        <w:bottom w:val="none" w:sz="0" w:space="0" w:color="auto"/>
        <w:right w:val="none" w:sz="0" w:space="0" w:color="auto"/>
      </w:divBdr>
    </w:div>
    <w:div w:id="1136340998">
      <w:bodyDiv w:val="1"/>
      <w:marLeft w:val="0"/>
      <w:marRight w:val="0"/>
      <w:marTop w:val="0"/>
      <w:marBottom w:val="0"/>
      <w:divBdr>
        <w:top w:val="none" w:sz="0" w:space="0" w:color="auto"/>
        <w:left w:val="none" w:sz="0" w:space="0" w:color="auto"/>
        <w:bottom w:val="none" w:sz="0" w:space="0" w:color="auto"/>
        <w:right w:val="none" w:sz="0" w:space="0" w:color="auto"/>
      </w:divBdr>
    </w:div>
    <w:div w:id="1252545938">
      <w:bodyDiv w:val="1"/>
      <w:marLeft w:val="0"/>
      <w:marRight w:val="0"/>
      <w:marTop w:val="0"/>
      <w:marBottom w:val="0"/>
      <w:divBdr>
        <w:top w:val="none" w:sz="0" w:space="0" w:color="auto"/>
        <w:left w:val="none" w:sz="0" w:space="0" w:color="auto"/>
        <w:bottom w:val="none" w:sz="0" w:space="0" w:color="auto"/>
        <w:right w:val="none" w:sz="0" w:space="0" w:color="auto"/>
      </w:divBdr>
      <w:divsChild>
        <w:div w:id="1831560536">
          <w:marLeft w:val="0"/>
          <w:marRight w:val="0"/>
          <w:marTop w:val="0"/>
          <w:marBottom w:val="0"/>
          <w:divBdr>
            <w:top w:val="none" w:sz="0" w:space="0" w:color="auto"/>
            <w:left w:val="none" w:sz="0" w:space="0" w:color="auto"/>
            <w:bottom w:val="none" w:sz="0" w:space="0" w:color="auto"/>
            <w:right w:val="none" w:sz="0" w:space="0" w:color="auto"/>
          </w:divBdr>
          <w:divsChild>
            <w:div w:id="1741756120">
              <w:marLeft w:val="-75"/>
              <w:marRight w:val="0"/>
              <w:marTop w:val="30"/>
              <w:marBottom w:val="30"/>
              <w:divBdr>
                <w:top w:val="none" w:sz="0" w:space="0" w:color="auto"/>
                <w:left w:val="none" w:sz="0" w:space="0" w:color="auto"/>
                <w:bottom w:val="none" w:sz="0" w:space="0" w:color="auto"/>
                <w:right w:val="none" w:sz="0" w:space="0" w:color="auto"/>
              </w:divBdr>
              <w:divsChild>
                <w:div w:id="39593222">
                  <w:marLeft w:val="0"/>
                  <w:marRight w:val="0"/>
                  <w:marTop w:val="0"/>
                  <w:marBottom w:val="0"/>
                  <w:divBdr>
                    <w:top w:val="none" w:sz="0" w:space="0" w:color="auto"/>
                    <w:left w:val="none" w:sz="0" w:space="0" w:color="auto"/>
                    <w:bottom w:val="none" w:sz="0" w:space="0" w:color="auto"/>
                    <w:right w:val="none" w:sz="0" w:space="0" w:color="auto"/>
                  </w:divBdr>
                  <w:divsChild>
                    <w:div w:id="1109550444">
                      <w:marLeft w:val="0"/>
                      <w:marRight w:val="0"/>
                      <w:marTop w:val="0"/>
                      <w:marBottom w:val="0"/>
                      <w:divBdr>
                        <w:top w:val="none" w:sz="0" w:space="0" w:color="auto"/>
                        <w:left w:val="none" w:sz="0" w:space="0" w:color="auto"/>
                        <w:bottom w:val="none" w:sz="0" w:space="0" w:color="auto"/>
                        <w:right w:val="none" w:sz="0" w:space="0" w:color="auto"/>
                      </w:divBdr>
                    </w:div>
                  </w:divsChild>
                </w:div>
                <w:div w:id="683550963">
                  <w:marLeft w:val="0"/>
                  <w:marRight w:val="0"/>
                  <w:marTop w:val="0"/>
                  <w:marBottom w:val="0"/>
                  <w:divBdr>
                    <w:top w:val="none" w:sz="0" w:space="0" w:color="auto"/>
                    <w:left w:val="none" w:sz="0" w:space="0" w:color="auto"/>
                    <w:bottom w:val="none" w:sz="0" w:space="0" w:color="auto"/>
                    <w:right w:val="none" w:sz="0" w:space="0" w:color="auto"/>
                  </w:divBdr>
                  <w:divsChild>
                    <w:div w:id="736392551">
                      <w:marLeft w:val="0"/>
                      <w:marRight w:val="0"/>
                      <w:marTop w:val="0"/>
                      <w:marBottom w:val="0"/>
                      <w:divBdr>
                        <w:top w:val="none" w:sz="0" w:space="0" w:color="auto"/>
                        <w:left w:val="none" w:sz="0" w:space="0" w:color="auto"/>
                        <w:bottom w:val="none" w:sz="0" w:space="0" w:color="auto"/>
                        <w:right w:val="none" w:sz="0" w:space="0" w:color="auto"/>
                      </w:divBdr>
                    </w:div>
                  </w:divsChild>
                </w:div>
                <w:div w:id="818378635">
                  <w:marLeft w:val="0"/>
                  <w:marRight w:val="0"/>
                  <w:marTop w:val="0"/>
                  <w:marBottom w:val="0"/>
                  <w:divBdr>
                    <w:top w:val="none" w:sz="0" w:space="0" w:color="auto"/>
                    <w:left w:val="none" w:sz="0" w:space="0" w:color="auto"/>
                    <w:bottom w:val="none" w:sz="0" w:space="0" w:color="auto"/>
                    <w:right w:val="none" w:sz="0" w:space="0" w:color="auto"/>
                  </w:divBdr>
                  <w:divsChild>
                    <w:div w:id="256014235">
                      <w:marLeft w:val="0"/>
                      <w:marRight w:val="0"/>
                      <w:marTop w:val="0"/>
                      <w:marBottom w:val="0"/>
                      <w:divBdr>
                        <w:top w:val="none" w:sz="0" w:space="0" w:color="auto"/>
                        <w:left w:val="none" w:sz="0" w:space="0" w:color="auto"/>
                        <w:bottom w:val="none" w:sz="0" w:space="0" w:color="auto"/>
                        <w:right w:val="none" w:sz="0" w:space="0" w:color="auto"/>
                      </w:divBdr>
                    </w:div>
                  </w:divsChild>
                </w:div>
                <w:div w:id="1366173621">
                  <w:marLeft w:val="0"/>
                  <w:marRight w:val="0"/>
                  <w:marTop w:val="0"/>
                  <w:marBottom w:val="0"/>
                  <w:divBdr>
                    <w:top w:val="none" w:sz="0" w:space="0" w:color="auto"/>
                    <w:left w:val="none" w:sz="0" w:space="0" w:color="auto"/>
                    <w:bottom w:val="none" w:sz="0" w:space="0" w:color="auto"/>
                    <w:right w:val="none" w:sz="0" w:space="0" w:color="auto"/>
                  </w:divBdr>
                  <w:divsChild>
                    <w:div w:id="890115906">
                      <w:marLeft w:val="0"/>
                      <w:marRight w:val="0"/>
                      <w:marTop w:val="0"/>
                      <w:marBottom w:val="0"/>
                      <w:divBdr>
                        <w:top w:val="none" w:sz="0" w:space="0" w:color="auto"/>
                        <w:left w:val="none" w:sz="0" w:space="0" w:color="auto"/>
                        <w:bottom w:val="none" w:sz="0" w:space="0" w:color="auto"/>
                        <w:right w:val="none" w:sz="0" w:space="0" w:color="auto"/>
                      </w:divBdr>
                    </w:div>
                  </w:divsChild>
                </w:div>
                <w:div w:id="1600944087">
                  <w:marLeft w:val="0"/>
                  <w:marRight w:val="0"/>
                  <w:marTop w:val="0"/>
                  <w:marBottom w:val="0"/>
                  <w:divBdr>
                    <w:top w:val="none" w:sz="0" w:space="0" w:color="auto"/>
                    <w:left w:val="none" w:sz="0" w:space="0" w:color="auto"/>
                    <w:bottom w:val="none" w:sz="0" w:space="0" w:color="auto"/>
                    <w:right w:val="none" w:sz="0" w:space="0" w:color="auto"/>
                  </w:divBdr>
                  <w:divsChild>
                    <w:div w:id="116610937">
                      <w:marLeft w:val="0"/>
                      <w:marRight w:val="0"/>
                      <w:marTop w:val="0"/>
                      <w:marBottom w:val="0"/>
                      <w:divBdr>
                        <w:top w:val="none" w:sz="0" w:space="0" w:color="auto"/>
                        <w:left w:val="none" w:sz="0" w:space="0" w:color="auto"/>
                        <w:bottom w:val="none" w:sz="0" w:space="0" w:color="auto"/>
                        <w:right w:val="none" w:sz="0" w:space="0" w:color="auto"/>
                      </w:divBdr>
                    </w:div>
                  </w:divsChild>
                </w:div>
                <w:div w:id="1612591244">
                  <w:marLeft w:val="0"/>
                  <w:marRight w:val="0"/>
                  <w:marTop w:val="0"/>
                  <w:marBottom w:val="0"/>
                  <w:divBdr>
                    <w:top w:val="none" w:sz="0" w:space="0" w:color="auto"/>
                    <w:left w:val="none" w:sz="0" w:space="0" w:color="auto"/>
                    <w:bottom w:val="none" w:sz="0" w:space="0" w:color="auto"/>
                    <w:right w:val="none" w:sz="0" w:space="0" w:color="auto"/>
                  </w:divBdr>
                  <w:divsChild>
                    <w:div w:id="823082401">
                      <w:marLeft w:val="0"/>
                      <w:marRight w:val="0"/>
                      <w:marTop w:val="0"/>
                      <w:marBottom w:val="0"/>
                      <w:divBdr>
                        <w:top w:val="none" w:sz="0" w:space="0" w:color="auto"/>
                        <w:left w:val="none" w:sz="0" w:space="0" w:color="auto"/>
                        <w:bottom w:val="none" w:sz="0" w:space="0" w:color="auto"/>
                        <w:right w:val="none" w:sz="0" w:space="0" w:color="auto"/>
                      </w:divBdr>
                    </w:div>
                  </w:divsChild>
                </w:div>
                <w:div w:id="1709449197">
                  <w:marLeft w:val="0"/>
                  <w:marRight w:val="0"/>
                  <w:marTop w:val="0"/>
                  <w:marBottom w:val="0"/>
                  <w:divBdr>
                    <w:top w:val="none" w:sz="0" w:space="0" w:color="auto"/>
                    <w:left w:val="none" w:sz="0" w:space="0" w:color="auto"/>
                    <w:bottom w:val="none" w:sz="0" w:space="0" w:color="auto"/>
                    <w:right w:val="none" w:sz="0" w:space="0" w:color="auto"/>
                  </w:divBdr>
                  <w:divsChild>
                    <w:div w:id="1738555115">
                      <w:marLeft w:val="0"/>
                      <w:marRight w:val="0"/>
                      <w:marTop w:val="0"/>
                      <w:marBottom w:val="0"/>
                      <w:divBdr>
                        <w:top w:val="none" w:sz="0" w:space="0" w:color="auto"/>
                        <w:left w:val="none" w:sz="0" w:space="0" w:color="auto"/>
                        <w:bottom w:val="none" w:sz="0" w:space="0" w:color="auto"/>
                        <w:right w:val="none" w:sz="0" w:space="0" w:color="auto"/>
                      </w:divBdr>
                    </w:div>
                  </w:divsChild>
                </w:div>
                <w:div w:id="1758207763">
                  <w:marLeft w:val="0"/>
                  <w:marRight w:val="0"/>
                  <w:marTop w:val="0"/>
                  <w:marBottom w:val="0"/>
                  <w:divBdr>
                    <w:top w:val="none" w:sz="0" w:space="0" w:color="auto"/>
                    <w:left w:val="none" w:sz="0" w:space="0" w:color="auto"/>
                    <w:bottom w:val="none" w:sz="0" w:space="0" w:color="auto"/>
                    <w:right w:val="none" w:sz="0" w:space="0" w:color="auto"/>
                  </w:divBdr>
                  <w:divsChild>
                    <w:div w:id="575164678">
                      <w:marLeft w:val="0"/>
                      <w:marRight w:val="0"/>
                      <w:marTop w:val="0"/>
                      <w:marBottom w:val="0"/>
                      <w:divBdr>
                        <w:top w:val="none" w:sz="0" w:space="0" w:color="auto"/>
                        <w:left w:val="none" w:sz="0" w:space="0" w:color="auto"/>
                        <w:bottom w:val="none" w:sz="0" w:space="0" w:color="auto"/>
                        <w:right w:val="none" w:sz="0" w:space="0" w:color="auto"/>
                      </w:divBdr>
                    </w:div>
                  </w:divsChild>
                </w:div>
                <w:div w:id="1762216989">
                  <w:marLeft w:val="0"/>
                  <w:marRight w:val="0"/>
                  <w:marTop w:val="0"/>
                  <w:marBottom w:val="0"/>
                  <w:divBdr>
                    <w:top w:val="none" w:sz="0" w:space="0" w:color="auto"/>
                    <w:left w:val="none" w:sz="0" w:space="0" w:color="auto"/>
                    <w:bottom w:val="none" w:sz="0" w:space="0" w:color="auto"/>
                    <w:right w:val="none" w:sz="0" w:space="0" w:color="auto"/>
                  </w:divBdr>
                  <w:divsChild>
                    <w:div w:id="1942564376">
                      <w:marLeft w:val="0"/>
                      <w:marRight w:val="0"/>
                      <w:marTop w:val="0"/>
                      <w:marBottom w:val="0"/>
                      <w:divBdr>
                        <w:top w:val="none" w:sz="0" w:space="0" w:color="auto"/>
                        <w:left w:val="none" w:sz="0" w:space="0" w:color="auto"/>
                        <w:bottom w:val="none" w:sz="0" w:space="0" w:color="auto"/>
                        <w:right w:val="none" w:sz="0" w:space="0" w:color="auto"/>
                      </w:divBdr>
                    </w:div>
                  </w:divsChild>
                </w:div>
                <w:div w:id="1839804187">
                  <w:marLeft w:val="0"/>
                  <w:marRight w:val="0"/>
                  <w:marTop w:val="0"/>
                  <w:marBottom w:val="0"/>
                  <w:divBdr>
                    <w:top w:val="none" w:sz="0" w:space="0" w:color="auto"/>
                    <w:left w:val="none" w:sz="0" w:space="0" w:color="auto"/>
                    <w:bottom w:val="none" w:sz="0" w:space="0" w:color="auto"/>
                    <w:right w:val="none" w:sz="0" w:space="0" w:color="auto"/>
                  </w:divBdr>
                  <w:divsChild>
                    <w:div w:id="1749111720">
                      <w:marLeft w:val="0"/>
                      <w:marRight w:val="0"/>
                      <w:marTop w:val="0"/>
                      <w:marBottom w:val="0"/>
                      <w:divBdr>
                        <w:top w:val="none" w:sz="0" w:space="0" w:color="auto"/>
                        <w:left w:val="none" w:sz="0" w:space="0" w:color="auto"/>
                        <w:bottom w:val="none" w:sz="0" w:space="0" w:color="auto"/>
                        <w:right w:val="none" w:sz="0" w:space="0" w:color="auto"/>
                      </w:divBdr>
                    </w:div>
                  </w:divsChild>
                </w:div>
                <w:div w:id="2093045160">
                  <w:marLeft w:val="0"/>
                  <w:marRight w:val="0"/>
                  <w:marTop w:val="0"/>
                  <w:marBottom w:val="0"/>
                  <w:divBdr>
                    <w:top w:val="none" w:sz="0" w:space="0" w:color="auto"/>
                    <w:left w:val="none" w:sz="0" w:space="0" w:color="auto"/>
                    <w:bottom w:val="none" w:sz="0" w:space="0" w:color="auto"/>
                    <w:right w:val="none" w:sz="0" w:space="0" w:color="auto"/>
                  </w:divBdr>
                  <w:divsChild>
                    <w:div w:id="142279330">
                      <w:marLeft w:val="0"/>
                      <w:marRight w:val="0"/>
                      <w:marTop w:val="0"/>
                      <w:marBottom w:val="0"/>
                      <w:divBdr>
                        <w:top w:val="none" w:sz="0" w:space="0" w:color="auto"/>
                        <w:left w:val="none" w:sz="0" w:space="0" w:color="auto"/>
                        <w:bottom w:val="none" w:sz="0" w:space="0" w:color="auto"/>
                        <w:right w:val="none" w:sz="0" w:space="0" w:color="auto"/>
                      </w:divBdr>
                    </w:div>
                  </w:divsChild>
                </w:div>
                <w:div w:id="2093744752">
                  <w:marLeft w:val="0"/>
                  <w:marRight w:val="0"/>
                  <w:marTop w:val="0"/>
                  <w:marBottom w:val="0"/>
                  <w:divBdr>
                    <w:top w:val="none" w:sz="0" w:space="0" w:color="auto"/>
                    <w:left w:val="none" w:sz="0" w:space="0" w:color="auto"/>
                    <w:bottom w:val="none" w:sz="0" w:space="0" w:color="auto"/>
                    <w:right w:val="none" w:sz="0" w:space="0" w:color="auto"/>
                  </w:divBdr>
                  <w:divsChild>
                    <w:div w:id="8876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6170">
          <w:marLeft w:val="0"/>
          <w:marRight w:val="0"/>
          <w:marTop w:val="0"/>
          <w:marBottom w:val="0"/>
          <w:divBdr>
            <w:top w:val="none" w:sz="0" w:space="0" w:color="auto"/>
            <w:left w:val="none" w:sz="0" w:space="0" w:color="auto"/>
            <w:bottom w:val="none" w:sz="0" w:space="0" w:color="auto"/>
            <w:right w:val="none" w:sz="0" w:space="0" w:color="auto"/>
          </w:divBdr>
        </w:div>
      </w:divsChild>
    </w:div>
    <w:div w:id="1270164453">
      <w:bodyDiv w:val="1"/>
      <w:marLeft w:val="0"/>
      <w:marRight w:val="0"/>
      <w:marTop w:val="0"/>
      <w:marBottom w:val="0"/>
      <w:divBdr>
        <w:top w:val="none" w:sz="0" w:space="0" w:color="auto"/>
        <w:left w:val="none" w:sz="0" w:space="0" w:color="auto"/>
        <w:bottom w:val="none" w:sz="0" w:space="0" w:color="auto"/>
        <w:right w:val="none" w:sz="0" w:space="0" w:color="auto"/>
      </w:divBdr>
    </w:div>
    <w:div w:id="1285621749">
      <w:bodyDiv w:val="1"/>
      <w:marLeft w:val="0"/>
      <w:marRight w:val="0"/>
      <w:marTop w:val="0"/>
      <w:marBottom w:val="0"/>
      <w:divBdr>
        <w:top w:val="none" w:sz="0" w:space="0" w:color="auto"/>
        <w:left w:val="none" w:sz="0" w:space="0" w:color="auto"/>
        <w:bottom w:val="none" w:sz="0" w:space="0" w:color="auto"/>
        <w:right w:val="none" w:sz="0" w:space="0" w:color="auto"/>
      </w:divBdr>
    </w:div>
    <w:div w:id="1352028400">
      <w:bodyDiv w:val="1"/>
      <w:marLeft w:val="0"/>
      <w:marRight w:val="0"/>
      <w:marTop w:val="0"/>
      <w:marBottom w:val="0"/>
      <w:divBdr>
        <w:top w:val="none" w:sz="0" w:space="0" w:color="auto"/>
        <w:left w:val="none" w:sz="0" w:space="0" w:color="auto"/>
        <w:bottom w:val="none" w:sz="0" w:space="0" w:color="auto"/>
        <w:right w:val="none" w:sz="0" w:space="0" w:color="auto"/>
      </w:divBdr>
    </w:div>
    <w:div w:id="1369985834">
      <w:bodyDiv w:val="1"/>
      <w:marLeft w:val="0"/>
      <w:marRight w:val="0"/>
      <w:marTop w:val="0"/>
      <w:marBottom w:val="0"/>
      <w:divBdr>
        <w:top w:val="none" w:sz="0" w:space="0" w:color="auto"/>
        <w:left w:val="none" w:sz="0" w:space="0" w:color="auto"/>
        <w:bottom w:val="none" w:sz="0" w:space="0" w:color="auto"/>
        <w:right w:val="none" w:sz="0" w:space="0" w:color="auto"/>
      </w:divBdr>
    </w:div>
    <w:div w:id="1406878177">
      <w:bodyDiv w:val="1"/>
      <w:marLeft w:val="0"/>
      <w:marRight w:val="0"/>
      <w:marTop w:val="0"/>
      <w:marBottom w:val="0"/>
      <w:divBdr>
        <w:top w:val="none" w:sz="0" w:space="0" w:color="auto"/>
        <w:left w:val="none" w:sz="0" w:space="0" w:color="auto"/>
        <w:bottom w:val="none" w:sz="0" w:space="0" w:color="auto"/>
        <w:right w:val="none" w:sz="0" w:space="0" w:color="auto"/>
      </w:divBdr>
    </w:div>
    <w:div w:id="1424378341">
      <w:bodyDiv w:val="1"/>
      <w:marLeft w:val="0"/>
      <w:marRight w:val="0"/>
      <w:marTop w:val="0"/>
      <w:marBottom w:val="0"/>
      <w:divBdr>
        <w:top w:val="none" w:sz="0" w:space="0" w:color="auto"/>
        <w:left w:val="none" w:sz="0" w:space="0" w:color="auto"/>
        <w:bottom w:val="none" w:sz="0" w:space="0" w:color="auto"/>
        <w:right w:val="none" w:sz="0" w:space="0" w:color="auto"/>
      </w:divBdr>
      <w:divsChild>
        <w:div w:id="440299920">
          <w:marLeft w:val="0"/>
          <w:marRight w:val="0"/>
          <w:marTop w:val="0"/>
          <w:marBottom w:val="0"/>
          <w:divBdr>
            <w:top w:val="none" w:sz="0" w:space="0" w:color="auto"/>
            <w:left w:val="none" w:sz="0" w:space="0" w:color="auto"/>
            <w:bottom w:val="none" w:sz="0" w:space="0" w:color="auto"/>
            <w:right w:val="none" w:sz="0" w:space="0" w:color="auto"/>
          </w:divBdr>
          <w:divsChild>
            <w:div w:id="1474760362">
              <w:marLeft w:val="0"/>
              <w:marRight w:val="0"/>
              <w:marTop w:val="0"/>
              <w:marBottom w:val="0"/>
              <w:divBdr>
                <w:top w:val="none" w:sz="0" w:space="0" w:color="auto"/>
                <w:left w:val="none" w:sz="0" w:space="0" w:color="auto"/>
                <w:bottom w:val="none" w:sz="0" w:space="0" w:color="auto"/>
                <w:right w:val="none" w:sz="0" w:space="0" w:color="auto"/>
              </w:divBdr>
            </w:div>
            <w:div w:id="1501122521">
              <w:marLeft w:val="0"/>
              <w:marRight w:val="0"/>
              <w:marTop w:val="0"/>
              <w:marBottom w:val="0"/>
              <w:divBdr>
                <w:top w:val="none" w:sz="0" w:space="0" w:color="auto"/>
                <w:left w:val="none" w:sz="0" w:space="0" w:color="auto"/>
                <w:bottom w:val="none" w:sz="0" w:space="0" w:color="auto"/>
                <w:right w:val="none" w:sz="0" w:space="0" w:color="auto"/>
              </w:divBdr>
            </w:div>
          </w:divsChild>
        </w:div>
        <w:div w:id="498085278">
          <w:marLeft w:val="0"/>
          <w:marRight w:val="0"/>
          <w:marTop w:val="0"/>
          <w:marBottom w:val="0"/>
          <w:divBdr>
            <w:top w:val="none" w:sz="0" w:space="0" w:color="auto"/>
            <w:left w:val="none" w:sz="0" w:space="0" w:color="auto"/>
            <w:bottom w:val="none" w:sz="0" w:space="0" w:color="auto"/>
            <w:right w:val="none" w:sz="0" w:space="0" w:color="auto"/>
          </w:divBdr>
        </w:div>
        <w:div w:id="697632414">
          <w:marLeft w:val="0"/>
          <w:marRight w:val="0"/>
          <w:marTop w:val="0"/>
          <w:marBottom w:val="0"/>
          <w:divBdr>
            <w:top w:val="none" w:sz="0" w:space="0" w:color="auto"/>
            <w:left w:val="none" w:sz="0" w:space="0" w:color="auto"/>
            <w:bottom w:val="none" w:sz="0" w:space="0" w:color="auto"/>
            <w:right w:val="none" w:sz="0" w:space="0" w:color="auto"/>
          </w:divBdr>
        </w:div>
        <w:div w:id="838156377">
          <w:marLeft w:val="0"/>
          <w:marRight w:val="0"/>
          <w:marTop w:val="0"/>
          <w:marBottom w:val="0"/>
          <w:divBdr>
            <w:top w:val="none" w:sz="0" w:space="0" w:color="auto"/>
            <w:left w:val="none" w:sz="0" w:space="0" w:color="auto"/>
            <w:bottom w:val="none" w:sz="0" w:space="0" w:color="auto"/>
            <w:right w:val="none" w:sz="0" w:space="0" w:color="auto"/>
          </w:divBdr>
          <w:divsChild>
            <w:div w:id="37094658">
              <w:marLeft w:val="0"/>
              <w:marRight w:val="0"/>
              <w:marTop w:val="0"/>
              <w:marBottom w:val="0"/>
              <w:divBdr>
                <w:top w:val="none" w:sz="0" w:space="0" w:color="auto"/>
                <w:left w:val="none" w:sz="0" w:space="0" w:color="auto"/>
                <w:bottom w:val="none" w:sz="0" w:space="0" w:color="auto"/>
                <w:right w:val="none" w:sz="0" w:space="0" w:color="auto"/>
              </w:divBdr>
            </w:div>
            <w:div w:id="2107311298">
              <w:marLeft w:val="0"/>
              <w:marRight w:val="0"/>
              <w:marTop w:val="0"/>
              <w:marBottom w:val="0"/>
              <w:divBdr>
                <w:top w:val="none" w:sz="0" w:space="0" w:color="auto"/>
                <w:left w:val="none" w:sz="0" w:space="0" w:color="auto"/>
                <w:bottom w:val="none" w:sz="0" w:space="0" w:color="auto"/>
                <w:right w:val="none" w:sz="0" w:space="0" w:color="auto"/>
              </w:divBdr>
            </w:div>
          </w:divsChild>
        </w:div>
        <w:div w:id="1517113418">
          <w:marLeft w:val="0"/>
          <w:marRight w:val="0"/>
          <w:marTop w:val="0"/>
          <w:marBottom w:val="0"/>
          <w:divBdr>
            <w:top w:val="none" w:sz="0" w:space="0" w:color="auto"/>
            <w:left w:val="none" w:sz="0" w:space="0" w:color="auto"/>
            <w:bottom w:val="none" w:sz="0" w:space="0" w:color="auto"/>
            <w:right w:val="none" w:sz="0" w:space="0" w:color="auto"/>
          </w:divBdr>
          <w:divsChild>
            <w:div w:id="321786161">
              <w:marLeft w:val="0"/>
              <w:marRight w:val="0"/>
              <w:marTop w:val="0"/>
              <w:marBottom w:val="0"/>
              <w:divBdr>
                <w:top w:val="none" w:sz="0" w:space="0" w:color="auto"/>
                <w:left w:val="none" w:sz="0" w:space="0" w:color="auto"/>
                <w:bottom w:val="none" w:sz="0" w:space="0" w:color="auto"/>
                <w:right w:val="none" w:sz="0" w:space="0" w:color="auto"/>
              </w:divBdr>
            </w:div>
            <w:div w:id="487016385">
              <w:marLeft w:val="0"/>
              <w:marRight w:val="0"/>
              <w:marTop w:val="0"/>
              <w:marBottom w:val="0"/>
              <w:divBdr>
                <w:top w:val="none" w:sz="0" w:space="0" w:color="auto"/>
                <w:left w:val="none" w:sz="0" w:space="0" w:color="auto"/>
                <w:bottom w:val="none" w:sz="0" w:space="0" w:color="auto"/>
                <w:right w:val="none" w:sz="0" w:space="0" w:color="auto"/>
              </w:divBdr>
            </w:div>
            <w:div w:id="1815173400">
              <w:marLeft w:val="0"/>
              <w:marRight w:val="0"/>
              <w:marTop w:val="0"/>
              <w:marBottom w:val="0"/>
              <w:divBdr>
                <w:top w:val="none" w:sz="0" w:space="0" w:color="auto"/>
                <w:left w:val="none" w:sz="0" w:space="0" w:color="auto"/>
                <w:bottom w:val="none" w:sz="0" w:space="0" w:color="auto"/>
                <w:right w:val="none" w:sz="0" w:space="0" w:color="auto"/>
              </w:divBdr>
            </w:div>
          </w:divsChild>
        </w:div>
        <w:div w:id="1630937155">
          <w:marLeft w:val="0"/>
          <w:marRight w:val="0"/>
          <w:marTop w:val="0"/>
          <w:marBottom w:val="0"/>
          <w:divBdr>
            <w:top w:val="none" w:sz="0" w:space="0" w:color="auto"/>
            <w:left w:val="none" w:sz="0" w:space="0" w:color="auto"/>
            <w:bottom w:val="none" w:sz="0" w:space="0" w:color="auto"/>
            <w:right w:val="none" w:sz="0" w:space="0" w:color="auto"/>
          </w:divBdr>
        </w:div>
      </w:divsChild>
    </w:div>
    <w:div w:id="1597714215">
      <w:bodyDiv w:val="1"/>
      <w:marLeft w:val="0"/>
      <w:marRight w:val="0"/>
      <w:marTop w:val="0"/>
      <w:marBottom w:val="0"/>
      <w:divBdr>
        <w:top w:val="none" w:sz="0" w:space="0" w:color="auto"/>
        <w:left w:val="none" w:sz="0" w:space="0" w:color="auto"/>
        <w:bottom w:val="none" w:sz="0" w:space="0" w:color="auto"/>
        <w:right w:val="none" w:sz="0" w:space="0" w:color="auto"/>
      </w:divBdr>
    </w:div>
    <w:div w:id="1643386341">
      <w:bodyDiv w:val="1"/>
      <w:marLeft w:val="0"/>
      <w:marRight w:val="0"/>
      <w:marTop w:val="0"/>
      <w:marBottom w:val="0"/>
      <w:divBdr>
        <w:top w:val="none" w:sz="0" w:space="0" w:color="auto"/>
        <w:left w:val="none" w:sz="0" w:space="0" w:color="auto"/>
        <w:bottom w:val="none" w:sz="0" w:space="0" w:color="auto"/>
        <w:right w:val="none" w:sz="0" w:space="0" w:color="auto"/>
      </w:divBdr>
      <w:divsChild>
        <w:div w:id="222526416">
          <w:marLeft w:val="0"/>
          <w:marRight w:val="0"/>
          <w:marTop w:val="0"/>
          <w:marBottom w:val="0"/>
          <w:divBdr>
            <w:top w:val="none" w:sz="0" w:space="0" w:color="auto"/>
            <w:left w:val="none" w:sz="0" w:space="0" w:color="auto"/>
            <w:bottom w:val="none" w:sz="0" w:space="0" w:color="auto"/>
            <w:right w:val="none" w:sz="0" w:space="0" w:color="auto"/>
          </w:divBdr>
        </w:div>
        <w:div w:id="305861785">
          <w:marLeft w:val="0"/>
          <w:marRight w:val="0"/>
          <w:marTop w:val="0"/>
          <w:marBottom w:val="0"/>
          <w:divBdr>
            <w:top w:val="none" w:sz="0" w:space="0" w:color="auto"/>
            <w:left w:val="none" w:sz="0" w:space="0" w:color="auto"/>
            <w:bottom w:val="none" w:sz="0" w:space="0" w:color="auto"/>
            <w:right w:val="none" w:sz="0" w:space="0" w:color="auto"/>
          </w:divBdr>
        </w:div>
        <w:div w:id="327054060">
          <w:marLeft w:val="0"/>
          <w:marRight w:val="0"/>
          <w:marTop w:val="0"/>
          <w:marBottom w:val="0"/>
          <w:divBdr>
            <w:top w:val="none" w:sz="0" w:space="0" w:color="auto"/>
            <w:left w:val="none" w:sz="0" w:space="0" w:color="auto"/>
            <w:bottom w:val="none" w:sz="0" w:space="0" w:color="auto"/>
            <w:right w:val="none" w:sz="0" w:space="0" w:color="auto"/>
          </w:divBdr>
        </w:div>
        <w:div w:id="495614749">
          <w:marLeft w:val="0"/>
          <w:marRight w:val="0"/>
          <w:marTop w:val="0"/>
          <w:marBottom w:val="0"/>
          <w:divBdr>
            <w:top w:val="none" w:sz="0" w:space="0" w:color="auto"/>
            <w:left w:val="none" w:sz="0" w:space="0" w:color="auto"/>
            <w:bottom w:val="none" w:sz="0" w:space="0" w:color="auto"/>
            <w:right w:val="none" w:sz="0" w:space="0" w:color="auto"/>
          </w:divBdr>
        </w:div>
        <w:div w:id="664169647">
          <w:marLeft w:val="0"/>
          <w:marRight w:val="0"/>
          <w:marTop w:val="0"/>
          <w:marBottom w:val="0"/>
          <w:divBdr>
            <w:top w:val="none" w:sz="0" w:space="0" w:color="auto"/>
            <w:left w:val="none" w:sz="0" w:space="0" w:color="auto"/>
            <w:bottom w:val="none" w:sz="0" w:space="0" w:color="auto"/>
            <w:right w:val="none" w:sz="0" w:space="0" w:color="auto"/>
          </w:divBdr>
        </w:div>
        <w:div w:id="1028219376">
          <w:marLeft w:val="0"/>
          <w:marRight w:val="0"/>
          <w:marTop w:val="0"/>
          <w:marBottom w:val="0"/>
          <w:divBdr>
            <w:top w:val="none" w:sz="0" w:space="0" w:color="auto"/>
            <w:left w:val="none" w:sz="0" w:space="0" w:color="auto"/>
            <w:bottom w:val="none" w:sz="0" w:space="0" w:color="auto"/>
            <w:right w:val="none" w:sz="0" w:space="0" w:color="auto"/>
          </w:divBdr>
        </w:div>
        <w:div w:id="1044670592">
          <w:marLeft w:val="0"/>
          <w:marRight w:val="0"/>
          <w:marTop w:val="0"/>
          <w:marBottom w:val="0"/>
          <w:divBdr>
            <w:top w:val="none" w:sz="0" w:space="0" w:color="auto"/>
            <w:left w:val="none" w:sz="0" w:space="0" w:color="auto"/>
            <w:bottom w:val="none" w:sz="0" w:space="0" w:color="auto"/>
            <w:right w:val="none" w:sz="0" w:space="0" w:color="auto"/>
          </w:divBdr>
        </w:div>
        <w:div w:id="1180581370">
          <w:marLeft w:val="0"/>
          <w:marRight w:val="0"/>
          <w:marTop w:val="0"/>
          <w:marBottom w:val="0"/>
          <w:divBdr>
            <w:top w:val="none" w:sz="0" w:space="0" w:color="auto"/>
            <w:left w:val="none" w:sz="0" w:space="0" w:color="auto"/>
            <w:bottom w:val="none" w:sz="0" w:space="0" w:color="auto"/>
            <w:right w:val="none" w:sz="0" w:space="0" w:color="auto"/>
          </w:divBdr>
        </w:div>
        <w:div w:id="1293289293">
          <w:marLeft w:val="0"/>
          <w:marRight w:val="0"/>
          <w:marTop w:val="0"/>
          <w:marBottom w:val="0"/>
          <w:divBdr>
            <w:top w:val="none" w:sz="0" w:space="0" w:color="auto"/>
            <w:left w:val="none" w:sz="0" w:space="0" w:color="auto"/>
            <w:bottom w:val="none" w:sz="0" w:space="0" w:color="auto"/>
            <w:right w:val="none" w:sz="0" w:space="0" w:color="auto"/>
          </w:divBdr>
        </w:div>
      </w:divsChild>
    </w:div>
    <w:div w:id="1757939857">
      <w:bodyDiv w:val="1"/>
      <w:marLeft w:val="0"/>
      <w:marRight w:val="0"/>
      <w:marTop w:val="0"/>
      <w:marBottom w:val="0"/>
      <w:divBdr>
        <w:top w:val="none" w:sz="0" w:space="0" w:color="auto"/>
        <w:left w:val="none" w:sz="0" w:space="0" w:color="auto"/>
        <w:bottom w:val="none" w:sz="0" w:space="0" w:color="auto"/>
        <w:right w:val="none" w:sz="0" w:space="0" w:color="auto"/>
      </w:divBdr>
      <w:divsChild>
        <w:div w:id="209153979">
          <w:marLeft w:val="0"/>
          <w:marRight w:val="0"/>
          <w:marTop w:val="0"/>
          <w:marBottom w:val="0"/>
          <w:divBdr>
            <w:top w:val="none" w:sz="0" w:space="0" w:color="auto"/>
            <w:left w:val="none" w:sz="0" w:space="0" w:color="auto"/>
            <w:bottom w:val="none" w:sz="0" w:space="0" w:color="auto"/>
            <w:right w:val="none" w:sz="0" w:space="0" w:color="auto"/>
          </w:divBdr>
          <w:divsChild>
            <w:div w:id="1217816570">
              <w:marLeft w:val="0"/>
              <w:marRight w:val="0"/>
              <w:marTop w:val="0"/>
              <w:marBottom w:val="0"/>
              <w:divBdr>
                <w:top w:val="none" w:sz="0" w:space="0" w:color="auto"/>
                <w:left w:val="none" w:sz="0" w:space="0" w:color="auto"/>
                <w:bottom w:val="none" w:sz="0" w:space="0" w:color="auto"/>
                <w:right w:val="none" w:sz="0" w:space="0" w:color="auto"/>
              </w:divBdr>
            </w:div>
          </w:divsChild>
        </w:div>
        <w:div w:id="572275715">
          <w:marLeft w:val="0"/>
          <w:marRight w:val="0"/>
          <w:marTop w:val="0"/>
          <w:marBottom w:val="0"/>
          <w:divBdr>
            <w:top w:val="none" w:sz="0" w:space="0" w:color="auto"/>
            <w:left w:val="none" w:sz="0" w:space="0" w:color="auto"/>
            <w:bottom w:val="none" w:sz="0" w:space="0" w:color="auto"/>
            <w:right w:val="none" w:sz="0" w:space="0" w:color="auto"/>
          </w:divBdr>
          <w:divsChild>
            <w:div w:id="1664619706">
              <w:marLeft w:val="0"/>
              <w:marRight w:val="0"/>
              <w:marTop w:val="0"/>
              <w:marBottom w:val="0"/>
              <w:divBdr>
                <w:top w:val="none" w:sz="0" w:space="0" w:color="auto"/>
                <w:left w:val="none" w:sz="0" w:space="0" w:color="auto"/>
                <w:bottom w:val="none" w:sz="0" w:space="0" w:color="auto"/>
                <w:right w:val="none" w:sz="0" w:space="0" w:color="auto"/>
              </w:divBdr>
            </w:div>
          </w:divsChild>
        </w:div>
        <w:div w:id="587932007">
          <w:marLeft w:val="0"/>
          <w:marRight w:val="0"/>
          <w:marTop w:val="0"/>
          <w:marBottom w:val="0"/>
          <w:divBdr>
            <w:top w:val="none" w:sz="0" w:space="0" w:color="auto"/>
            <w:left w:val="none" w:sz="0" w:space="0" w:color="auto"/>
            <w:bottom w:val="none" w:sz="0" w:space="0" w:color="auto"/>
            <w:right w:val="none" w:sz="0" w:space="0" w:color="auto"/>
          </w:divBdr>
          <w:divsChild>
            <w:div w:id="841579393">
              <w:marLeft w:val="0"/>
              <w:marRight w:val="0"/>
              <w:marTop w:val="0"/>
              <w:marBottom w:val="0"/>
              <w:divBdr>
                <w:top w:val="none" w:sz="0" w:space="0" w:color="auto"/>
                <w:left w:val="none" w:sz="0" w:space="0" w:color="auto"/>
                <w:bottom w:val="none" w:sz="0" w:space="0" w:color="auto"/>
                <w:right w:val="none" w:sz="0" w:space="0" w:color="auto"/>
              </w:divBdr>
            </w:div>
          </w:divsChild>
        </w:div>
        <w:div w:id="768743210">
          <w:marLeft w:val="0"/>
          <w:marRight w:val="0"/>
          <w:marTop w:val="0"/>
          <w:marBottom w:val="0"/>
          <w:divBdr>
            <w:top w:val="none" w:sz="0" w:space="0" w:color="auto"/>
            <w:left w:val="none" w:sz="0" w:space="0" w:color="auto"/>
            <w:bottom w:val="none" w:sz="0" w:space="0" w:color="auto"/>
            <w:right w:val="none" w:sz="0" w:space="0" w:color="auto"/>
          </w:divBdr>
          <w:divsChild>
            <w:div w:id="32654522">
              <w:marLeft w:val="0"/>
              <w:marRight w:val="0"/>
              <w:marTop w:val="0"/>
              <w:marBottom w:val="0"/>
              <w:divBdr>
                <w:top w:val="none" w:sz="0" w:space="0" w:color="auto"/>
                <w:left w:val="none" w:sz="0" w:space="0" w:color="auto"/>
                <w:bottom w:val="none" w:sz="0" w:space="0" w:color="auto"/>
                <w:right w:val="none" w:sz="0" w:space="0" w:color="auto"/>
              </w:divBdr>
            </w:div>
          </w:divsChild>
        </w:div>
        <w:div w:id="862011334">
          <w:marLeft w:val="0"/>
          <w:marRight w:val="0"/>
          <w:marTop w:val="0"/>
          <w:marBottom w:val="0"/>
          <w:divBdr>
            <w:top w:val="none" w:sz="0" w:space="0" w:color="auto"/>
            <w:left w:val="none" w:sz="0" w:space="0" w:color="auto"/>
            <w:bottom w:val="none" w:sz="0" w:space="0" w:color="auto"/>
            <w:right w:val="none" w:sz="0" w:space="0" w:color="auto"/>
          </w:divBdr>
          <w:divsChild>
            <w:div w:id="716930899">
              <w:marLeft w:val="0"/>
              <w:marRight w:val="0"/>
              <w:marTop w:val="0"/>
              <w:marBottom w:val="0"/>
              <w:divBdr>
                <w:top w:val="none" w:sz="0" w:space="0" w:color="auto"/>
                <w:left w:val="none" w:sz="0" w:space="0" w:color="auto"/>
                <w:bottom w:val="none" w:sz="0" w:space="0" w:color="auto"/>
                <w:right w:val="none" w:sz="0" w:space="0" w:color="auto"/>
              </w:divBdr>
            </w:div>
          </w:divsChild>
        </w:div>
        <w:div w:id="960265344">
          <w:marLeft w:val="0"/>
          <w:marRight w:val="0"/>
          <w:marTop w:val="0"/>
          <w:marBottom w:val="0"/>
          <w:divBdr>
            <w:top w:val="none" w:sz="0" w:space="0" w:color="auto"/>
            <w:left w:val="none" w:sz="0" w:space="0" w:color="auto"/>
            <w:bottom w:val="none" w:sz="0" w:space="0" w:color="auto"/>
            <w:right w:val="none" w:sz="0" w:space="0" w:color="auto"/>
          </w:divBdr>
          <w:divsChild>
            <w:div w:id="876939596">
              <w:marLeft w:val="0"/>
              <w:marRight w:val="0"/>
              <w:marTop w:val="0"/>
              <w:marBottom w:val="0"/>
              <w:divBdr>
                <w:top w:val="none" w:sz="0" w:space="0" w:color="auto"/>
                <w:left w:val="none" w:sz="0" w:space="0" w:color="auto"/>
                <w:bottom w:val="none" w:sz="0" w:space="0" w:color="auto"/>
                <w:right w:val="none" w:sz="0" w:space="0" w:color="auto"/>
              </w:divBdr>
            </w:div>
          </w:divsChild>
        </w:div>
        <w:div w:id="996108298">
          <w:marLeft w:val="0"/>
          <w:marRight w:val="0"/>
          <w:marTop w:val="0"/>
          <w:marBottom w:val="0"/>
          <w:divBdr>
            <w:top w:val="none" w:sz="0" w:space="0" w:color="auto"/>
            <w:left w:val="none" w:sz="0" w:space="0" w:color="auto"/>
            <w:bottom w:val="none" w:sz="0" w:space="0" w:color="auto"/>
            <w:right w:val="none" w:sz="0" w:space="0" w:color="auto"/>
          </w:divBdr>
          <w:divsChild>
            <w:div w:id="1926303953">
              <w:marLeft w:val="0"/>
              <w:marRight w:val="0"/>
              <w:marTop w:val="0"/>
              <w:marBottom w:val="0"/>
              <w:divBdr>
                <w:top w:val="none" w:sz="0" w:space="0" w:color="auto"/>
                <w:left w:val="none" w:sz="0" w:space="0" w:color="auto"/>
                <w:bottom w:val="none" w:sz="0" w:space="0" w:color="auto"/>
                <w:right w:val="none" w:sz="0" w:space="0" w:color="auto"/>
              </w:divBdr>
            </w:div>
          </w:divsChild>
        </w:div>
        <w:div w:id="1021781258">
          <w:marLeft w:val="0"/>
          <w:marRight w:val="0"/>
          <w:marTop w:val="0"/>
          <w:marBottom w:val="0"/>
          <w:divBdr>
            <w:top w:val="none" w:sz="0" w:space="0" w:color="auto"/>
            <w:left w:val="none" w:sz="0" w:space="0" w:color="auto"/>
            <w:bottom w:val="none" w:sz="0" w:space="0" w:color="auto"/>
            <w:right w:val="none" w:sz="0" w:space="0" w:color="auto"/>
          </w:divBdr>
          <w:divsChild>
            <w:div w:id="461315613">
              <w:marLeft w:val="0"/>
              <w:marRight w:val="0"/>
              <w:marTop w:val="0"/>
              <w:marBottom w:val="0"/>
              <w:divBdr>
                <w:top w:val="none" w:sz="0" w:space="0" w:color="auto"/>
                <w:left w:val="none" w:sz="0" w:space="0" w:color="auto"/>
                <w:bottom w:val="none" w:sz="0" w:space="0" w:color="auto"/>
                <w:right w:val="none" w:sz="0" w:space="0" w:color="auto"/>
              </w:divBdr>
            </w:div>
          </w:divsChild>
        </w:div>
        <w:div w:id="1059980570">
          <w:marLeft w:val="0"/>
          <w:marRight w:val="0"/>
          <w:marTop w:val="0"/>
          <w:marBottom w:val="0"/>
          <w:divBdr>
            <w:top w:val="none" w:sz="0" w:space="0" w:color="auto"/>
            <w:left w:val="none" w:sz="0" w:space="0" w:color="auto"/>
            <w:bottom w:val="none" w:sz="0" w:space="0" w:color="auto"/>
            <w:right w:val="none" w:sz="0" w:space="0" w:color="auto"/>
          </w:divBdr>
          <w:divsChild>
            <w:div w:id="1678001075">
              <w:marLeft w:val="0"/>
              <w:marRight w:val="0"/>
              <w:marTop w:val="0"/>
              <w:marBottom w:val="0"/>
              <w:divBdr>
                <w:top w:val="none" w:sz="0" w:space="0" w:color="auto"/>
                <w:left w:val="none" w:sz="0" w:space="0" w:color="auto"/>
                <w:bottom w:val="none" w:sz="0" w:space="0" w:color="auto"/>
                <w:right w:val="none" w:sz="0" w:space="0" w:color="auto"/>
              </w:divBdr>
            </w:div>
          </w:divsChild>
        </w:div>
        <w:div w:id="1094280115">
          <w:marLeft w:val="0"/>
          <w:marRight w:val="0"/>
          <w:marTop w:val="0"/>
          <w:marBottom w:val="0"/>
          <w:divBdr>
            <w:top w:val="none" w:sz="0" w:space="0" w:color="auto"/>
            <w:left w:val="none" w:sz="0" w:space="0" w:color="auto"/>
            <w:bottom w:val="none" w:sz="0" w:space="0" w:color="auto"/>
            <w:right w:val="none" w:sz="0" w:space="0" w:color="auto"/>
          </w:divBdr>
          <w:divsChild>
            <w:div w:id="818497209">
              <w:marLeft w:val="0"/>
              <w:marRight w:val="0"/>
              <w:marTop w:val="0"/>
              <w:marBottom w:val="0"/>
              <w:divBdr>
                <w:top w:val="none" w:sz="0" w:space="0" w:color="auto"/>
                <w:left w:val="none" w:sz="0" w:space="0" w:color="auto"/>
                <w:bottom w:val="none" w:sz="0" w:space="0" w:color="auto"/>
                <w:right w:val="none" w:sz="0" w:space="0" w:color="auto"/>
              </w:divBdr>
            </w:div>
          </w:divsChild>
        </w:div>
        <w:div w:id="1225290545">
          <w:marLeft w:val="0"/>
          <w:marRight w:val="0"/>
          <w:marTop w:val="0"/>
          <w:marBottom w:val="0"/>
          <w:divBdr>
            <w:top w:val="none" w:sz="0" w:space="0" w:color="auto"/>
            <w:left w:val="none" w:sz="0" w:space="0" w:color="auto"/>
            <w:bottom w:val="none" w:sz="0" w:space="0" w:color="auto"/>
            <w:right w:val="none" w:sz="0" w:space="0" w:color="auto"/>
          </w:divBdr>
          <w:divsChild>
            <w:div w:id="64300120">
              <w:marLeft w:val="0"/>
              <w:marRight w:val="0"/>
              <w:marTop w:val="0"/>
              <w:marBottom w:val="0"/>
              <w:divBdr>
                <w:top w:val="none" w:sz="0" w:space="0" w:color="auto"/>
                <w:left w:val="none" w:sz="0" w:space="0" w:color="auto"/>
                <w:bottom w:val="none" w:sz="0" w:space="0" w:color="auto"/>
                <w:right w:val="none" w:sz="0" w:space="0" w:color="auto"/>
              </w:divBdr>
            </w:div>
          </w:divsChild>
        </w:div>
        <w:div w:id="1357274400">
          <w:marLeft w:val="0"/>
          <w:marRight w:val="0"/>
          <w:marTop w:val="0"/>
          <w:marBottom w:val="0"/>
          <w:divBdr>
            <w:top w:val="none" w:sz="0" w:space="0" w:color="auto"/>
            <w:left w:val="none" w:sz="0" w:space="0" w:color="auto"/>
            <w:bottom w:val="none" w:sz="0" w:space="0" w:color="auto"/>
            <w:right w:val="none" w:sz="0" w:space="0" w:color="auto"/>
          </w:divBdr>
          <w:divsChild>
            <w:div w:id="902637649">
              <w:marLeft w:val="0"/>
              <w:marRight w:val="0"/>
              <w:marTop w:val="0"/>
              <w:marBottom w:val="0"/>
              <w:divBdr>
                <w:top w:val="none" w:sz="0" w:space="0" w:color="auto"/>
                <w:left w:val="none" w:sz="0" w:space="0" w:color="auto"/>
                <w:bottom w:val="none" w:sz="0" w:space="0" w:color="auto"/>
                <w:right w:val="none" w:sz="0" w:space="0" w:color="auto"/>
              </w:divBdr>
            </w:div>
          </w:divsChild>
        </w:div>
        <w:div w:id="1487168920">
          <w:marLeft w:val="0"/>
          <w:marRight w:val="0"/>
          <w:marTop w:val="0"/>
          <w:marBottom w:val="0"/>
          <w:divBdr>
            <w:top w:val="none" w:sz="0" w:space="0" w:color="auto"/>
            <w:left w:val="none" w:sz="0" w:space="0" w:color="auto"/>
            <w:bottom w:val="none" w:sz="0" w:space="0" w:color="auto"/>
            <w:right w:val="none" w:sz="0" w:space="0" w:color="auto"/>
          </w:divBdr>
          <w:divsChild>
            <w:div w:id="1649701101">
              <w:marLeft w:val="0"/>
              <w:marRight w:val="0"/>
              <w:marTop w:val="0"/>
              <w:marBottom w:val="0"/>
              <w:divBdr>
                <w:top w:val="none" w:sz="0" w:space="0" w:color="auto"/>
                <w:left w:val="none" w:sz="0" w:space="0" w:color="auto"/>
                <w:bottom w:val="none" w:sz="0" w:space="0" w:color="auto"/>
                <w:right w:val="none" w:sz="0" w:space="0" w:color="auto"/>
              </w:divBdr>
            </w:div>
          </w:divsChild>
        </w:div>
        <w:div w:id="1516262742">
          <w:marLeft w:val="0"/>
          <w:marRight w:val="0"/>
          <w:marTop w:val="0"/>
          <w:marBottom w:val="0"/>
          <w:divBdr>
            <w:top w:val="none" w:sz="0" w:space="0" w:color="auto"/>
            <w:left w:val="none" w:sz="0" w:space="0" w:color="auto"/>
            <w:bottom w:val="none" w:sz="0" w:space="0" w:color="auto"/>
            <w:right w:val="none" w:sz="0" w:space="0" w:color="auto"/>
          </w:divBdr>
          <w:divsChild>
            <w:div w:id="1398631771">
              <w:marLeft w:val="0"/>
              <w:marRight w:val="0"/>
              <w:marTop w:val="0"/>
              <w:marBottom w:val="0"/>
              <w:divBdr>
                <w:top w:val="none" w:sz="0" w:space="0" w:color="auto"/>
                <w:left w:val="none" w:sz="0" w:space="0" w:color="auto"/>
                <w:bottom w:val="none" w:sz="0" w:space="0" w:color="auto"/>
                <w:right w:val="none" w:sz="0" w:space="0" w:color="auto"/>
              </w:divBdr>
            </w:div>
          </w:divsChild>
        </w:div>
        <w:div w:id="1567566916">
          <w:marLeft w:val="0"/>
          <w:marRight w:val="0"/>
          <w:marTop w:val="0"/>
          <w:marBottom w:val="0"/>
          <w:divBdr>
            <w:top w:val="none" w:sz="0" w:space="0" w:color="auto"/>
            <w:left w:val="none" w:sz="0" w:space="0" w:color="auto"/>
            <w:bottom w:val="none" w:sz="0" w:space="0" w:color="auto"/>
            <w:right w:val="none" w:sz="0" w:space="0" w:color="auto"/>
          </w:divBdr>
          <w:divsChild>
            <w:div w:id="1732576369">
              <w:marLeft w:val="0"/>
              <w:marRight w:val="0"/>
              <w:marTop w:val="0"/>
              <w:marBottom w:val="0"/>
              <w:divBdr>
                <w:top w:val="none" w:sz="0" w:space="0" w:color="auto"/>
                <w:left w:val="none" w:sz="0" w:space="0" w:color="auto"/>
                <w:bottom w:val="none" w:sz="0" w:space="0" w:color="auto"/>
                <w:right w:val="none" w:sz="0" w:space="0" w:color="auto"/>
              </w:divBdr>
            </w:div>
          </w:divsChild>
        </w:div>
        <w:div w:id="1573153572">
          <w:marLeft w:val="0"/>
          <w:marRight w:val="0"/>
          <w:marTop w:val="0"/>
          <w:marBottom w:val="0"/>
          <w:divBdr>
            <w:top w:val="none" w:sz="0" w:space="0" w:color="auto"/>
            <w:left w:val="none" w:sz="0" w:space="0" w:color="auto"/>
            <w:bottom w:val="none" w:sz="0" w:space="0" w:color="auto"/>
            <w:right w:val="none" w:sz="0" w:space="0" w:color="auto"/>
          </w:divBdr>
          <w:divsChild>
            <w:div w:id="219093747">
              <w:marLeft w:val="0"/>
              <w:marRight w:val="0"/>
              <w:marTop w:val="0"/>
              <w:marBottom w:val="0"/>
              <w:divBdr>
                <w:top w:val="none" w:sz="0" w:space="0" w:color="auto"/>
                <w:left w:val="none" w:sz="0" w:space="0" w:color="auto"/>
                <w:bottom w:val="none" w:sz="0" w:space="0" w:color="auto"/>
                <w:right w:val="none" w:sz="0" w:space="0" w:color="auto"/>
              </w:divBdr>
            </w:div>
          </w:divsChild>
        </w:div>
        <w:div w:id="1682317694">
          <w:marLeft w:val="0"/>
          <w:marRight w:val="0"/>
          <w:marTop w:val="0"/>
          <w:marBottom w:val="0"/>
          <w:divBdr>
            <w:top w:val="none" w:sz="0" w:space="0" w:color="auto"/>
            <w:left w:val="none" w:sz="0" w:space="0" w:color="auto"/>
            <w:bottom w:val="none" w:sz="0" w:space="0" w:color="auto"/>
            <w:right w:val="none" w:sz="0" w:space="0" w:color="auto"/>
          </w:divBdr>
          <w:divsChild>
            <w:div w:id="637103988">
              <w:marLeft w:val="0"/>
              <w:marRight w:val="0"/>
              <w:marTop w:val="0"/>
              <w:marBottom w:val="0"/>
              <w:divBdr>
                <w:top w:val="none" w:sz="0" w:space="0" w:color="auto"/>
                <w:left w:val="none" w:sz="0" w:space="0" w:color="auto"/>
                <w:bottom w:val="none" w:sz="0" w:space="0" w:color="auto"/>
                <w:right w:val="none" w:sz="0" w:space="0" w:color="auto"/>
              </w:divBdr>
            </w:div>
          </w:divsChild>
        </w:div>
        <w:div w:id="1683973551">
          <w:marLeft w:val="0"/>
          <w:marRight w:val="0"/>
          <w:marTop w:val="0"/>
          <w:marBottom w:val="0"/>
          <w:divBdr>
            <w:top w:val="none" w:sz="0" w:space="0" w:color="auto"/>
            <w:left w:val="none" w:sz="0" w:space="0" w:color="auto"/>
            <w:bottom w:val="none" w:sz="0" w:space="0" w:color="auto"/>
            <w:right w:val="none" w:sz="0" w:space="0" w:color="auto"/>
          </w:divBdr>
          <w:divsChild>
            <w:div w:id="125785220">
              <w:marLeft w:val="0"/>
              <w:marRight w:val="0"/>
              <w:marTop w:val="0"/>
              <w:marBottom w:val="0"/>
              <w:divBdr>
                <w:top w:val="none" w:sz="0" w:space="0" w:color="auto"/>
                <w:left w:val="none" w:sz="0" w:space="0" w:color="auto"/>
                <w:bottom w:val="none" w:sz="0" w:space="0" w:color="auto"/>
                <w:right w:val="none" w:sz="0" w:space="0" w:color="auto"/>
              </w:divBdr>
            </w:div>
          </w:divsChild>
        </w:div>
        <w:div w:id="1922831723">
          <w:marLeft w:val="0"/>
          <w:marRight w:val="0"/>
          <w:marTop w:val="0"/>
          <w:marBottom w:val="0"/>
          <w:divBdr>
            <w:top w:val="none" w:sz="0" w:space="0" w:color="auto"/>
            <w:left w:val="none" w:sz="0" w:space="0" w:color="auto"/>
            <w:bottom w:val="none" w:sz="0" w:space="0" w:color="auto"/>
            <w:right w:val="none" w:sz="0" w:space="0" w:color="auto"/>
          </w:divBdr>
          <w:divsChild>
            <w:div w:id="2040084317">
              <w:marLeft w:val="0"/>
              <w:marRight w:val="0"/>
              <w:marTop w:val="0"/>
              <w:marBottom w:val="0"/>
              <w:divBdr>
                <w:top w:val="none" w:sz="0" w:space="0" w:color="auto"/>
                <w:left w:val="none" w:sz="0" w:space="0" w:color="auto"/>
                <w:bottom w:val="none" w:sz="0" w:space="0" w:color="auto"/>
                <w:right w:val="none" w:sz="0" w:space="0" w:color="auto"/>
              </w:divBdr>
            </w:div>
          </w:divsChild>
        </w:div>
        <w:div w:id="1968268392">
          <w:marLeft w:val="0"/>
          <w:marRight w:val="0"/>
          <w:marTop w:val="0"/>
          <w:marBottom w:val="0"/>
          <w:divBdr>
            <w:top w:val="none" w:sz="0" w:space="0" w:color="auto"/>
            <w:left w:val="none" w:sz="0" w:space="0" w:color="auto"/>
            <w:bottom w:val="none" w:sz="0" w:space="0" w:color="auto"/>
            <w:right w:val="none" w:sz="0" w:space="0" w:color="auto"/>
          </w:divBdr>
          <w:divsChild>
            <w:div w:id="1171456233">
              <w:marLeft w:val="0"/>
              <w:marRight w:val="0"/>
              <w:marTop w:val="0"/>
              <w:marBottom w:val="0"/>
              <w:divBdr>
                <w:top w:val="none" w:sz="0" w:space="0" w:color="auto"/>
                <w:left w:val="none" w:sz="0" w:space="0" w:color="auto"/>
                <w:bottom w:val="none" w:sz="0" w:space="0" w:color="auto"/>
                <w:right w:val="none" w:sz="0" w:space="0" w:color="auto"/>
              </w:divBdr>
            </w:div>
          </w:divsChild>
        </w:div>
        <w:div w:id="2115587439">
          <w:marLeft w:val="0"/>
          <w:marRight w:val="0"/>
          <w:marTop w:val="0"/>
          <w:marBottom w:val="0"/>
          <w:divBdr>
            <w:top w:val="none" w:sz="0" w:space="0" w:color="auto"/>
            <w:left w:val="none" w:sz="0" w:space="0" w:color="auto"/>
            <w:bottom w:val="none" w:sz="0" w:space="0" w:color="auto"/>
            <w:right w:val="none" w:sz="0" w:space="0" w:color="auto"/>
          </w:divBdr>
          <w:divsChild>
            <w:div w:id="17219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2327">
      <w:bodyDiv w:val="1"/>
      <w:marLeft w:val="0"/>
      <w:marRight w:val="0"/>
      <w:marTop w:val="0"/>
      <w:marBottom w:val="0"/>
      <w:divBdr>
        <w:top w:val="none" w:sz="0" w:space="0" w:color="auto"/>
        <w:left w:val="none" w:sz="0" w:space="0" w:color="auto"/>
        <w:bottom w:val="none" w:sz="0" w:space="0" w:color="auto"/>
        <w:right w:val="none" w:sz="0" w:space="0" w:color="auto"/>
      </w:divBdr>
      <w:divsChild>
        <w:div w:id="16084850">
          <w:marLeft w:val="0"/>
          <w:marRight w:val="0"/>
          <w:marTop w:val="0"/>
          <w:marBottom w:val="0"/>
          <w:divBdr>
            <w:top w:val="none" w:sz="0" w:space="0" w:color="auto"/>
            <w:left w:val="none" w:sz="0" w:space="0" w:color="auto"/>
            <w:bottom w:val="none" w:sz="0" w:space="0" w:color="auto"/>
            <w:right w:val="none" w:sz="0" w:space="0" w:color="auto"/>
          </w:divBdr>
        </w:div>
        <w:div w:id="584538805">
          <w:marLeft w:val="0"/>
          <w:marRight w:val="0"/>
          <w:marTop w:val="0"/>
          <w:marBottom w:val="0"/>
          <w:divBdr>
            <w:top w:val="none" w:sz="0" w:space="0" w:color="auto"/>
            <w:left w:val="none" w:sz="0" w:space="0" w:color="auto"/>
            <w:bottom w:val="none" w:sz="0" w:space="0" w:color="auto"/>
            <w:right w:val="none" w:sz="0" w:space="0" w:color="auto"/>
          </w:divBdr>
        </w:div>
        <w:div w:id="1630743885">
          <w:marLeft w:val="0"/>
          <w:marRight w:val="0"/>
          <w:marTop w:val="0"/>
          <w:marBottom w:val="0"/>
          <w:divBdr>
            <w:top w:val="none" w:sz="0" w:space="0" w:color="auto"/>
            <w:left w:val="none" w:sz="0" w:space="0" w:color="auto"/>
            <w:bottom w:val="none" w:sz="0" w:space="0" w:color="auto"/>
            <w:right w:val="none" w:sz="0" w:space="0" w:color="auto"/>
          </w:divBdr>
        </w:div>
      </w:divsChild>
    </w:div>
    <w:div w:id="1941139745">
      <w:bodyDiv w:val="1"/>
      <w:marLeft w:val="0"/>
      <w:marRight w:val="0"/>
      <w:marTop w:val="0"/>
      <w:marBottom w:val="0"/>
      <w:divBdr>
        <w:top w:val="none" w:sz="0" w:space="0" w:color="auto"/>
        <w:left w:val="none" w:sz="0" w:space="0" w:color="auto"/>
        <w:bottom w:val="none" w:sz="0" w:space="0" w:color="auto"/>
        <w:right w:val="none" w:sz="0" w:space="0" w:color="auto"/>
      </w:divBdr>
      <w:divsChild>
        <w:div w:id="1114637245">
          <w:marLeft w:val="0"/>
          <w:marRight w:val="0"/>
          <w:marTop w:val="0"/>
          <w:marBottom w:val="0"/>
          <w:divBdr>
            <w:top w:val="none" w:sz="0" w:space="0" w:color="auto"/>
            <w:left w:val="none" w:sz="0" w:space="0" w:color="auto"/>
            <w:bottom w:val="none" w:sz="0" w:space="0" w:color="auto"/>
            <w:right w:val="none" w:sz="0" w:space="0" w:color="auto"/>
          </w:divBdr>
        </w:div>
        <w:div w:id="2069496116">
          <w:marLeft w:val="0"/>
          <w:marRight w:val="0"/>
          <w:marTop w:val="0"/>
          <w:marBottom w:val="0"/>
          <w:divBdr>
            <w:top w:val="none" w:sz="0" w:space="0" w:color="auto"/>
            <w:left w:val="none" w:sz="0" w:space="0" w:color="auto"/>
            <w:bottom w:val="none" w:sz="0" w:space="0" w:color="auto"/>
            <w:right w:val="none" w:sz="0" w:space="0" w:color="auto"/>
          </w:divBdr>
          <w:divsChild>
            <w:div w:id="607927170">
              <w:marLeft w:val="-75"/>
              <w:marRight w:val="0"/>
              <w:marTop w:val="30"/>
              <w:marBottom w:val="30"/>
              <w:divBdr>
                <w:top w:val="none" w:sz="0" w:space="0" w:color="auto"/>
                <w:left w:val="none" w:sz="0" w:space="0" w:color="auto"/>
                <w:bottom w:val="none" w:sz="0" w:space="0" w:color="auto"/>
                <w:right w:val="none" w:sz="0" w:space="0" w:color="auto"/>
              </w:divBdr>
              <w:divsChild>
                <w:div w:id="261109867">
                  <w:marLeft w:val="0"/>
                  <w:marRight w:val="0"/>
                  <w:marTop w:val="0"/>
                  <w:marBottom w:val="0"/>
                  <w:divBdr>
                    <w:top w:val="none" w:sz="0" w:space="0" w:color="auto"/>
                    <w:left w:val="none" w:sz="0" w:space="0" w:color="auto"/>
                    <w:bottom w:val="none" w:sz="0" w:space="0" w:color="auto"/>
                    <w:right w:val="none" w:sz="0" w:space="0" w:color="auto"/>
                  </w:divBdr>
                  <w:divsChild>
                    <w:div w:id="1876579768">
                      <w:marLeft w:val="0"/>
                      <w:marRight w:val="0"/>
                      <w:marTop w:val="0"/>
                      <w:marBottom w:val="0"/>
                      <w:divBdr>
                        <w:top w:val="none" w:sz="0" w:space="0" w:color="auto"/>
                        <w:left w:val="none" w:sz="0" w:space="0" w:color="auto"/>
                        <w:bottom w:val="none" w:sz="0" w:space="0" w:color="auto"/>
                        <w:right w:val="none" w:sz="0" w:space="0" w:color="auto"/>
                      </w:divBdr>
                    </w:div>
                  </w:divsChild>
                </w:div>
                <w:div w:id="325597707">
                  <w:marLeft w:val="0"/>
                  <w:marRight w:val="0"/>
                  <w:marTop w:val="0"/>
                  <w:marBottom w:val="0"/>
                  <w:divBdr>
                    <w:top w:val="none" w:sz="0" w:space="0" w:color="auto"/>
                    <w:left w:val="none" w:sz="0" w:space="0" w:color="auto"/>
                    <w:bottom w:val="none" w:sz="0" w:space="0" w:color="auto"/>
                    <w:right w:val="none" w:sz="0" w:space="0" w:color="auto"/>
                  </w:divBdr>
                  <w:divsChild>
                    <w:div w:id="520170032">
                      <w:marLeft w:val="0"/>
                      <w:marRight w:val="0"/>
                      <w:marTop w:val="0"/>
                      <w:marBottom w:val="0"/>
                      <w:divBdr>
                        <w:top w:val="none" w:sz="0" w:space="0" w:color="auto"/>
                        <w:left w:val="none" w:sz="0" w:space="0" w:color="auto"/>
                        <w:bottom w:val="none" w:sz="0" w:space="0" w:color="auto"/>
                        <w:right w:val="none" w:sz="0" w:space="0" w:color="auto"/>
                      </w:divBdr>
                    </w:div>
                  </w:divsChild>
                </w:div>
                <w:div w:id="353725635">
                  <w:marLeft w:val="0"/>
                  <w:marRight w:val="0"/>
                  <w:marTop w:val="0"/>
                  <w:marBottom w:val="0"/>
                  <w:divBdr>
                    <w:top w:val="none" w:sz="0" w:space="0" w:color="auto"/>
                    <w:left w:val="none" w:sz="0" w:space="0" w:color="auto"/>
                    <w:bottom w:val="none" w:sz="0" w:space="0" w:color="auto"/>
                    <w:right w:val="none" w:sz="0" w:space="0" w:color="auto"/>
                  </w:divBdr>
                  <w:divsChild>
                    <w:div w:id="985666622">
                      <w:marLeft w:val="0"/>
                      <w:marRight w:val="0"/>
                      <w:marTop w:val="0"/>
                      <w:marBottom w:val="0"/>
                      <w:divBdr>
                        <w:top w:val="none" w:sz="0" w:space="0" w:color="auto"/>
                        <w:left w:val="none" w:sz="0" w:space="0" w:color="auto"/>
                        <w:bottom w:val="none" w:sz="0" w:space="0" w:color="auto"/>
                        <w:right w:val="none" w:sz="0" w:space="0" w:color="auto"/>
                      </w:divBdr>
                    </w:div>
                  </w:divsChild>
                </w:div>
                <w:div w:id="472138494">
                  <w:marLeft w:val="0"/>
                  <w:marRight w:val="0"/>
                  <w:marTop w:val="0"/>
                  <w:marBottom w:val="0"/>
                  <w:divBdr>
                    <w:top w:val="none" w:sz="0" w:space="0" w:color="auto"/>
                    <w:left w:val="none" w:sz="0" w:space="0" w:color="auto"/>
                    <w:bottom w:val="none" w:sz="0" w:space="0" w:color="auto"/>
                    <w:right w:val="none" w:sz="0" w:space="0" w:color="auto"/>
                  </w:divBdr>
                  <w:divsChild>
                    <w:div w:id="425345416">
                      <w:marLeft w:val="0"/>
                      <w:marRight w:val="0"/>
                      <w:marTop w:val="0"/>
                      <w:marBottom w:val="0"/>
                      <w:divBdr>
                        <w:top w:val="none" w:sz="0" w:space="0" w:color="auto"/>
                        <w:left w:val="none" w:sz="0" w:space="0" w:color="auto"/>
                        <w:bottom w:val="none" w:sz="0" w:space="0" w:color="auto"/>
                        <w:right w:val="none" w:sz="0" w:space="0" w:color="auto"/>
                      </w:divBdr>
                    </w:div>
                  </w:divsChild>
                </w:div>
                <w:div w:id="539170921">
                  <w:marLeft w:val="0"/>
                  <w:marRight w:val="0"/>
                  <w:marTop w:val="0"/>
                  <w:marBottom w:val="0"/>
                  <w:divBdr>
                    <w:top w:val="none" w:sz="0" w:space="0" w:color="auto"/>
                    <w:left w:val="none" w:sz="0" w:space="0" w:color="auto"/>
                    <w:bottom w:val="none" w:sz="0" w:space="0" w:color="auto"/>
                    <w:right w:val="none" w:sz="0" w:space="0" w:color="auto"/>
                  </w:divBdr>
                  <w:divsChild>
                    <w:div w:id="364016329">
                      <w:marLeft w:val="0"/>
                      <w:marRight w:val="0"/>
                      <w:marTop w:val="0"/>
                      <w:marBottom w:val="0"/>
                      <w:divBdr>
                        <w:top w:val="none" w:sz="0" w:space="0" w:color="auto"/>
                        <w:left w:val="none" w:sz="0" w:space="0" w:color="auto"/>
                        <w:bottom w:val="none" w:sz="0" w:space="0" w:color="auto"/>
                        <w:right w:val="none" w:sz="0" w:space="0" w:color="auto"/>
                      </w:divBdr>
                    </w:div>
                  </w:divsChild>
                </w:div>
                <w:div w:id="616642084">
                  <w:marLeft w:val="0"/>
                  <w:marRight w:val="0"/>
                  <w:marTop w:val="0"/>
                  <w:marBottom w:val="0"/>
                  <w:divBdr>
                    <w:top w:val="none" w:sz="0" w:space="0" w:color="auto"/>
                    <w:left w:val="none" w:sz="0" w:space="0" w:color="auto"/>
                    <w:bottom w:val="none" w:sz="0" w:space="0" w:color="auto"/>
                    <w:right w:val="none" w:sz="0" w:space="0" w:color="auto"/>
                  </w:divBdr>
                  <w:divsChild>
                    <w:div w:id="2066296229">
                      <w:marLeft w:val="0"/>
                      <w:marRight w:val="0"/>
                      <w:marTop w:val="0"/>
                      <w:marBottom w:val="0"/>
                      <w:divBdr>
                        <w:top w:val="none" w:sz="0" w:space="0" w:color="auto"/>
                        <w:left w:val="none" w:sz="0" w:space="0" w:color="auto"/>
                        <w:bottom w:val="none" w:sz="0" w:space="0" w:color="auto"/>
                        <w:right w:val="none" w:sz="0" w:space="0" w:color="auto"/>
                      </w:divBdr>
                    </w:div>
                  </w:divsChild>
                </w:div>
                <w:div w:id="633026824">
                  <w:marLeft w:val="0"/>
                  <w:marRight w:val="0"/>
                  <w:marTop w:val="0"/>
                  <w:marBottom w:val="0"/>
                  <w:divBdr>
                    <w:top w:val="none" w:sz="0" w:space="0" w:color="auto"/>
                    <w:left w:val="none" w:sz="0" w:space="0" w:color="auto"/>
                    <w:bottom w:val="none" w:sz="0" w:space="0" w:color="auto"/>
                    <w:right w:val="none" w:sz="0" w:space="0" w:color="auto"/>
                  </w:divBdr>
                  <w:divsChild>
                    <w:div w:id="196621557">
                      <w:marLeft w:val="0"/>
                      <w:marRight w:val="0"/>
                      <w:marTop w:val="0"/>
                      <w:marBottom w:val="0"/>
                      <w:divBdr>
                        <w:top w:val="none" w:sz="0" w:space="0" w:color="auto"/>
                        <w:left w:val="none" w:sz="0" w:space="0" w:color="auto"/>
                        <w:bottom w:val="none" w:sz="0" w:space="0" w:color="auto"/>
                        <w:right w:val="none" w:sz="0" w:space="0" w:color="auto"/>
                      </w:divBdr>
                    </w:div>
                  </w:divsChild>
                </w:div>
                <w:div w:id="709303649">
                  <w:marLeft w:val="0"/>
                  <w:marRight w:val="0"/>
                  <w:marTop w:val="0"/>
                  <w:marBottom w:val="0"/>
                  <w:divBdr>
                    <w:top w:val="none" w:sz="0" w:space="0" w:color="auto"/>
                    <w:left w:val="none" w:sz="0" w:space="0" w:color="auto"/>
                    <w:bottom w:val="none" w:sz="0" w:space="0" w:color="auto"/>
                    <w:right w:val="none" w:sz="0" w:space="0" w:color="auto"/>
                  </w:divBdr>
                  <w:divsChild>
                    <w:div w:id="1741440303">
                      <w:marLeft w:val="0"/>
                      <w:marRight w:val="0"/>
                      <w:marTop w:val="0"/>
                      <w:marBottom w:val="0"/>
                      <w:divBdr>
                        <w:top w:val="none" w:sz="0" w:space="0" w:color="auto"/>
                        <w:left w:val="none" w:sz="0" w:space="0" w:color="auto"/>
                        <w:bottom w:val="none" w:sz="0" w:space="0" w:color="auto"/>
                        <w:right w:val="none" w:sz="0" w:space="0" w:color="auto"/>
                      </w:divBdr>
                    </w:div>
                  </w:divsChild>
                </w:div>
                <w:div w:id="934479675">
                  <w:marLeft w:val="0"/>
                  <w:marRight w:val="0"/>
                  <w:marTop w:val="0"/>
                  <w:marBottom w:val="0"/>
                  <w:divBdr>
                    <w:top w:val="none" w:sz="0" w:space="0" w:color="auto"/>
                    <w:left w:val="none" w:sz="0" w:space="0" w:color="auto"/>
                    <w:bottom w:val="none" w:sz="0" w:space="0" w:color="auto"/>
                    <w:right w:val="none" w:sz="0" w:space="0" w:color="auto"/>
                  </w:divBdr>
                  <w:divsChild>
                    <w:div w:id="1181505233">
                      <w:marLeft w:val="0"/>
                      <w:marRight w:val="0"/>
                      <w:marTop w:val="0"/>
                      <w:marBottom w:val="0"/>
                      <w:divBdr>
                        <w:top w:val="none" w:sz="0" w:space="0" w:color="auto"/>
                        <w:left w:val="none" w:sz="0" w:space="0" w:color="auto"/>
                        <w:bottom w:val="none" w:sz="0" w:space="0" w:color="auto"/>
                        <w:right w:val="none" w:sz="0" w:space="0" w:color="auto"/>
                      </w:divBdr>
                    </w:div>
                  </w:divsChild>
                </w:div>
                <w:div w:id="941185544">
                  <w:marLeft w:val="0"/>
                  <w:marRight w:val="0"/>
                  <w:marTop w:val="0"/>
                  <w:marBottom w:val="0"/>
                  <w:divBdr>
                    <w:top w:val="none" w:sz="0" w:space="0" w:color="auto"/>
                    <w:left w:val="none" w:sz="0" w:space="0" w:color="auto"/>
                    <w:bottom w:val="none" w:sz="0" w:space="0" w:color="auto"/>
                    <w:right w:val="none" w:sz="0" w:space="0" w:color="auto"/>
                  </w:divBdr>
                  <w:divsChild>
                    <w:div w:id="1550267300">
                      <w:marLeft w:val="0"/>
                      <w:marRight w:val="0"/>
                      <w:marTop w:val="0"/>
                      <w:marBottom w:val="0"/>
                      <w:divBdr>
                        <w:top w:val="none" w:sz="0" w:space="0" w:color="auto"/>
                        <w:left w:val="none" w:sz="0" w:space="0" w:color="auto"/>
                        <w:bottom w:val="none" w:sz="0" w:space="0" w:color="auto"/>
                        <w:right w:val="none" w:sz="0" w:space="0" w:color="auto"/>
                      </w:divBdr>
                    </w:div>
                  </w:divsChild>
                </w:div>
                <w:div w:id="1019307587">
                  <w:marLeft w:val="0"/>
                  <w:marRight w:val="0"/>
                  <w:marTop w:val="0"/>
                  <w:marBottom w:val="0"/>
                  <w:divBdr>
                    <w:top w:val="none" w:sz="0" w:space="0" w:color="auto"/>
                    <w:left w:val="none" w:sz="0" w:space="0" w:color="auto"/>
                    <w:bottom w:val="none" w:sz="0" w:space="0" w:color="auto"/>
                    <w:right w:val="none" w:sz="0" w:space="0" w:color="auto"/>
                  </w:divBdr>
                  <w:divsChild>
                    <w:div w:id="1874880034">
                      <w:marLeft w:val="0"/>
                      <w:marRight w:val="0"/>
                      <w:marTop w:val="0"/>
                      <w:marBottom w:val="0"/>
                      <w:divBdr>
                        <w:top w:val="none" w:sz="0" w:space="0" w:color="auto"/>
                        <w:left w:val="none" w:sz="0" w:space="0" w:color="auto"/>
                        <w:bottom w:val="none" w:sz="0" w:space="0" w:color="auto"/>
                        <w:right w:val="none" w:sz="0" w:space="0" w:color="auto"/>
                      </w:divBdr>
                    </w:div>
                  </w:divsChild>
                </w:div>
                <w:div w:id="1094402949">
                  <w:marLeft w:val="0"/>
                  <w:marRight w:val="0"/>
                  <w:marTop w:val="0"/>
                  <w:marBottom w:val="0"/>
                  <w:divBdr>
                    <w:top w:val="none" w:sz="0" w:space="0" w:color="auto"/>
                    <w:left w:val="none" w:sz="0" w:space="0" w:color="auto"/>
                    <w:bottom w:val="none" w:sz="0" w:space="0" w:color="auto"/>
                    <w:right w:val="none" w:sz="0" w:space="0" w:color="auto"/>
                  </w:divBdr>
                  <w:divsChild>
                    <w:div w:id="75710153">
                      <w:marLeft w:val="0"/>
                      <w:marRight w:val="0"/>
                      <w:marTop w:val="0"/>
                      <w:marBottom w:val="0"/>
                      <w:divBdr>
                        <w:top w:val="none" w:sz="0" w:space="0" w:color="auto"/>
                        <w:left w:val="none" w:sz="0" w:space="0" w:color="auto"/>
                        <w:bottom w:val="none" w:sz="0" w:space="0" w:color="auto"/>
                        <w:right w:val="none" w:sz="0" w:space="0" w:color="auto"/>
                      </w:divBdr>
                    </w:div>
                  </w:divsChild>
                </w:div>
                <w:div w:id="1516771597">
                  <w:marLeft w:val="0"/>
                  <w:marRight w:val="0"/>
                  <w:marTop w:val="0"/>
                  <w:marBottom w:val="0"/>
                  <w:divBdr>
                    <w:top w:val="none" w:sz="0" w:space="0" w:color="auto"/>
                    <w:left w:val="none" w:sz="0" w:space="0" w:color="auto"/>
                    <w:bottom w:val="none" w:sz="0" w:space="0" w:color="auto"/>
                    <w:right w:val="none" w:sz="0" w:space="0" w:color="auto"/>
                  </w:divBdr>
                  <w:divsChild>
                    <w:div w:id="674696065">
                      <w:marLeft w:val="0"/>
                      <w:marRight w:val="0"/>
                      <w:marTop w:val="0"/>
                      <w:marBottom w:val="0"/>
                      <w:divBdr>
                        <w:top w:val="none" w:sz="0" w:space="0" w:color="auto"/>
                        <w:left w:val="none" w:sz="0" w:space="0" w:color="auto"/>
                        <w:bottom w:val="none" w:sz="0" w:space="0" w:color="auto"/>
                        <w:right w:val="none" w:sz="0" w:space="0" w:color="auto"/>
                      </w:divBdr>
                    </w:div>
                  </w:divsChild>
                </w:div>
                <w:div w:id="1708796130">
                  <w:marLeft w:val="0"/>
                  <w:marRight w:val="0"/>
                  <w:marTop w:val="0"/>
                  <w:marBottom w:val="0"/>
                  <w:divBdr>
                    <w:top w:val="none" w:sz="0" w:space="0" w:color="auto"/>
                    <w:left w:val="none" w:sz="0" w:space="0" w:color="auto"/>
                    <w:bottom w:val="none" w:sz="0" w:space="0" w:color="auto"/>
                    <w:right w:val="none" w:sz="0" w:space="0" w:color="auto"/>
                  </w:divBdr>
                  <w:divsChild>
                    <w:div w:id="1422601478">
                      <w:marLeft w:val="0"/>
                      <w:marRight w:val="0"/>
                      <w:marTop w:val="0"/>
                      <w:marBottom w:val="0"/>
                      <w:divBdr>
                        <w:top w:val="none" w:sz="0" w:space="0" w:color="auto"/>
                        <w:left w:val="none" w:sz="0" w:space="0" w:color="auto"/>
                        <w:bottom w:val="none" w:sz="0" w:space="0" w:color="auto"/>
                        <w:right w:val="none" w:sz="0" w:space="0" w:color="auto"/>
                      </w:divBdr>
                    </w:div>
                  </w:divsChild>
                </w:div>
                <w:div w:id="1805467691">
                  <w:marLeft w:val="0"/>
                  <w:marRight w:val="0"/>
                  <w:marTop w:val="0"/>
                  <w:marBottom w:val="0"/>
                  <w:divBdr>
                    <w:top w:val="none" w:sz="0" w:space="0" w:color="auto"/>
                    <w:left w:val="none" w:sz="0" w:space="0" w:color="auto"/>
                    <w:bottom w:val="none" w:sz="0" w:space="0" w:color="auto"/>
                    <w:right w:val="none" w:sz="0" w:space="0" w:color="auto"/>
                  </w:divBdr>
                  <w:divsChild>
                    <w:div w:id="466515475">
                      <w:marLeft w:val="0"/>
                      <w:marRight w:val="0"/>
                      <w:marTop w:val="0"/>
                      <w:marBottom w:val="0"/>
                      <w:divBdr>
                        <w:top w:val="none" w:sz="0" w:space="0" w:color="auto"/>
                        <w:left w:val="none" w:sz="0" w:space="0" w:color="auto"/>
                        <w:bottom w:val="none" w:sz="0" w:space="0" w:color="auto"/>
                        <w:right w:val="none" w:sz="0" w:space="0" w:color="auto"/>
                      </w:divBdr>
                    </w:div>
                  </w:divsChild>
                </w:div>
                <w:div w:id="1883784283">
                  <w:marLeft w:val="0"/>
                  <w:marRight w:val="0"/>
                  <w:marTop w:val="0"/>
                  <w:marBottom w:val="0"/>
                  <w:divBdr>
                    <w:top w:val="none" w:sz="0" w:space="0" w:color="auto"/>
                    <w:left w:val="none" w:sz="0" w:space="0" w:color="auto"/>
                    <w:bottom w:val="none" w:sz="0" w:space="0" w:color="auto"/>
                    <w:right w:val="none" w:sz="0" w:space="0" w:color="auto"/>
                  </w:divBdr>
                  <w:divsChild>
                    <w:div w:id="1978603504">
                      <w:marLeft w:val="0"/>
                      <w:marRight w:val="0"/>
                      <w:marTop w:val="0"/>
                      <w:marBottom w:val="0"/>
                      <w:divBdr>
                        <w:top w:val="none" w:sz="0" w:space="0" w:color="auto"/>
                        <w:left w:val="none" w:sz="0" w:space="0" w:color="auto"/>
                        <w:bottom w:val="none" w:sz="0" w:space="0" w:color="auto"/>
                        <w:right w:val="none" w:sz="0" w:space="0" w:color="auto"/>
                      </w:divBdr>
                    </w:div>
                  </w:divsChild>
                </w:div>
                <w:div w:id="1956979204">
                  <w:marLeft w:val="0"/>
                  <w:marRight w:val="0"/>
                  <w:marTop w:val="0"/>
                  <w:marBottom w:val="0"/>
                  <w:divBdr>
                    <w:top w:val="none" w:sz="0" w:space="0" w:color="auto"/>
                    <w:left w:val="none" w:sz="0" w:space="0" w:color="auto"/>
                    <w:bottom w:val="none" w:sz="0" w:space="0" w:color="auto"/>
                    <w:right w:val="none" w:sz="0" w:space="0" w:color="auto"/>
                  </w:divBdr>
                  <w:divsChild>
                    <w:div w:id="294676674">
                      <w:marLeft w:val="0"/>
                      <w:marRight w:val="0"/>
                      <w:marTop w:val="0"/>
                      <w:marBottom w:val="0"/>
                      <w:divBdr>
                        <w:top w:val="none" w:sz="0" w:space="0" w:color="auto"/>
                        <w:left w:val="none" w:sz="0" w:space="0" w:color="auto"/>
                        <w:bottom w:val="none" w:sz="0" w:space="0" w:color="auto"/>
                        <w:right w:val="none" w:sz="0" w:space="0" w:color="auto"/>
                      </w:divBdr>
                    </w:div>
                  </w:divsChild>
                </w:div>
                <w:div w:id="2020157403">
                  <w:marLeft w:val="0"/>
                  <w:marRight w:val="0"/>
                  <w:marTop w:val="0"/>
                  <w:marBottom w:val="0"/>
                  <w:divBdr>
                    <w:top w:val="none" w:sz="0" w:space="0" w:color="auto"/>
                    <w:left w:val="none" w:sz="0" w:space="0" w:color="auto"/>
                    <w:bottom w:val="none" w:sz="0" w:space="0" w:color="auto"/>
                    <w:right w:val="none" w:sz="0" w:space="0" w:color="auto"/>
                  </w:divBdr>
                  <w:divsChild>
                    <w:div w:id="1304962561">
                      <w:marLeft w:val="0"/>
                      <w:marRight w:val="0"/>
                      <w:marTop w:val="0"/>
                      <w:marBottom w:val="0"/>
                      <w:divBdr>
                        <w:top w:val="none" w:sz="0" w:space="0" w:color="auto"/>
                        <w:left w:val="none" w:sz="0" w:space="0" w:color="auto"/>
                        <w:bottom w:val="none" w:sz="0" w:space="0" w:color="auto"/>
                        <w:right w:val="none" w:sz="0" w:space="0" w:color="auto"/>
                      </w:divBdr>
                    </w:div>
                  </w:divsChild>
                </w:div>
                <w:div w:id="2126389217">
                  <w:marLeft w:val="0"/>
                  <w:marRight w:val="0"/>
                  <w:marTop w:val="0"/>
                  <w:marBottom w:val="0"/>
                  <w:divBdr>
                    <w:top w:val="none" w:sz="0" w:space="0" w:color="auto"/>
                    <w:left w:val="none" w:sz="0" w:space="0" w:color="auto"/>
                    <w:bottom w:val="none" w:sz="0" w:space="0" w:color="auto"/>
                    <w:right w:val="none" w:sz="0" w:space="0" w:color="auto"/>
                  </w:divBdr>
                  <w:divsChild>
                    <w:div w:id="427039439">
                      <w:marLeft w:val="0"/>
                      <w:marRight w:val="0"/>
                      <w:marTop w:val="0"/>
                      <w:marBottom w:val="0"/>
                      <w:divBdr>
                        <w:top w:val="none" w:sz="0" w:space="0" w:color="auto"/>
                        <w:left w:val="none" w:sz="0" w:space="0" w:color="auto"/>
                        <w:bottom w:val="none" w:sz="0" w:space="0" w:color="auto"/>
                        <w:right w:val="none" w:sz="0" w:space="0" w:color="auto"/>
                      </w:divBdr>
                    </w:div>
                  </w:divsChild>
                </w:div>
                <w:div w:id="2126846450">
                  <w:marLeft w:val="0"/>
                  <w:marRight w:val="0"/>
                  <w:marTop w:val="0"/>
                  <w:marBottom w:val="0"/>
                  <w:divBdr>
                    <w:top w:val="none" w:sz="0" w:space="0" w:color="auto"/>
                    <w:left w:val="none" w:sz="0" w:space="0" w:color="auto"/>
                    <w:bottom w:val="none" w:sz="0" w:space="0" w:color="auto"/>
                    <w:right w:val="none" w:sz="0" w:space="0" w:color="auto"/>
                  </w:divBdr>
                  <w:divsChild>
                    <w:div w:id="204783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163005">
      <w:bodyDiv w:val="1"/>
      <w:marLeft w:val="0"/>
      <w:marRight w:val="0"/>
      <w:marTop w:val="0"/>
      <w:marBottom w:val="0"/>
      <w:divBdr>
        <w:top w:val="none" w:sz="0" w:space="0" w:color="auto"/>
        <w:left w:val="none" w:sz="0" w:space="0" w:color="auto"/>
        <w:bottom w:val="none" w:sz="0" w:space="0" w:color="auto"/>
        <w:right w:val="none" w:sz="0" w:space="0" w:color="auto"/>
      </w:divBdr>
      <w:divsChild>
        <w:div w:id="96408911">
          <w:marLeft w:val="0"/>
          <w:marRight w:val="0"/>
          <w:marTop w:val="0"/>
          <w:marBottom w:val="0"/>
          <w:divBdr>
            <w:top w:val="none" w:sz="0" w:space="0" w:color="auto"/>
            <w:left w:val="none" w:sz="0" w:space="0" w:color="auto"/>
            <w:bottom w:val="none" w:sz="0" w:space="0" w:color="auto"/>
            <w:right w:val="none" w:sz="0" w:space="0" w:color="auto"/>
          </w:divBdr>
        </w:div>
        <w:div w:id="115489712">
          <w:marLeft w:val="0"/>
          <w:marRight w:val="0"/>
          <w:marTop w:val="0"/>
          <w:marBottom w:val="0"/>
          <w:divBdr>
            <w:top w:val="none" w:sz="0" w:space="0" w:color="auto"/>
            <w:left w:val="none" w:sz="0" w:space="0" w:color="auto"/>
            <w:bottom w:val="none" w:sz="0" w:space="0" w:color="auto"/>
            <w:right w:val="none" w:sz="0" w:space="0" w:color="auto"/>
          </w:divBdr>
        </w:div>
        <w:div w:id="887767151">
          <w:marLeft w:val="0"/>
          <w:marRight w:val="0"/>
          <w:marTop w:val="0"/>
          <w:marBottom w:val="0"/>
          <w:divBdr>
            <w:top w:val="none" w:sz="0" w:space="0" w:color="auto"/>
            <w:left w:val="none" w:sz="0" w:space="0" w:color="auto"/>
            <w:bottom w:val="none" w:sz="0" w:space="0" w:color="auto"/>
            <w:right w:val="none" w:sz="0" w:space="0" w:color="auto"/>
          </w:divBdr>
        </w:div>
        <w:div w:id="1313024730">
          <w:marLeft w:val="0"/>
          <w:marRight w:val="0"/>
          <w:marTop w:val="0"/>
          <w:marBottom w:val="0"/>
          <w:divBdr>
            <w:top w:val="none" w:sz="0" w:space="0" w:color="auto"/>
            <w:left w:val="none" w:sz="0" w:space="0" w:color="auto"/>
            <w:bottom w:val="none" w:sz="0" w:space="0" w:color="auto"/>
            <w:right w:val="none" w:sz="0" w:space="0" w:color="auto"/>
          </w:divBdr>
        </w:div>
      </w:divsChild>
    </w:div>
    <w:div w:id="1957903310">
      <w:bodyDiv w:val="1"/>
      <w:marLeft w:val="0"/>
      <w:marRight w:val="0"/>
      <w:marTop w:val="0"/>
      <w:marBottom w:val="0"/>
      <w:divBdr>
        <w:top w:val="none" w:sz="0" w:space="0" w:color="auto"/>
        <w:left w:val="none" w:sz="0" w:space="0" w:color="auto"/>
        <w:bottom w:val="none" w:sz="0" w:space="0" w:color="auto"/>
        <w:right w:val="none" w:sz="0" w:space="0" w:color="auto"/>
      </w:divBdr>
    </w:div>
    <w:div w:id="202312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jupyter-notebook.readthedocs.io/en/stable/" TargetMode="External"/><Relationship Id="rId68" Type="http://schemas.openxmlformats.org/officeDocument/2006/relationships/hyperlink" Target="https://www.tutorialspoint.com/python/python_gui_programming.htm"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pycharm/" TargetMode="Externa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footer" Target="footer4.xml"/><Relationship Id="rId14" Type="http://schemas.microsoft.com/office/2011/relationships/commentsExtended" Target="commentsExtended.xml"/><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numpy.org/doc/" TargetMode="External"/><Relationship Id="rId69" Type="http://schemas.openxmlformats.org/officeDocument/2006/relationships/hyperlink" Target="https://docs.python.org/3/library/tkinter.html" TargetMode="External"/><Relationship Id="rId8" Type="http://schemas.openxmlformats.org/officeDocument/2006/relationships/webSettings" Target="webSettings.xml"/><Relationship Id="rId51" Type="http://schemas.openxmlformats.org/officeDocument/2006/relationships/image" Target="media/image30.png"/><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pandas.pydata.org/docs/" TargetMode="External"/><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towardsdatascience.com/introduction-to-genetic-algorithms-including-example-code-e396e98d8bf3" TargetMode="External"/><Relationship Id="rId70" Type="http://schemas.openxmlformats.org/officeDocument/2006/relationships/header" Target="header5.xml"/><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ython.org/doc/"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1.jp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microsoft.com/office/2016/09/relationships/commentsIds" Target="commentsIds.xml"/><Relationship Id="rId7" Type="http://schemas.openxmlformats.org/officeDocument/2006/relationships/settings" Target="settings.xml"/><Relationship Id="rId71"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52F759837E9F34D80E0C1DC827F5D3D" ma:contentTypeVersion="4" ma:contentTypeDescription="Tạo tài liệu mới." ma:contentTypeScope="" ma:versionID="c7da814d650a37b4081bccc53d5cb6cb">
  <xsd:schema xmlns:xsd="http://www.w3.org/2001/XMLSchema" xmlns:xs="http://www.w3.org/2001/XMLSchema" xmlns:p="http://schemas.microsoft.com/office/2006/metadata/properties" xmlns:ns3="8341ffe5-418a-4d94-9b09-d57d03f8ee71" targetNamespace="http://schemas.microsoft.com/office/2006/metadata/properties" ma:root="true" ma:fieldsID="7d382cb166d29a8ac46d067c7dd6edb0" ns3:_="">
    <xsd:import namespace="8341ffe5-418a-4d94-9b09-d57d03f8ee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1ffe5-418a-4d94-9b09-d57d03f8ee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C0C46-76A1-43B6-B689-37096A8D2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41ffe5-418a-4d94-9b09-d57d03f8e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808475-2F4F-4386-AE60-FF483938731A}">
  <ds:schemaRefs>
    <ds:schemaRef ds:uri="http://schemas.microsoft.com/sharepoint/v3/contenttype/forms"/>
  </ds:schemaRefs>
</ds:datastoreItem>
</file>

<file path=customXml/itemProps3.xml><?xml version="1.0" encoding="utf-8"?>
<ds:datastoreItem xmlns:ds="http://schemas.openxmlformats.org/officeDocument/2006/customXml" ds:itemID="{B1230ECB-E082-4E66-879D-35AE2E8A02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324F2F-EDE3-4654-9AB6-5C00374A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84</Pages>
  <Words>8575</Words>
  <Characters>48881</Characters>
  <Application>Microsoft Office Word</Application>
  <DocSecurity>0</DocSecurity>
  <Lines>407</Lines>
  <Paragraphs>114</Paragraphs>
  <ScaleCrop>false</ScaleCrop>
  <Company/>
  <LinksUpToDate>false</LinksUpToDate>
  <CharactersWithSpaces>57342</CharactersWithSpaces>
  <SharedDoc>false</SharedDoc>
  <HLinks>
    <vt:vector size="750" baseType="variant">
      <vt:variant>
        <vt:i4>2752549</vt:i4>
      </vt:variant>
      <vt:variant>
        <vt:i4>1548</vt:i4>
      </vt:variant>
      <vt:variant>
        <vt:i4>0</vt:i4>
      </vt:variant>
      <vt:variant>
        <vt:i4>5</vt:i4>
      </vt:variant>
      <vt:variant>
        <vt:lpwstr>https://docs.python.org/3/library/tkinter.html</vt:lpwstr>
      </vt:variant>
      <vt:variant>
        <vt:lpwstr/>
      </vt:variant>
      <vt:variant>
        <vt:i4>655363</vt:i4>
      </vt:variant>
      <vt:variant>
        <vt:i4>1545</vt:i4>
      </vt:variant>
      <vt:variant>
        <vt:i4>0</vt:i4>
      </vt:variant>
      <vt:variant>
        <vt:i4>5</vt:i4>
      </vt:variant>
      <vt:variant>
        <vt:lpwstr>https://www.tutorialspoint.com/python/python_gui_programming.htm</vt:lpwstr>
      </vt:variant>
      <vt:variant>
        <vt:lpwstr/>
      </vt:variant>
      <vt:variant>
        <vt:i4>6815847</vt:i4>
      </vt:variant>
      <vt:variant>
        <vt:i4>1542</vt:i4>
      </vt:variant>
      <vt:variant>
        <vt:i4>0</vt:i4>
      </vt:variant>
      <vt:variant>
        <vt:i4>5</vt:i4>
      </vt:variant>
      <vt:variant>
        <vt:lpwstr>https://pandas.pydata.org/docs/</vt:lpwstr>
      </vt:variant>
      <vt:variant>
        <vt:lpwstr/>
      </vt:variant>
      <vt:variant>
        <vt:i4>6422567</vt:i4>
      </vt:variant>
      <vt:variant>
        <vt:i4>1539</vt:i4>
      </vt:variant>
      <vt:variant>
        <vt:i4>0</vt:i4>
      </vt:variant>
      <vt:variant>
        <vt:i4>5</vt:i4>
      </vt:variant>
      <vt:variant>
        <vt:lpwstr>https://www.jetbrains.com/pycharm/</vt:lpwstr>
      </vt:variant>
      <vt:variant>
        <vt:lpwstr/>
      </vt:variant>
      <vt:variant>
        <vt:i4>3670071</vt:i4>
      </vt:variant>
      <vt:variant>
        <vt:i4>1536</vt:i4>
      </vt:variant>
      <vt:variant>
        <vt:i4>0</vt:i4>
      </vt:variant>
      <vt:variant>
        <vt:i4>5</vt:i4>
      </vt:variant>
      <vt:variant>
        <vt:lpwstr>https://www.python.org/doc/</vt:lpwstr>
      </vt:variant>
      <vt:variant>
        <vt:lpwstr/>
      </vt:variant>
      <vt:variant>
        <vt:i4>2555957</vt:i4>
      </vt:variant>
      <vt:variant>
        <vt:i4>1533</vt:i4>
      </vt:variant>
      <vt:variant>
        <vt:i4>0</vt:i4>
      </vt:variant>
      <vt:variant>
        <vt:i4>5</vt:i4>
      </vt:variant>
      <vt:variant>
        <vt:lpwstr>https://numpy.org/doc/</vt:lpwstr>
      </vt:variant>
      <vt:variant>
        <vt:lpwstr/>
      </vt:variant>
      <vt:variant>
        <vt:i4>3932275</vt:i4>
      </vt:variant>
      <vt:variant>
        <vt:i4>1530</vt:i4>
      </vt:variant>
      <vt:variant>
        <vt:i4>0</vt:i4>
      </vt:variant>
      <vt:variant>
        <vt:i4>5</vt:i4>
      </vt:variant>
      <vt:variant>
        <vt:lpwstr>https://jupyter-notebook.readthedocs.io/en/stable/</vt:lpwstr>
      </vt:variant>
      <vt:variant>
        <vt:lpwstr/>
      </vt:variant>
      <vt:variant>
        <vt:i4>5242953</vt:i4>
      </vt:variant>
      <vt:variant>
        <vt:i4>1527</vt:i4>
      </vt:variant>
      <vt:variant>
        <vt:i4>0</vt:i4>
      </vt:variant>
      <vt:variant>
        <vt:i4>5</vt:i4>
      </vt:variant>
      <vt:variant>
        <vt:lpwstr>https://towardsdatascience.com/introduction-to-genetic-algorithms-including-example-code-e396e98d8bf3</vt:lpwstr>
      </vt:variant>
      <vt:variant>
        <vt:lpwstr/>
      </vt:variant>
      <vt:variant>
        <vt:i4>1769525</vt:i4>
      </vt:variant>
      <vt:variant>
        <vt:i4>1520</vt:i4>
      </vt:variant>
      <vt:variant>
        <vt:i4>0</vt:i4>
      </vt:variant>
      <vt:variant>
        <vt:i4>5</vt:i4>
      </vt:variant>
      <vt:variant>
        <vt:lpwstr/>
      </vt:variant>
      <vt:variant>
        <vt:lpwstr>_Toc60744800</vt:lpwstr>
      </vt:variant>
      <vt:variant>
        <vt:i4>1900604</vt:i4>
      </vt:variant>
      <vt:variant>
        <vt:i4>1514</vt:i4>
      </vt:variant>
      <vt:variant>
        <vt:i4>0</vt:i4>
      </vt:variant>
      <vt:variant>
        <vt:i4>5</vt:i4>
      </vt:variant>
      <vt:variant>
        <vt:lpwstr/>
      </vt:variant>
      <vt:variant>
        <vt:lpwstr>_Toc60744799</vt:lpwstr>
      </vt:variant>
      <vt:variant>
        <vt:i4>1835068</vt:i4>
      </vt:variant>
      <vt:variant>
        <vt:i4>1508</vt:i4>
      </vt:variant>
      <vt:variant>
        <vt:i4>0</vt:i4>
      </vt:variant>
      <vt:variant>
        <vt:i4>5</vt:i4>
      </vt:variant>
      <vt:variant>
        <vt:lpwstr/>
      </vt:variant>
      <vt:variant>
        <vt:lpwstr>_Toc60744798</vt:lpwstr>
      </vt:variant>
      <vt:variant>
        <vt:i4>1245244</vt:i4>
      </vt:variant>
      <vt:variant>
        <vt:i4>1502</vt:i4>
      </vt:variant>
      <vt:variant>
        <vt:i4>0</vt:i4>
      </vt:variant>
      <vt:variant>
        <vt:i4>5</vt:i4>
      </vt:variant>
      <vt:variant>
        <vt:lpwstr/>
      </vt:variant>
      <vt:variant>
        <vt:lpwstr>_Toc60744797</vt:lpwstr>
      </vt:variant>
      <vt:variant>
        <vt:i4>1179708</vt:i4>
      </vt:variant>
      <vt:variant>
        <vt:i4>1496</vt:i4>
      </vt:variant>
      <vt:variant>
        <vt:i4>0</vt:i4>
      </vt:variant>
      <vt:variant>
        <vt:i4>5</vt:i4>
      </vt:variant>
      <vt:variant>
        <vt:lpwstr/>
      </vt:variant>
      <vt:variant>
        <vt:lpwstr>_Toc60744796</vt:lpwstr>
      </vt:variant>
      <vt:variant>
        <vt:i4>1114172</vt:i4>
      </vt:variant>
      <vt:variant>
        <vt:i4>1490</vt:i4>
      </vt:variant>
      <vt:variant>
        <vt:i4>0</vt:i4>
      </vt:variant>
      <vt:variant>
        <vt:i4>5</vt:i4>
      </vt:variant>
      <vt:variant>
        <vt:lpwstr/>
      </vt:variant>
      <vt:variant>
        <vt:lpwstr>_Toc60744795</vt:lpwstr>
      </vt:variant>
      <vt:variant>
        <vt:i4>1048636</vt:i4>
      </vt:variant>
      <vt:variant>
        <vt:i4>1484</vt:i4>
      </vt:variant>
      <vt:variant>
        <vt:i4>0</vt:i4>
      </vt:variant>
      <vt:variant>
        <vt:i4>5</vt:i4>
      </vt:variant>
      <vt:variant>
        <vt:lpwstr/>
      </vt:variant>
      <vt:variant>
        <vt:lpwstr>_Toc60744794</vt:lpwstr>
      </vt:variant>
      <vt:variant>
        <vt:i4>1507388</vt:i4>
      </vt:variant>
      <vt:variant>
        <vt:i4>1478</vt:i4>
      </vt:variant>
      <vt:variant>
        <vt:i4>0</vt:i4>
      </vt:variant>
      <vt:variant>
        <vt:i4>5</vt:i4>
      </vt:variant>
      <vt:variant>
        <vt:lpwstr/>
      </vt:variant>
      <vt:variant>
        <vt:lpwstr>_Toc60744793</vt:lpwstr>
      </vt:variant>
      <vt:variant>
        <vt:i4>1441852</vt:i4>
      </vt:variant>
      <vt:variant>
        <vt:i4>1472</vt:i4>
      </vt:variant>
      <vt:variant>
        <vt:i4>0</vt:i4>
      </vt:variant>
      <vt:variant>
        <vt:i4>5</vt:i4>
      </vt:variant>
      <vt:variant>
        <vt:lpwstr/>
      </vt:variant>
      <vt:variant>
        <vt:lpwstr>_Toc60744792</vt:lpwstr>
      </vt:variant>
      <vt:variant>
        <vt:i4>1376316</vt:i4>
      </vt:variant>
      <vt:variant>
        <vt:i4>1466</vt:i4>
      </vt:variant>
      <vt:variant>
        <vt:i4>0</vt:i4>
      </vt:variant>
      <vt:variant>
        <vt:i4>5</vt:i4>
      </vt:variant>
      <vt:variant>
        <vt:lpwstr/>
      </vt:variant>
      <vt:variant>
        <vt:lpwstr>_Toc60744791</vt:lpwstr>
      </vt:variant>
      <vt:variant>
        <vt:i4>1310780</vt:i4>
      </vt:variant>
      <vt:variant>
        <vt:i4>1460</vt:i4>
      </vt:variant>
      <vt:variant>
        <vt:i4>0</vt:i4>
      </vt:variant>
      <vt:variant>
        <vt:i4>5</vt:i4>
      </vt:variant>
      <vt:variant>
        <vt:lpwstr/>
      </vt:variant>
      <vt:variant>
        <vt:lpwstr>_Toc60744790</vt:lpwstr>
      </vt:variant>
      <vt:variant>
        <vt:i4>1900605</vt:i4>
      </vt:variant>
      <vt:variant>
        <vt:i4>1454</vt:i4>
      </vt:variant>
      <vt:variant>
        <vt:i4>0</vt:i4>
      </vt:variant>
      <vt:variant>
        <vt:i4>5</vt:i4>
      </vt:variant>
      <vt:variant>
        <vt:lpwstr/>
      </vt:variant>
      <vt:variant>
        <vt:lpwstr>_Toc60744789</vt:lpwstr>
      </vt:variant>
      <vt:variant>
        <vt:i4>1835069</vt:i4>
      </vt:variant>
      <vt:variant>
        <vt:i4>1448</vt:i4>
      </vt:variant>
      <vt:variant>
        <vt:i4>0</vt:i4>
      </vt:variant>
      <vt:variant>
        <vt:i4>5</vt:i4>
      </vt:variant>
      <vt:variant>
        <vt:lpwstr/>
      </vt:variant>
      <vt:variant>
        <vt:lpwstr>_Toc60744788</vt:lpwstr>
      </vt:variant>
      <vt:variant>
        <vt:i4>1245245</vt:i4>
      </vt:variant>
      <vt:variant>
        <vt:i4>1442</vt:i4>
      </vt:variant>
      <vt:variant>
        <vt:i4>0</vt:i4>
      </vt:variant>
      <vt:variant>
        <vt:i4>5</vt:i4>
      </vt:variant>
      <vt:variant>
        <vt:lpwstr/>
      </vt:variant>
      <vt:variant>
        <vt:lpwstr>_Toc60744787</vt:lpwstr>
      </vt:variant>
      <vt:variant>
        <vt:i4>1179709</vt:i4>
      </vt:variant>
      <vt:variant>
        <vt:i4>1436</vt:i4>
      </vt:variant>
      <vt:variant>
        <vt:i4>0</vt:i4>
      </vt:variant>
      <vt:variant>
        <vt:i4>5</vt:i4>
      </vt:variant>
      <vt:variant>
        <vt:lpwstr/>
      </vt:variant>
      <vt:variant>
        <vt:lpwstr>_Toc60744786</vt:lpwstr>
      </vt:variant>
      <vt:variant>
        <vt:i4>1114173</vt:i4>
      </vt:variant>
      <vt:variant>
        <vt:i4>1430</vt:i4>
      </vt:variant>
      <vt:variant>
        <vt:i4>0</vt:i4>
      </vt:variant>
      <vt:variant>
        <vt:i4>5</vt:i4>
      </vt:variant>
      <vt:variant>
        <vt:lpwstr/>
      </vt:variant>
      <vt:variant>
        <vt:lpwstr>_Toc60744785</vt:lpwstr>
      </vt:variant>
      <vt:variant>
        <vt:i4>1048637</vt:i4>
      </vt:variant>
      <vt:variant>
        <vt:i4>1424</vt:i4>
      </vt:variant>
      <vt:variant>
        <vt:i4>0</vt:i4>
      </vt:variant>
      <vt:variant>
        <vt:i4>5</vt:i4>
      </vt:variant>
      <vt:variant>
        <vt:lpwstr/>
      </vt:variant>
      <vt:variant>
        <vt:lpwstr>_Toc60744784</vt:lpwstr>
      </vt:variant>
      <vt:variant>
        <vt:i4>1507389</vt:i4>
      </vt:variant>
      <vt:variant>
        <vt:i4>1418</vt:i4>
      </vt:variant>
      <vt:variant>
        <vt:i4>0</vt:i4>
      </vt:variant>
      <vt:variant>
        <vt:i4>5</vt:i4>
      </vt:variant>
      <vt:variant>
        <vt:lpwstr/>
      </vt:variant>
      <vt:variant>
        <vt:lpwstr>_Toc60744783</vt:lpwstr>
      </vt:variant>
      <vt:variant>
        <vt:i4>1441853</vt:i4>
      </vt:variant>
      <vt:variant>
        <vt:i4>1412</vt:i4>
      </vt:variant>
      <vt:variant>
        <vt:i4>0</vt:i4>
      </vt:variant>
      <vt:variant>
        <vt:i4>5</vt:i4>
      </vt:variant>
      <vt:variant>
        <vt:lpwstr/>
      </vt:variant>
      <vt:variant>
        <vt:lpwstr>_Toc60744782</vt:lpwstr>
      </vt:variant>
      <vt:variant>
        <vt:i4>1376317</vt:i4>
      </vt:variant>
      <vt:variant>
        <vt:i4>1406</vt:i4>
      </vt:variant>
      <vt:variant>
        <vt:i4>0</vt:i4>
      </vt:variant>
      <vt:variant>
        <vt:i4>5</vt:i4>
      </vt:variant>
      <vt:variant>
        <vt:lpwstr/>
      </vt:variant>
      <vt:variant>
        <vt:lpwstr>_Toc60744781</vt:lpwstr>
      </vt:variant>
      <vt:variant>
        <vt:i4>1310781</vt:i4>
      </vt:variant>
      <vt:variant>
        <vt:i4>1400</vt:i4>
      </vt:variant>
      <vt:variant>
        <vt:i4>0</vt:i4>
      </vt:variant>
      <vt:variant>
        <vt:i4>5</vt:i4>
      </vt:variant>
      <vt:variant>
        <vt:lpwstr/>
      </vt:variant>
      <vt:variant>
        <vt:lpwstr>_Toc60744780</vt:lpwstr>
      </vt:variant>
      <vt:variant>
        <vt:i4>1900594</vt:i4>
      </vt:variant>
      <vt:variant>
        <vt:i4>1394</vt:i4>
      </vt:variant>
      <vt:variant>
        <vt:i4>0</vt:i4>
      </vt:variant>
      <vt:variant>
        <vt:i4>5</vt:i4>
      </vt:variant>
      <vt:variant>
        <vt:lpwstr/>
      </vt:variant>
      <vt:variant>
        <vt:lpwstr>_Toc60744779</vt:lpwstr>
      </vt:variant>
      <vt:variant>
        <vt:i4>1835058</vt:i4>
      </vt:variant>
      <vt:variant>
        <vt:i4>1388</vt:i4>
      </vt:variant>
      <vt:variant>
        <vt:i4>0</vt:i4>
      </vt:variant>
      <vt:variant>
        <vt:i4>5</vt:i4>
      </vt:variant>
      <vt:variant>
        <vt:lpwstr/>
      </vt:variant>
      <vt:variant>
        <vt:lpwstr>_Toc60744778</vt:lpwstr>
      </vt:variant>
      <vt:variant>
        <vt:i4>1245234</vt:i4>
      </vt:variant>
      <vt:variant>
        <vt:i4>1382</vt:i4>
      </vt:variant>
      <vt:variant>
        <vt:i4>0</vt:i4>
      </vt:variant>
      <vt:variant>
        <vt:i4>5</vt:i4>
      </vt:variant>
      <vt:variant>
        <vt:lpwstr/>
      </vt:variant>
      <vt:variant>
        <vt:lpwstr>_Toc60744777</vt:lpwstr>
      </vt:variant>
      <vt:variant>
        <vt:i4>1179698</vt:i4>
      </vt:variant>
      <vt:variant>
        <vt:i4>1376</vt:i4>
      </vt:variant>
      <vt:variant>
        <vt:i4>0</vt:i4>
      </vt:variant>
      <vt:variant>
        <vt:i4>5</vt:i4>
      </vt:variant>
      <vt:variant>
        <vt:lpwstr/>
      </vt:variant>
      <vt:variant>
        <vt:lpwstr>_Toc60744776</vt:lpwstr>
      </vt:variant>
      <vt:variant>
        <vt:i4>1114162</vt:i4>
      </vt:variant>
      <vt:variant>
        <vt:i4>1370</vt:i4>
      </vt:variant>
      <vt:variant>
        <vt:i4>0</vt:i4>
      </vt:variant>
      <vt:variant>
        <vt:i4>5</vt:i4>
      </vt:variant>
      <vt:variant>
        <vt:lpwstr/>
      </vt:variant>
      <vt:variant>
        <vt:lpwstr>_Toc60744775</vt:lpwstr>
      </vt:variant>
      <vt:variant>
        <vt:i4>1048626</vt:i4>
      </vt:variant>
      <vt:variant>
        <vt:i4>1364</vt:i4>
      </vt:variant>
      <vt:variant>
        <vt:i4>0</vt:i4>
      </vt:variant>
      <vt:variant>
        <vt:i4>5</vt:i4>
      </vt:variant>
      <vt:variant>
        <vt:lpwstr/>
      </vt:variant>
      <vt:variant>
        <vt:lpwstr>_Toc60744774</vt:lpwstr>
      </vt:variant>
      <vt:variant>
        <vt:i4>1507378</vt:i4>
      </vt:variant>
      <vt:variant>
        <vt:i4>1358</vt:i4>
      </vt:variant>
      <vt:variant>
        <vt:i4>0</vt:i4>
      </vt:variant>
      <vt:variant>
        <vt:i4>5</vt:i4>
      </vt:variant>
      <vt:variant>
        <vt:lpwstr/>
      </vt:variant>
      <vt:variant>
        <vt:lpwstr>_Toc60744773</vt:lpwstr>
      </vt:variant>
      <vt:variant>
        <vt:i4>1441842</vt:i4>
      </vt:variant>
      <vt:variant>
        <vt:i4>1352</vt:i4>
      </vt:variant>
      <vt:variant>
        <vt:i4>0</vt:i4>
      </vt:variant>
      <vt:variant>
        <vt:i4>5</vt:i4>
      </vt:variant>
      <vt:variant>
        <vt:lpwstr/>
      </vt:variant>
      <vt:variant>
        <vt:lpwstr>_Toc60744772</vt:lpwstr>
      </vt:variant>
      <vt:variant>
        <vt:i4>1376306</vt:i4>
      </vt:variant>
      <vt:variant>
        <vt:i4>1346</vt:i4>
      </vt:variant>
      <vt:variant>
        <vt:i4>0</vt:i4>
      </vt:variant>
      <vt:variant>
        <vt:i4>5</vt:i4>
      </vt:variant>
      <vt:variant>
        <vt:lpwstr/>
      </vt:variant>
      <vt:variant>
        <vt:lpwstr>_Toc60744771</vt:lpwstr>
      </vt:variant>
      <vt:variant>
        <vt:i4>1310770</vt:i4>
      </vt:variant>
      <vt:variant>
        <vt:i4>1340</vt:i4>
      </vt:variant>
      <vt:variant>
        <vt:i4>0</vt:i4>
      </vt:variant>
      <vt:variant>
        <vt:i4>5</vt:i4>
      </vt:variant>
      <vt:variant>
        <vt:lpwstr/>
      </vt:variant>
      <vt:variant>
        <vt:lpwstr>_Toc60744770</vt:lpwstr>
      </vt:variant>
      <vt:variant>
        <vt:i4>1900595</vt:i4>
      </vt:variant>
      <vt:variant>
        <vt:i4>1334</vt:i4>
      </vt:variant>
      <vt:variant>
        <vt:i4>0</vt:i4>
      </vt:variant>
      <vt:variant>
        <vt:i4>5</vt:i4>
      </vt:variant>
      <vt:variant>
        <vt:lpwstr/>
      </vt:variant>
      <vt:variant>
        <vt:lpwstr>_Toc60744769</vt:lpwstr>
      </vt:variant>
      <vt:variant>
        <vt:i4>1835059</vt:i4>
      </vt:variant>
      <vt:variant>
        <vt:i4>1328</vt:i4>
      </vt:variant>
      <vt:variant>
        <vt:i4>0</vt:i4>
      </vt:variant>
      <vt:variant>
        <vt:i4>5</vt:i4>
      </vt:variant>
      <vt:variant>
        <vt:lpwstr/>
      </vt:variant>
      <vt:variant>
        <vt:lpwstr>_Toc60744768</vt:lpwstr>
      </vt:variant>
      <vt:variant>
        <vt:i4>1245235</vt:i4>
      </vt:variant>
      <vt:variant>
        <vt:i4>1322</vt:i4>
      </vt:variant>
      <vt:variant>
        <vt:i4>0</vt:i4>
      </vt:variant>
      <vt:variant>
        <vt:i4>5</vt:i4>
      </vt:variant>
      <vt:variant>
        <vt:lpwstr/>
      </vt:variant>
      <vt:variant>
        <vt:lpwstr>_Toc60744767</vt:lpwstr>
      </vt:variant>
      <vt:variant>
        <vt:i4>1179699</vt:i4>
      </vt:variant>
      <vt:variant>
        <vt:i4>1316</vt:i4>
      </vt:variant>
      <vt:variant>
        <vt:i4>0</vt:i4>
      </vt:variant>
      <vt:variant>
        <vt:i4>5</vt:i4>
      </vt:variant>
      <vt:variant>
        <vt:lpwstr/>
      </vt:variant>
      <vt:variant>
        <vt:lpwstr>_Toc60744766</vt:lpwstr>
      </vt:variant>
      <vt:variant>
        <vt:i4>1114163</vt:i4>
      </vt:variant>
      <vt:variant>
        <vt:i4>1310</vt:i4>
      </vt:variant>
      <vt:variant>
        <vt:i4>0</vt:i4>
      </vt:variant>
      <vt:variant>
        <vt:i4>5</vt:i4>
      </vt:variant>
      <vt:variant>
        <vt:lpwstr/>
      </vt:variant>
      <vt:variant>
        <vt:lpwstr>_Toc60744765</vt:lpwstr>
      </vt:variant>
      <vt:variant>
        <vt:i4>1048627</vt:i4>
      </vt:variant>
      <vt:variant>
        <vt:i4>1304</vt:i4>
      </vt:variant>
      <vt:variant>
        <vt:i4>0</vt:i4>
      </vt:variant>
      <vt:variant>
        <vt:i4>5</vt:i4>
      </vt:variant>
      <vt:variant>
        <vt:lpwstr/>
      </vt:variant>
      <vt:variant>
        <vt:lpwstr>_Toc60744764</vt:lpwstr>
      </vt:variant>
      <vt:variant>
        <vt:i4>1507379</vt:i4>
      </vt:variant>
      <vt:variant>
        <vt:i4>1298</vt:i4>
      </vt:variant>
      <vt:variant>
        <vt:i4>0</vt:i4>
      </vt:variant>
      <vt:variant>
        <vt:i4>5</vt:i4>
      </vt:variant>
      <vt:variant>
        <vt:lpwstr/>
      </vt:variant>
      <vt:variant>
        <vt:lpwstr>_Toc60744763</vt:lpwstr>
      </vt:variant>
      <vt:variant>
        <vt:i4>1310768</vt:i4>
      </vt:variant>
      <vt:variant>
        <vt:i4>1289</vt:i4>
      </vt:variant>
      <vt:variant>
        <vt:i4>0</vt:i4>
      </vt:variant>
      <vt:variant>
        <vt:i4>5</vt:i4>
      </vt:variant>
      <vt:variant>
        <vt:lpwstr/>
      </vt:variant>
      <vt:variant>
        <vt:lpwstr>_Toc60744750</vt:lpwstr>
      </vt:variant>
      <vt:variant>
        <vt:i4>1900593</vt:i4>
      </vt:variant>
      <vt:variant>
        <vt:i4>1283</vt:i4>
      </vt:variant>
      <vt:variant>
        <vt:i4>0</vt:i4>
      </vt:variant>
      <vt:variant>
        <vt:i4>5</vt:i4>
      </vt:variant>
      <vt:variant>
        <vt:lpwstr/>
      </vt:variant>
      <vt:variant>
        <vt:lpwstr>_Toc60744749</vt:lpwstr>
      </vt:variant>
      <vt:variant>
        <vt:i4>1835057</vt:i4>
      </vt:variant>
      <vt:variant>
        <vt:i4>1277</vt:i4>
      </vt:variant>
      <vt:variant>
        <vt:i4>0</vt:i4>
      </vt:variant>
      <vt:variant>
        <vt:i4>5</vt:i4>
      </vt:variant>
      <vt:variant>
        <vt:lpwstr/>
      </vt:variant>
      <vt:variant>
        <vt:lpwstr>_Toc60744748</vt:lpwstr>
      </vt:variant>
      <vt:variant>
        <vt:i4>1245233</vt:i4>
      </vt:variant>
      <vt:variant>
        <vt:i4>1271</vt:i4>
      </vt:variant>
      <vt:variant>
        <vt:i4>0</vt:i4>
      </vt:variant>
      <vt:variant>
        <vt:i4>5</vt:i4>
      </vt:variant>
      <vt:variant>
        <vt:lpwstr/>
      </vt:variant>
      <vt:variant>
        <vt:lpwstr>_Toc60744747</vt:lpwstr>
      </vt:variant>
      <vt:variant>
        <vt:i4>1179697</vt:i4>
      </vt:variant>
      <vt:variant>
        <vt:i4>1265</vt:i4>
      </vt:variant>
      <vt:variant>
        <vt:i4>0</vt:i4>
      </vt:variant>
      <vt:variant>
        <vt:i4>5</vt:i4>
      </vt:variant>
      <vt:variant>
        <vt:lpwstr/>
      </vt:variant>
      <vt:variant>
        <vt:lpwstr>_Toc60744746</vt:lpwstr>
      </vt:variant>
      <vt:variant>
        <vt:i4>1114161</vt:i4>
      </vt:variant>
      <vt:variant>
        <vt:i4>1259</vt:i4>
      </vt:variant>
      <vt:variant>
        <vt:i4>0</vt:i4>
      </vt:variant>
      <vt:variant>
        <vt:i4>5</vt:i4>
      </vt:variant>
      <vt:variant>
        <vt:lpwstr/>
      </vt:variant>
      <vt:variant>
        <vt:lpwstr>_Toc60744745</vt:lpwstr>
      </vt:variant>
      <vt:variant>
        <vt:i4>1048625</vt:i4>
      </vt:variant>
      <vt:variant>
        <vt:i4>1253</vt:i4>
      </vt:variant>
      <vt:variant>
        <vt:i4>0</vt:i4>
      </vt:variant>
      <vt:variant>
        <vt:i4>5</vt:i4>
      </vt:variant>
      <vt:variant>
        <vt:lpwstr/>
      </vt:variant>
      <vt:variant>
        <vt:lpwstr>_Toc60744744</vt:lpwstr>
      </vt:variant>
      <vt:variant>
        <vt:i4>1048624</vt:i4>
      </vt:variant>
      <vt:variant>
        <vt:i4>428</vt:i4>
      </vt:variant>
      <vt:variant>
        <vt:i4>0</vt:i4>
      </vt:variant>
      <vt:variant>
        <vt:i4>5</vt:i4>
      </vt:variant>
      <vt:variant>
        <vt:lpwstr/>
      </vt:variant>
      <vt:variant>
        <vt:lpwstr>_Toc60744457</vt:lpwstr>
      </vt:variant>
      <vt:variant>
        <vt:i4>1114160</vt:i4>
      </vt:variant>
      <vt:variant>
        <vt:i4>422</vt:i4>
      </vt:variant>
      <vt:variant>
        <vt:i4>0</vt:i4>
      </vt:variant>
      <vt:variant>
        <vt:i4>5</vt:i4>
      </vt:variant>
      <vt:variant>
        <vt:lpwstr/>
      </vt:variant>
      <vt:variant>
        <vt:lpwstr>_Toc60744456</vt:lpwstr>
      </vt:variant>
      <vt:variant>
        <vt:i4>1179696</vt:i4>
      </vt:variant>
      <vt:variant>
        <vt:i4>416</vt:i4>
      </vt:variant>
      <vt:variant>
        <vt:i4>0</vt:i4>
      </vt:variant>
      <vt:variant>
        <vt:i4>5</vt:i4>
      </vt:variant>
      <vt:variant>
        <vt:lpwstr/>
      </vt:variant>
      <vt:variant>
        <vt:lpwstr>_Toc60744455</vt:lpwstr>
      </vt:variant>
      <vt:variant>
        <vt:i4>1245232</vt:i4>
      </vt:variant>
      <vt:variant>
        <vt:i4>410</vt:i4>
      </vt:variant>
      <vt:variant>
        <vt:i4>0</vt:i4>
      </vt:variant>
      <vt:variant>
        <vt:i4>5</vt:i4>
      </vt:variant>
      <vt:variant>
        <vt:lpwstr/>
      </vt:variant>
      <vt:variant>
        <vt:lpwstr>_Toc60744454</vt:lpwstr>
      </vt:variant>
      <vt:variant>
        <vt:i4>1310768</vt:i4>
      </vt:variant>
      <vt:variant>
        <vt:i4>404</vt:i4>
      </vt:variant>
      <vt:variant>
        <vt:i4>0</vt:i4>
      </vt:variant>
      <vt:variant>
        <vt:i4>5</vt:i4>
      </vt:variant>
      <vt:variant>
        <vt:lpwstr/>
      </vt:variant>
      <vt:variant>
        <vt:lpwstr>_Toc60744453</vt:lpwstr>
      </vt:variant>
      <vt:variant>
        <vt:i4>1376304</vt:i4>
      </vt:variant>
      <vt:variant>
        <vt:i4>398</vt:i4>
      </vt:variant>
      <vt:variant>
        <vt:i4>0</vt:i4>
      </vt:variant>
      <vt:variant>
        <vt:i4>5</vt:i4>
      </vt:variant>
      <vt:variant>
        <vt:lpwstr/>
      </vt:variant>
      <vt:variant>
        <vt:lpwstr>_Toc60744452</vt:lpwstr>
      </vt:variant>
      <vt:variant>
        <vt:i4>1441840</vt:i4>
      </vt:variant>
      <vt:variant>
        <vt:i4>392</vt:i4>
      </vt:variant>
      <vt:variant>
        <vt:i4>0</vt:i4>
      </vt:variant>
      <vt:variant>
        <vt:i4>5</vt:i4>
      </vt:variant>
      <vt:variant>
        <vt:lpwstr/>
      </vt:variant>
      <vt:variant>
        <vt:lpwstr>_Toc60744451</vt:lpwstr>
      </vt:variant>
      <vt:variant>
        <vt:i4>1507376</vt:i4>
      </vt:variant>
      <vt:variant>
        <vt:i4>386</vt:i4>
      </vt:variant>
      <vt:variant>
        <vt:i4>0</vt:i4>
      </vt:variant>
      <vt:variant>
        <vt:i4>5</vt:i4>
      </vt:variant>
      <vt:variant>
        <vt:lpwstr/>
      </vt:variant>
      <vt:variant>
        <vt:lpwstr>_Toc60744450</vt:lpwstr>
      </vt:variant>
      <vt:variant>
        <vt:i4>1966129</vt:i4>
      </vt:variant>
      <vt:variant>
        <vt:i4>380</vt:i4>
      </vt:variant>
      <vt:variant>
        <vt:i4>0</vt:i4>
      </vt:variant>
      <vt:variant>
        <vt:i4>5</vt:i4>
      </vt:variant>
      <vt:variant>
        <vt:lpwstr/>
      </vt:variant>
      <vt:variant>
        <vt:lpwstr>_Toc60744449</vt:lpwstr>
      </vt:variant>
      <vt:variant>
        <vt:i4>2031665</vt:i4>
      </vt:variant>
      <vt:variant>
        <vt:i4>374</vt:i4>
      </vt:variant>
      <vt:variant>
        <vt:i4>0</vt:i4>
      </vt:variant>
      <vt:variant>
        <vt:i4>5</vt:i4>
      </vt:variant>
      <vt:variant>
        <vt:lpwstr/>
      </vt:variant>
      <vt:variant>
        <vt:lpwstr>_Toc60744448</vt:lpwstr>
      </vt:variant>
      <vt:variant>
        <vt:i4>1048625</vt:i4>
      </vt:variant>
      <vt:variant>
        <vt:i4>368</vt:i4>
      </vt:variant>
      <vt:variant>
        <vt:i4>0</vt:i4>
      </vt:variant>
      <vt:variant>
        <vt:i4>5</vt:i4>
      </vt:variant>
      <vt:variant>
        <vt:lpwstr/>
      </vt:variant>
      <vt:variant>
        <vt:lpwstr>_Toc60744447</vt:lpwstr>
      </vt:variant>
      <vt:variant>
        <vt:i4>1114161</vt:i4>
      </vt:variant>
      <vt:variant>
        <vt:i4>362</vt:i4>
      </vt:variant>
      <vt:variant>
        <vt:i4>0</vt:i4>
      </vt:variant>
      <vt:variant>
        <vt:i4>5</vt:i4>
      </vt:variant>
      <vt:variant>
        <vt:lpwstr/>
      </vt:variant>
      <vt:variant>
        <vt:lpwstr>_Toc60744446</vt:lpwstr>
      </vt:variant>
      <vt:variant>
        <vt:i4>1179697</vt:i4>
      </vt:variant>
      <vt:variant>
        <vt:i4>356</vt:i4>
      </vt:variant>
      <vt:variant>
        <vt:i4>0</vt:i4>
      </vt:variant>
      <vt:variant>
        <vt:i4>5</vt:i4>
      </vt:variant>
      <vt:variant>
        <vt:lpwstr/>
      </vt:variant>
      <vt:variant>
        <vt:lpwstr>_Toc60744445</vt:lpwstr>
      </vt:variant>
      <vt:variant>
        <vt:i4>1245233</vt:i4>
      </vt:variant>
      <vt:variant>
        <vt:i4>350</vt:i4>
      </vt:variant>
      <vt:variant>
        <vt:i4>0</vt:i4>
      </vt:variant>
      <vt:variant>
        <vt:i4>5</vt:i4>
      </vt:variant>
      <vt:variant>
        <vt:lpwstr/>
      </vt:variant>
      <vt:variant>
        <vt:lpwstr>_Toc60744444</vt:lpwstr>
      </vt:variant>
      <vt:variant>
        <vt:i4>1310769</vt:i4>
      </vt:variant>
      <vt:variant>
        <vt:i4>344</vt:i4>
      </vt:variant>
      <vt:variant>
        <vt:i4>0</vt:i4>
      </vt:variant>
      <vt:variant>
        <vt:i4>5</vt:i4>
      </vt:variant>
      <vt:variant>
        <vt:lpwstr/>
      </vt:variant>
      <vt:variant>
        <vt:lpwstr>_Toc60744443</vt:lpwstr>
      </vt:variant>
      <vt:variant>
        <vt:i4>1376305</vt:i4>
      </vt:variant>
      <vt:variant>
        <vt:i4>338</vt:i4>
      </vt:variant>
      <vt:variant>
        <vt:i4>0</vt:i4>
      </vt:variant>
      <vt:variant>
        <vt:i4>5</vt:i4>
      </vt:variant>
      <vt:variant>
        <vt:lpwstr/>
      </vt:variant>
      <vt:variant>
        <vt:lpwstr>_Toc60744442</vt:lpwstr>
      </vt:variant>
      <vt:variant>
        <vt:i4>1441841</vt:i4>
      </vt:variant>
      <vt:variant>
        <vt:i4>332</vt:i4>
      </vt:variant>
      <vt:variant>
        <vt:i4>0</vt:i4>
      </vt:variant>
      <vt:variant>
        <vt:i4>5</vt:i4>
      </vt:variant>
      <vt:variant>
        <vt:lpwstr/>
      </vt:variant>
      <vt:variant>
        <vt:lpwstr>_Toc60744441</vt:lpwstr>
      </vt:variant>
      <vt:variant>
        <vt:i4>1507377</vt:i4>
      </vt:variant>
      <vt:variant>
        <vt:i4>326</vt:i4>
      </vt:variant>
      <vt:variant>
        <vt:i4>0</vt:i4>
      </vt:variant>
      <vt:variant>
        <vt:i4>5</vt:i4>
      </vt:variant>
      <vt:variant>
        <vt:lpwstr/>
      </vt:variant>
      <vt:variant>
        <vt:lpwstr>_Toc60744440</vt:lpwstr>
      </vt:variant>
      <vt:variant>
        <vt:i4>1966134</vt:i4>
      </vt:variant>
      <vt:variant>
        <vt:i4>320</vt:i4>
      </vt:variant>
      <vt:variant>
        <vt:i4>0</vt:i4>
      </vt:variant>
      <vt:variant>
        <vt:i4>5</vt:i4>
      </vt:variant>
      <vt:variant>
        <vt:lpwstr/>
      </vt:variant>
      <vt:variant>
        <vt:lpwstr>_Toc60744439</vt:lpwstr>
      </vt:variant>
      <vt:variant>
        <vt:i4>2031670</vt:i4>
      </vt:variant>
      <vt:variant>
        <vt:i4>314</vt:i4>
      </vt:variant>
      <vt:variant>
        <vt:i4>0</vt:i4>
      </vt:variant>
      <vt:variant>
        <vt:i4>5</vt:i4>
      </vt:variant>
      <vt:variant>
        <vt:lpwstr/>
      </vt:variant>
      <vt:variant>
        <vt:lpwstr>_Toc60744438</vt:lpwstr>
      </vt:variant>
      <vt:variant>
        <vt:i4>1048630</vt:i4>
      </vt:variant>
      <vt:variant>
        <vt:i4>308</vt:i4>
      </vt:variant>
      <vt:variant>
        <vt:i4>0</vt:i4>
      </vt:variant>
      <vt:variant>
        <vt:i4>5</vt:i4>
      </vt:variant>
      <vt:variant>
        <vt:lpwstr/>
      </vt:variant>
      <vt:variant>
        <vt:lpwstr>_Toc60744437</vt:lpwstr>
      </vt:variant>
      <vt:variant>
        <vt:i4>1114166</vt:i4>
      </vt:variant>
      <vt:variant>
        <vt:i4>302</vt:i4>
      </vt:variant>
      <vt:variant>
        <vt:i4>0</vt:i4>
      </vt:variant>
      <vt:variant>
        <vt:i4>5</vt:i4>
      </vt:variant>
      <vt:variant>
        <vt:lpwstr/>
      </vt:variant>
      <vt:variant>
        <vt:lpwstr>_Toc60744436</vt:lpwstr>
      </vt:variant>
      <vt:variant>
        <vt:i4>1179702</vt:i4>
      </vt:variant>
      <vt:variant>
        <vt:i4>296</vt:i4>
      </vt:variant>
      <vt:variant>
        <vt:i4>0</vt:i4>
      </vt:variant>
      <vt:variant>
        <vt:i4>5</vt:i4>
      </vt:variant>
      <vt:variant>
        <vt:lpwstr/>
      </vt:variant>
      <vt:variant>
        <vt:lpwstr>_Toc60744435</vt:lpwstr>
      </vt:variant>
      <vt:variant>
        <vt:i4>1245238</vt:i4>
      </vt:variant>
      <vt:variant>
        <vt:i4>290</vt:i4>
      </vt:variant>
      <vt:variant>
        <vt:i4>0</vt:i4>
      </vt:variant>
      <vt:variant>
        <vt:i4>5</vt:i4>
      </vt:variant>
      <vt:variant>
        <vt:lpwstr/>
      </vt:variant>
      <vt:variant>
        <vt:lpwstr>_Toc60744434</vt:lpwstr>
      </vt:variant>
      <vt:variant>
        <vt:i4>1310774</vt:i4>
      </vt:variant>
      <vt:variant>
        <vt:i4>284</vt:i4>
      </vt:variant>
      <vt:variant>
        <vt:i4>0</vt:i4>
      </vt:variant>
      <vt:variant>
        <vt:i4>5</vt:i4>
      </vt:variant>
      <vt:variant>
        <vt:lpwstr/>
      </vt:variant>
      <vt:variant>
        <vt:lpwstr>_Toc60744433</vt:lpwstr>
      </vt:variant>
      <vt:variant>
        <vt:i4>1376310</vt:i4>
      </vt:variant>
      <vt:variant>
        <vt:i4>278</vt:i4>
      </vt:variant>
      <vt:variant>
        <vt:i4>0</vt:i4>
      </vt:variant>
      <vt:variant>
        <vt:i4>5</vt:i4>
      </vt:variant>
      <vt:variant>
        <vt:lpwstr/>
      </vt:variant>
      <vt:variant>
        <vt:lpwstr>_Toc60744432</vt:lpwstr>
      </vt:variant>
      <vt:variant>
        <vt:i4>1441846</vt:i4>
      </vt:variant>
      <vt:variant>
        <vt:i4>272</vt:i4>
      </vt:variant>
      <vt:variant>
        <vt:i4>0</vt:i4>
      </vt:variant>
      <vt:variant>
        <vt:i4>5</vt:i4>
      </vt:variant>
      <vt:variant>
        <vt:lpwstr/>
      </vt:variant>
      <vt:variant>
        <vt:lpwstr>_Toc60744431</vt:lpwstr>
      </vt:variant>
      <vt:variant>
        <vt:i4>1507382</vt:i4>
      </vt:variant>
      <vt:variant>
        <vt:i4>266</vt:i4>
      </vt:variant>
      <vt:variant>
        <vt:i4>0</vt:i4>
      </vt:variant>
      <vt:variant>
        <vt:i4>5</vt:i4>
      </vt:variant>
      <vt:variant>
        <vt:lpwstr/>
      </vt:variant>
      <vt:variant>
        <vt:lpwstr>_Toc60744430</vt:lpwstr>
      </vt:variant>
      <vt:variant>
        <vt:i4>1966135</vt:i4>
      </vt:variant>
      <vt:variant>
        <vt:i4>260</vt:i4>
      </vt:variant>
      <vt:variant>
        <vt:i4>0</vt:i4>
      </vt:variant>
      <vt:variant>
        <vt:i4>5</vt:i4>
      </vt:variant>
      <vt:variant>
        <vt:lpwstr/>
      </vt:variant>
      <vt:variant>
        <vt:lpwstr>_Toc60744429</vt:lpwstr>
      </vt:variant>
      <vt:variant>
        <vt:i4>2031671</vt:i4>
      </vt:variant>
      <vt:variant>
        <vt:i4>254</vt:i4>
      </vt:variant>
      <vt:variant>
        <vt:i4>0</vt:i4>
      </vt:variant>
      <vt:variant>
        <vt:i4>5</vt:i4>
      </vt:variant>
      <vt:variant>
        <vt:lpwstr/>
      </vt:variant>
      <vt:variant>
        <vt:lpwstr>_Toc60744428</vt:lpwstr>
      </vt:variant>
      <vt:variant>
        <vt:i4>1048631</vt:i4>
      </vt:variant>
      <vt:variant>
        <vt:i4>248</vt:i4>
      </vt:variant>
      <vt:variant>
        <vt:i4>0</vt:i4>
      </vt:variant>
      <vt:variant>
        <vt:i4>5</vt:i4>
      </vt:variant>
      <vt:variant>
        <vt:lpwstr/>
      </vt:variant>
      <vt:variant>
        <vt:lpwstr>_Toc60744427</vt:lpwstr>
      </vt:variant>
      <vt:variant>
        <vt:i4>1114167</vt:i4>
      </vt:variant>
      <vt:variant>
        <vt:i4>242</vt:i4>
      </vt:variant>
      <vt:variant>
        <vt:i4>0</vt:i4>
      </vt:variant>
      <vt:variant>
        <vt:i4>5</vt:i4>
      </vt:variant>
      <vt:variant>
        <vt:lpwstr/>
      </vt:variant>
      <vt:variant>
        <vt:lpwstr>_Toc60744426</vt:lpwstr>
      </vt:variant>
      <vt:variant>
        <vt:i4>1179703</vt:i4>
      </vt:variant>
      <vt:variant>
        <vt:i4>236</vt:i4>
      </vt:variant>
      <vt:variant>
        <vt:i4>0</vt:i4>
      </vt:variant>
      <vt:variant>
        <vt:i4>5</vt:i4>
      </vt:variant>
      <vt:variant>
        <vt:lpwstr/>
      </vt:variant>
      <vt:variant>
        <vt:lpwstr>_Toc60744425</vt:lpwstr>
      </vt:variant>
      <vt:variant>
        <vt:i4>1245239</vt:i4>
      </vt:variant>
      <vt:variant>
        <vt:i4>230</vt:i4>
      </vt:variant>
      <vt:variant>
        <vt:i4>0</vt:i4>
      </vt:variant>
      <vt:variant>
        <vt:i4>5</vt:i4>
      </vt:variant>
      <vt:variant>
        <vt:lpwstr/>
      </vt:variant>
      <vt:variant>
        <vt:lpwstr>_Toc60744424</vt:lpwstr>
      </vt:variant>
      <vt:variant>
        <vt:i4>1310775</vt:i4>
      </vt:variant>
      <vt:variant>
        <vt:i4>224</vt:i4>
      </vt:variant>
      <vt:variant>
        <vt:i4>0</vt:i4>
      </vt:variant>
      <vt:variant>
        <vt:i4>5</vt:i4>
      </vt:variant>
      <vt:variant>
        <vt:lpwstr/>
      </vt:variant>
      <vt:variant>
        <vt:lpwstr>_Toc60744423</vt:lpwstr>
      </vt:variant>
      <vt:variant>
        <vt:i4>1376311</vt:i4>
      </vt:variant>
      <vt:variant>
        <vt:i4>218</vt:i4>
      </vt:variant>
      <vt:variant>
        <vt:i4>0</vt:i4>
      </vt:variant>
      <vt:variant>
        <vt:i4>5</vt:i4>
      </vt:variant>
      <vt:variant>
        <vt:lpwstr/>
      </vt:variant>
      <vt:variant>
        <vt:lpwstr>_Toc60744422</vt:lpwstr>
      </vt:variant>
      <vt:variant>
        <vt:i4>1441847</vt:i4>
      </vt:variant>
      <vt:variant>
        <vt:i4>212</vt:i4>
      </vt:variant>
      <vt:variant>
        <vt:i4>0</vt:i4>
      </vt:variant>
      <vt:variant>
        <vt:i4>5</vt:i4>
      </vt:variant>
      <vt:variant>
        <vt:lpwstr/>
      </vt:variant>
      <vt:variant>
        <vt:lpwstr>_Toc60744421</vt:lpwstr>
      </vt:variant>
      <vt:variant>
        <vt:i4>1507383</vt:i4>
      </vt:variant>
      <vt:variant>
        <vt:i4>206</vt:i4>
      </vt:variant>
      <vt:variant>
        <vt:i4>0</vt:i4>
      </vt:variant>
      <vt:variant>
        <vt:i4>5</vt:i4>
      </vt:variant>
      <vt:variant>
        <vt:lpwstr/>
      </vt:variant>
      <vt:variant>
        <vt:lpwstr>_Toc60744420</vt:lpwstr>
      </vt:variant>
      <vt:variant>
        <vt:i4>1966132</vt:i4>
      </vt:variant>
      <vt:variant>
        <vt:i4>200</vt:i4>
      </vt:variant>
      <vt:variant>
        <vt:i4>0</vt:i4>
      </vt:variant>
      <vt:variant>
        <vt:i4>5</vt:i4>
      </vt:variant>
      <vt:variant>
        <vt:lpwstr/>
      </vt:variant>
      <vt:variant>
        <vt:lpwstr>_Toc60744419</vt:lpwstr>
      </vt:variant>
      <vt:variant>
        <vt:i4>2031668</vt:i4>
      </vt:variant>
      <vt:variant>
        <vt:i4>194</vt:i4>
      </vt:variant>
      <vt:variant>
        <vt:i4>0</vt:i4>
      </vt:variant>
      <vt:variant>
        <vt:i4>5</vt:i4>
      </vt:variant>
      <vt:variant>
        <vt:lpwstr/>
      </vt:variant>
      <vt:variant>
        <vt:lpwstr>_Toc60744418</vt:lpwstr>
      </vt:variant>
      <vt:variant>
        <vt:i4>1048628</vt:i4>
      </vt:variant>
      <vt:variant>
        <vt:i4>188</vt:i4>
      </vt:variant>
      <vt:variant>
        <vt:i4>0</vt:i4>
      </vt:variant>
      <vt:variant>
        <vt:i4>5</vt:i4>
      </vt:variant>
      <vt:variant>
        <vt:lpwstr/>
      </vt:variant>
      <vt:variant>
        <vt:lpwstr>_Toc60744417</vt:lpwstr>
      </vt:variant>
      <vt:variant>
        <vt:i4>1114164</vt:i4>
      </vt:variant>
      <vt:variant>
        <vt:i4>182</vt:i4>
      </vt:variant>
      <vt:variant>
        <vt:i4>0</vt:i4>
      </vt:variant>
      <vt:variant>
        <vt:i4>5</vt:i4>
      </vt:variant>
      <vt:variant>
        <vt:lpwstr/>
      </vt:variant>
      <vt:variant>
        <vt:lpwstr>_Toc60744416</vt:lpwstr>
      </vt:variant>
      <vt:variant>
        <vt:i4>1179700</vt:i4>
      </vt:variant>
      <vt:variant>
        <vt:i4>176</vt:i4>
      </vt:variant>
      <vt:variant>
        <vt:i4>0</vt:i4>
      </vt:variant>
      <vt:variant>
        <vt:i4>5</vt:i4>
      </vt:variant>
      <vt:variant>
        <vt:lpwstr/>
      </vt:variant>
      <vt:variant>
        <vt:lpwstr>_Toc60744415</vt:lpwstr>
      </vt:variant>
      <vt:variant>
        <vt:i4>1245236</vt:i4>
      </vt:variant>
      <vt:variant>
        <vt:i4>170</vt:i4>
      </vt:variant>
      <vt:variant>
        <vt:i4>0</vt:i4>
      </vt:variant>
      <vt:variant>
        <vt:i4>5</vt:i4>
      </vt:variant>
      <vt:variant>
        <vt:lpwstr/>
      </vt:variant>
      <vt:variant>
        <vt:lpwstr>_Toc60744414</vt:lpwstr>
      </vt:variant>
      <vt:variant>
        <vt:i4>1310772</vt:i4>
      </vt:variant>
      <vt:variant>
        <vt:i4>164</vt:i4>
      </vt:variant>
      <vt:variant>
        <vt:i4>0</vt:i4>
      </vt:variant>
      <vt:variant>
        <vt:i4>5</vt:i4>
      </vt:variant>
      <vt:variant>
        <vt:lpwstr/>
      </vt:variant>
      <vt:variant>
        <vt:lpwstr>_Toc60744413</vt:lpwstr>
      </vt:variant>
      <vt:variant>
        <vt:i4>1376308</vt:i4>
      </vt:variant>
      <vt:variant>
        <vt:i4>158</vt:i4>
      </vt:variant>
      <vt:variant>
        <vt:i4>0</vt:i4>
      </vt:variant>
      <vt:variant>
        <vt:i4>5</vt:i4>
      </vt:variant>
      <vt:variant>
        <vt:lpwstr/>
      </vt:variant>
      <vt:variant>
        <vt:lpwstr>_Toc60744412</vt:lpwstr>
      </vt:variant>
      <vt:variant>
        <vt:i4>1441844</vt:i4>
      </vt:variant>
      <vt:variant>
        <vt:i4>152</vt:i4>
      </vt:variant>
      <vt:variant>
        <vt:i4>0</vt:i4>
      </vt:variant>
      <vt:variant>
        <vt:i4>5</vt:i4>
      </vt:variant>
      <vt:variant>
        <vt:lpwstr/>
      </vt:variant>
      <vt:variant>
        <vt:lpwstr>_Toc60744411</vt:lpwstr>
      </vt:variant>
      <vt:variant>
        <vt:i4>1507380</vt:i4>
      </vt:variant>
      <vt:variant>
        <vt:i4>146</vt:i4>
      </vt:variant>
      <vt:variant>
        <vt:i4>0</vt:i4>
      </vt:variant>
      <vt:variant>
        <vt:i4>5</vt:i4>
      </vt:variant>
      <vt:variant>
        <vt:lpwstr/>
      </vt:variant>
      <vt:variant>
        <vt:lpwstr>_Toc60744410</vt:lpwstr>
      </vt:variant>
      <vt:variant>
        <vt:i4>1966133</vt:i4>
      </vt:variant>
      <vt:variant>
        <vt:i4>140</vt:i4>
      </vt:variant>
      <vt:variant>
        <vt:i4>0</vt:i4>
      </vt:variant>
      <vt:variant>
        <vt:i4>5</vt:i4>
      </vt:variant>
      <vt:variant>
        <vt:lpwstr/>
      </vt:variant>
      <vt:variant>
        <vt:lpwstr>_Toc60744409</vt:lpwstr>
      </vt:variant>
      <vt:variant>
        <vt:i4>2031669</vt:i4>
      </vt:variant>
      <vt:variant>
        <vt:i4>134</vt:i4>
      </vt:variant>
      <vt:variant>
        <vt:i4>0</vt:i4>
      </vt:variant>
      <vt:variant>
        <vt:i4>5</vt:i4>
      </vt:variant>
      <vt:variant>
        <vt:lpwstr/>
      </vt:variant>
      <vt:variant>
        <vt:lpwstr>_Toc60744408</vt:lpwstr>
      </vt:variant>
      <vt:variant>
        <vt:i4>1048629</vt:i4>
      </vt:variant>
      <vt:variant>
        <vt:i4>128</vt:i4>
      </vt:variant>
      <vt:variant>
        <vt:i4>0</vt:i4>
      </vt:variant>
      <vt:variant>
        <vt:i4>5</vt:i4>
      </vt:variant>
      <vt:variant>
        <vt:lpwstr/>
      </vt:variant>
      <vt:variant>
        <vt:lpwstr>_Toc60744407</vt:lpwstr>
      </vt:variant>
      <vt:variant>
        <vt:i4>1114165</vt:i4>
      </vt:variant>
      <vt:variant>
        <vt:i4>122</vt:i4>
      </vt:variant>
      <vt:variant>
        <vt:i4>0</vt:i4>
      </vt:variant>
      <vt:variant>
        <vt:i4>5</vt:i4>
      </vt:variant>
      <vt:variant>
        <vt:lpwstr/>
      </vt:variant>
      <vt:variant>
        <vt:lpwstr>_Toc60744406</vt:lpwstr>
      </vt:variant>
      <vt:variant>
        <vt:i4>1179701</vt:i4>
      </vt:variant>
      <vt:variant>
        <vt:i4>116</vt:i4>
      </vt:variant>
      <vt:variant>
        <vt:i4>0</vt:i4>
      </vt:variant>
      <vt:variant>
        <vt:i4>5</vt:i4>
      </vt:variant>
      <vt:variant>
        <vt:lpwstr/>
      </vt:variant>
      <vt:variant>
        <vt:lpwstr>_Toc60744405</vt:lpwstr>
      </vt:variant>
      <vt:variant>
        <vt:i4>1245237</vt:i4>
      </vt:variant>
      <vt:variant>
        <vt:i4>110</vt:i4>
      </vt:variant>
      <vt:variant>
        <vt:i4>0</vt:i4>
      </vt:variant>
      <vt:variant>
        <vt:i4>5</vt:i4>
      </vt:variant>
      <vt:variant>
        <vt:lpwstr/>
      </vt:variant>
      <vt:variant>
        <vt:lpwstr>_Toc60744404</vt:lpwstr>
      </vt:variant>
      <vt:variant>
        <vt:i4>1310773</vt:i4>
      </vt:variant>
      <vt:variant>
        <vt:i4>104</vt:i4>
      </vt:variant>
      <vt:variant>
        <vt:i4>0</vt:i4>
      </vt:variant>
      <vt:variant>
        <vt:i4>5</vt:i4>
      </vt:variant>
      <vt:variant>
        <vt:lpwstr/>
      </vt:variant>
      <vt:variant>
        <vt:lpwstr>_Toc60744403</vt:lpwstr>
      </vt:variant>
      <vt:variant>
        <vt:i4>1376309</vt:i4>
      </vt:variant>
      <vt:variant>
        <vt:i4>98</vt:i4>
      </vt:variant>
      <vt:variant>
        <vt:i4>0</vt:i4>
      </vt:variant>
      <vt:variant>
        <vt:i4>5</vt:i4>
      </vt:variant>
      <vt:variant>
        <vt:lpwstr/>
      </vt:variant>
      <vt:variant>
        <vt:lpwstr>_Toc60744402</vt:lpwstr>
      </vt:variant>
      <vt:variant>
        <vt:i4>1441845</vt:i4>
      </vt:variant>
      <vt:variant>
        <vt:i4>92</vt:i4>
      </vt:variant>
      <vt:variant>
        <vt:i4>0</vt:i4>
      </vt:variant>
      <vt:variant>
        <vt:i4>5</vt:i4>
      </vt:variant>
      <vt:variant>
        <vt:lpwstr/>
      </vt:variant>
      <vt:variant>
        <vt:lpwstr>_Toc60744401</vt:lpwstr>
      </vt:variant>
      <vt:variant>
        <vt:i4>1507381</vt:i4>
      </vt:variant>
      <vt:variant>
        <vt:i4>86</vt:i4>
      </vt:variant>
      <vt:variant>
        <vt:i4>0</vt:i4>
      </vt:variant>
      <vt:variant>
        <vt:i4>5</vt:i4>
      </vt:variant>
      <vt:variant>
        <vt:lpwstr/>
      </vt:variant>
      <vt:variant>
        <vt:lpwstr>_Toc60744400</vt:lpwstr>
      </vt:variant>
      <vt:variant>
        <vt:i4>1638460</vt:i4>
      </vt:variant>
      <vt:variant>
        <vt:i4>80</vt:i4>
      </vt:variant>
      <vt:variant>
        <vt:i4>0</vt:i4>
      </vt:variant>
      <vt:variant>
        <vt:i4>5</vt:i4>
      </vt:variant>
      <vt:variant>
        <vt:lpwstr/>
      </vt:variant>
      <vt:variant>
        <vt:lpwstr>_Toc60744399</vt:lpwstr>
      </vt:variant>
      <vt:variant>
        <vt:i4>1572924</vt:i4>
      </vt:variant>
      <vt:variant>
        <vt:i4>74</vt:i4>
      </vt:variant>
      <vt:variant>
        <vt:i4>0</vt:i4>
      </vt:variant>
      <vt:variant>
        <vt:i4>5</vt:i4>
      </vt:variant>
      <vt:variant>
        <vt:lpwstr/>
      </vt:variant>
      <vt:variant>
        <vt:lpwstr>_Toc60744398</vt:lpwstr>
      </vt:variant>
      <vt:variant>
        <vt:i4>1507388</vt:i4>
      </vt:variant>
      <vt:variant>
        <vt:i4>68</vt:i4>
      </vt:variant>
      <vt:variant>
        <vt:i4>0</vt:i4>
      </vt:variant>
      <vt:variant>
        <vt:i4>5</vt:i4>
      </vt:variant>
      <vt:variant>
        <vt:lpwstr/>
      </vt:variant>
      <vt:variant>
        <vt:lpwstr>_Toc60744397</vt:lpwstr>
      </vt:variant>
      <vt:variant>
        <vt:i4>1441852</vt:i4>
      </vt:variant>
      <vt:variant>
        <vt:i4>62</vt:i4>
      </vt:variant>
      <vt:variant>
        <vt:i4>0</vt:i4>
      </vt:variant>
      <vt:variant>
        <vt:i4>5</vt:i4>
      </vt:variant>
      <vt:variant>
        <vt:lpwstr/>
      </vt:variant>
      <vt:variant>
        <vt:lpwstr>_Toc60744396</vt:lpwstr>
      </vt:variant>
      <vt:variant>
        <vt:i4>1376316</vt:i4>
      </vt:variant>
      <vt:variant>
        <vt:i4>56</vt:i4>
      </vt:variant>
      <vt:variant>
        <vt:i4>0</vt:i4>
      </vt:variant>
      <vt:variant>
        <vt:i4>5</vt:i4>
      </vt:variant>
      <vt:variant>
        <vt:lpwstr/>
      </vt:variant>
      <vt:variant>
        <vt:lpwstr>_Toc60744395</vt:lpwstr>
      </vt:variant>
      <vt:variant>
        <vt:i4>1310780</vt:i4>
      </vt:variant>
      <vt:variant>
        <vt:i4>50</vt:i4>
      </vt:variant>
      <vt:variant>
        <vt:i4>0</vt:i4>
      </vt:variant>
      <vt:variant>
        <vt:i4>5</vt:i4>
      </vt:variant>
      <vt:variant>
        <vt:lpwstr/>
      </vt:variant>
      <vt:variant>
        <vt:lpwstr>_Toc60744394</vt:lpwstr>
      </vt:variant>
      <vt:variant>
        <vt:i4>1245244</vt:i4>
      </vt:variant>
      <vt:variant>
        <vt:i4>44</vt:i4>
      </vt:variant>
      <vt:variant>
        <vt:i4>0</vt:i4>
      </vt:variant>
      <vt:variant>
        <vt:i4>5</vt:i4>
      </vt:variant>
      <vt:variant>
        <vt:lpwstr/>
      </vt:variant>
      <vt:variant>
        <vt:lpwstr>_Toc60744393</vt:lpwstr>
      </vt:variant>
      <vt:variant>
        <vt:i4>1179708</vt:i4>
      </vt:variant>
      <vt:variant>
        <vt:i4>38</vt:i4>
      </vt:variant>
      <vt:variant>
        <vt:i4>0</vt:i4>
      </vt:variant>
      <vt:variant>
        <vt:i4>5</vt:i4>
      </vt:variant>
      <vt:variant>
        <vt:lpwstr/>
      </vt:variant>
      <vt:variant>
        <vt:lpwstr>_Toc60744392</vt:lpwstr>
      </vt:variant>
      <vt:variant>
        <vt:i4>1114172</vt:i4>
      </vt:variant>
      <vt:variant>
        <vt:i4>32</vt:i4>
      </vt:variant>
      <vt:variant>
        <vt:i4>0</vt:i4>
      </vt:variant>
      <vt:variant>
        <vt:i4>5</vt:i4>
      </vt:variant>
      <vt:variant>
        <vt:lpwstr/>
      </vt:variant>
      <vt:variant>
        <vt:lpwstr>_Toc60744391</vt:lpwstr>
      </vt:variant>
      <vt:variant>
        <vt:i4>1048636</vt:i4>
      </vt:variant>
      <vt:variant>
        <vt:i4>26</vt:i4>
      </vt:variant>
      <vt:variant>
        <vt:i4>0</vt:i4>
      </vt:variant>
      <vt:variant>
        <vt:i4>5</vt:i4>
      </vt:variant>
      <vt:variant>
        <vt:lpwstr/>
      </vt:variant>
      <vt:variant>
        <vt:lpwstr>_Toc60744390</vt:lpwstr>
      </vt:variant>
      <vt:variant>
        <vt:i4>1638461</vt:i4>
      </vt:variant>
      <vt:variant>
        <vt:i4>20</vt:i4>
      </vt:variant>
      <vt:variant>
        <vt:i4>0</vt:i4>
      </vt:variant>
      <vt:variant>
        <vt:i4>5</vt:i4>
      </vt:variant>
      <vt:variant>
        <vt:lpwstr/>
      </vt:variant>
      <vt:variant>
        <vt:lpwstr>_Toc60744389</vt:lpwstr>
      </vt:variant>
      <vt:variant>
        <vt:i4>1572925</vt:i4>
      </vt:variant>
      <vt:variant>
        <vt:i4>14</vt:i4>
      </vt:variant>
      <vt:variant>
        <vt:i4>0</vt:i4>
      </vt:variant>
      <vt:variant>
        <vt:i4>5</vt:i4>
      </vt:variant>
      <vt:variant>
        <vt:lpwstr/>
      </vt:variant>
      <vt:variant>
        <vt:lpwstr>_Toc60744388</vt:lpwstr>
      </vt:variant>
      <vt:variant>
        <vt:i4>1507389</vt:i4>
      </vt:variant>
      <vt:variant>
        <vt:i4>8</vt:i4>
      </vt:variant>
      <vt:variant>
        <vt:i4>0</vt:i4>
      </vt:variant>
      <vt:variant>
        <vt:i4>5</vt:i4>
      </vt:variant>
      <vt:variant>
        <vt:lpwstr/>
      </vt:variant>
      <vt:variant>
        <vt:lpwstr>_Toc60744387</vt:lpwstr>
      </vt:variant>
      <vt:variant>
        <vt:i4>1441853</vt:i4>
      </vt:variant>
      <vt:variant>
        <vt:i4>2</vt:i4>
      </vt:variant>
      <vt:variant>
        <vt:i4>0</vt:i4>
      </vt:variant>
      <vt:variant>
        <vt:i4>5</vt:i4>
      </vt:variant>
      <vt:variant>
        <vt:lpwstr/>
      </vt:variant>
      <vt:variant>
        <vt:lpwstr>_Toc60744386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Windows User</cp:lastModifiedBy>
  <cp:revision>18</cp:revision>
  <cp:lastPrinted>2021-01-05T06:24:00Z</cp:lastPrinted>
  <dcterms:created xsi:type="dcterms:W3CDTF">2021-01-05T06:14:00Z</dcterms:created>
  <dcterms:modified xsi:type="dcterms:W3CDTF">2021-01-05T06:57:00Z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0x010100152F759837E9F34D80E0C1DC827F5D3D</vt:lpwstr>
  </property>
</Properties>
</file>